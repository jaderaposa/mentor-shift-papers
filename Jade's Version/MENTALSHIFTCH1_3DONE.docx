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7.xml" ContentType="application/vnd.openxmlformats-officedocument.wordprocessingml.footer+xml"/>
  <Override PartName="/word/header6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9.xml" ContentType="application/vnd.openxmlformats-officedocument.wordprocessingml.header+xml"/>
  <Override PartName="/word/footer1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rsidSect="008C2FCE">
          <w:headerReference w:type="default" r:id="rId9"/>
          <w:footerReference w:type="default" r:id="rId10"/>
          <w:headerReference w:type="first" r:id="rId11"/>
          <w:pgSz w:w="12240" w:h="15840"/>
          <w:pgMar w:top="1440" w:right="1440" w:bottom="1440" w:left="1440" w:header="706" w:footer="706" w:gutter="0"/>
          <w:pgNumType w:fmt="lowerRoman" w:start="1"/>
          <w:cols w:space="708"/>
          <w:titlePg/>
          <w:docGrid w:linePitch="360"/>
          <w:sectPrChange w:id="20" w:author="Jade Raposa [2]" w:date="2024-11-05T23:06:00Z" w16du:dateUtc="2024-11-05T15:06:00Z">
            <w:sectPr w:rsidR="008F456D" w:rsidSect="008C2FCE">
              <w:pgMar w:top="994" w:right="1440" w:bottom="1440" w:left="2160" w:header="706" w:footer="706" w:gutter="0"/>
            </w:sectPr>
          </w:sectPrChange>
        </w:sectPr>
      </w:pPr>
    </w:p>
    <w:p w14:paraId="4A39981D" w14:textId="77777777" w:rsidR="008F456D" w:rsidRDefault="002B278F">
      <w:pPr>
        <w:jc w:val="center"/>
        <w:rPr>
          <w:rFonts w:ascii="Georgia" w:eastAsia="Times New Roman" w:hAnsi="Georgia" w:cs="Times New Roman"/>
          <w:lang w:eastAsia="en-PH"/>
        </w:rPr>
        <w:pPrChange w:id="21"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2"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3" w:author="Jade Raposa" w:date="2024-10-16T21:07:00Z"/>
          <w:rFonts w:ascii="Georgia" w:eastAsia="Times New Roman" w:hAnsi="Georgia" w:cs="Times New Roman"/>
          <w:color w:val="000000"/>
          <w:lang w:eastAsia="en-PH"/>
        </w:rPr>
        <w:pPrChange w:id="24" w:author="Jade Raposa" w:date="2024-10-16T21:04:00Z">
          <w:pPr>
            <w:spacing w:before="240" w:after="240" w:line="240" w:lineRule="auto"/>
            <w:jc w:val="center"/>
          </w:pPr>
        </w:pPrChange>
      </w:pPr>
    </w:p>
    <w:p w14:paraId="135A67D2" w14:textId="77777777" w:rsidR="008F456D" w:rsidRDefault="008F456D">
      <w:pPr>
        <w:rPr>
          <w:ins w:id="25" w:author="Jade Raposa" w:date="2024-10-16T21:04:00Z"/>
          <w:rFonts w:ascii="Georgia" w:eastAsia="Times New Roman" w:hAnsi="Georgia" w:cs="Times New Roman"/>
          <w:b/>
          <w:bCs/>
          <w:color w:val="000000"/>
          <w:lang w:eastAsia="en-PH"/>
        </w:rPr>
      </w:pPr>
    </w:p>
    <w:p w14:paraId="51EB1770" w14:textId="77777777" w:rsidR="008F456D" w:rsidRDefault="008F456D">
      <w:pPr>
        <w:rPr>
          <w:ins w:id="26" w:author="Jade Raposa" w:date="2024-10-16T21:09:00Z"/>
          <w:rFonts w:ascii="Georgia" w:eastAsia="Times New Roman" w:hAnsi="Georgia" w:cs="Times New Roman"/>
          <w:b/>
          <w:bCs/>
          <w:color w:val="000000"/>
          <w:lang w:eastAsia="en-PH"/>
        </w:rPr>
        <w:sectPr w:rsidR="008F456D" w:rsidSect="008C2FCE">
          <w:headerReference w:type="first" r:id="rId12"/>
          <w:pgSz w:w="12240" w:h="15840"/>
          <w:pgMar w:top="1440" w:right="1440" w:bottom="1440" w:left="1440" w:header="720" w:footer="706" w:gutter="0"/>
          <w:pgNumType w:fmt="lowerRoman" w:start="1"/>
          <w:cols w:space="708"/>
          <w:titlePg/>
          <w:docGrid w:linePitch="360"/>
          <w:sectPrChange w:id="32" w:author="Jade Raposa [2]" w:date="2024-11-05T23:06:00Z" w16du:dateUtc="2024-11-05T15:06:00Z">
            <w:sectPr w:rsidR="008F456D" w:rsidSect="008C2FCE">
              <w:pgMar w:top="1710" w:right="1440" w:bottom="1440" w:left="2160" w:header="720" w:footer="706" w:gutter="0"/>
            </w:sectPr>
          </w:sectPrChange>
        </w:sectPr>
      </w:pPr>
    </w:p>
    <w:p w14:paraId="2D2B845C" w14:textId="77777777" w:rsidR="008F456D" w:rsidRDefault="002B278F">
      <w:pPr>
        <w:jc w:val="center"/>
        <w:rPr>
          <w:rFonts w:ascii="Georgia" w:eastAsia="Times New Roman" w:hAnsi="Georgia" w:cs="Times New Roman"/>
          <w:lang w:eastAsia="en-PH"/>
        </w:rPr>
        <w:pPrChange w:id="33"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w:t>
      </w:r>
      <w:proofErr w:type="gramStart"/>
      <w:r>
        <w:rPr>
          <w:rFonts w:ascii="Georgia" w:eastAsia="Times New Roman" w:hAnsi="Georgia" w:cs="Times New Roman"/>
          <w:color w:val="000000" w:themeColor="text1"/>
          <w:lang w:eastAsia="en-PH"/>
        </w:rPr>
        <w:t>2024</w:t>
      </w:r>
      <w:proofErr w:type="gramEnd"/>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4" w:author="Jade Raposa" w:date="2024-10-16T21:16:00Z"/>
          <w:rFonts w:ascii="Georgia" w:eastAsia="Times New Roman" w:hAnsi="Georgia" w:cs="Times New Roman"/>
          <w:color w:val="000000"/>
          <w:lang w:eastAsia="en-PH"/>
        </w:rPr>
        <w:sectPr w:rsidR="008F456D" w:rsidSect="008C2FCE">
          <w:headerReference w:type="first" r:id="rId13"/>
          <w:pgSz w:w="12240" w:h="15840"/>
          <w:pgMar w:top="1440" w:right="1440" w:bottom="1440" w:left="1440" w:header="706" w:footer="706" w:gutter="0"/>
          <w:pgNumType w:fmt="lowerRoman" w:start="1"/>
          <w:cols w:space="708"/>
          <w:titlePg/>
          <w:docGrid w:linePitch="360"/>
          <w:sectPrChange w:id="4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42"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3"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4" w:author="Jade Raposa" w:date="2024-10-16T21:36:00Z"/>
          <w:rFonts w:ascii="Georgia" w:eastAsia="Times New Roman" w:hAnsi="Georgia" w:cs="Times New Roman"/>
          <w:color w:val="000000"/>
          <w:lang w:eastAsia="en-PH"/>
        </w:rPr>
        <w:sectPr w:rsidR="008F456D" w:rsidSect="008C2FCE">
          <w:headerReference w:type="default" r:id="rId14"/>
          <w:headerReference w:type="first" r:id="rId15"/>
          <w:pgSz w:w="12240" w:h="15840"/>
          <w:pgMar w:top="1440" w:right="1440" w:bottom="1440" w:left="1440" w:header="706" w:footer="706" w:gutter="0"/>
          <w:pgNumType w:fmt="lowerRoman" w:start="1"/>
          <w:cols w:space="708"/>
          <w:titlePg/>
          <w:docGrid w:linePitch="360"/>
          <w:sectPrChange w:id="63"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4"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5"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6" w:author="Jade Raposa" w:date="2024-10-16T17:41:00Z">
        <w:r>
          <w:rPr>
            <w:rFonts w:ascii="Georgia" w:eastAsia="Times New Roman" w:hAnsi="Georgia" w:cs="Times New Roman"/>
            <w:color w:val="000000"/>
            <w:lang w:eastAsia="en-PH"/>
          </w:rPr>
          <w:t xml:space="preserve"> </w:t>
        </w:r>
      </w:ins>
      <w:del w:id="67"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8" w:author="Jade Raposa" w:date="2024-10-16T18:13:00Z"/>
          <w:rFonts w:ascii="Georgia" w:eastAsia="Times New Roman" w:hAnsi="Georgia" w:cs="Times New Roman"/>
          <w:lang w:eastAsia="en-PH"/>
        </w:rPr>
        <w:pPrChange w:id="69" w:author="Jade Raposa" w:date="2024-10-16T18:14:00Z">
          <w:pPr>
            <w:spacing w:after="240" w:line="480" w:lineRule="auto"/>
            <w:ind w:firstLine="720"/>
            <w:jc w:val="both"/>
          </w:pPr>
        </w:pPrChange>
      </w:pPr>
      <w:commentRangeStart w:id="70"/>
      <w:commentRangeStart w:id="71"/>
      <w:ins w:id="72" w:author="Jade Raposa" w:date="2024-10-16T18:13:00Z">
        <w:r>
          <w:rPr>
            <w:rFonts w:ascii="Georgia" w:eastAsia="Times New Roman" w:hAnsi="Georgia" w:cs="Times New Roman"/>
            <w:lang w:eastAsia="en-PH"/>
          </w:rPr>
          <w:t>The</w:t>
        </w:r>
      </w:ins>
      <w:commentRangeEnd w:id="70"/>
      <w:ins w:id="73" w:author="Jade Raposa" w:date="2024-10-16T18:34:00Z">
        <w:r>
          <w:rPr>
            <w:rStyle w:val="CommentReference"/>
          </w:rPr>
          <w:commentReference w:id="70"/>
        </w:r>
      </w:ins>
      <w:commentRangeEnd w:id="71"/>
      <w:ins w:id="74" w:author="Jade Raposa" w:date="2024-10-16T18:35:00Z">
        <w:r>
          <w:rPr>
            <w:rStyle w:val="CommentReference"/>
          </w:rPr>
          <w:commentReference w:id="71"/>
        </w:r>
      </w:ins>
      <w:ins w:id="75"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6"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7" w:author="Jade Raposa" w:date="2024-10-16T18:10:00Z">
        <w:r>
          <w:rPr>
            <w:rFonts w:ascii="Georgia" w:eastAsia="Times New Roman" w:hAnsi="Georgia" w:cs="Times New Roman"/>
            <w:lang w:eastAsia="en-PH"/>
          </w:rPr>
          <w:delText xml:space="preserve"> </w:delText>
        </w:r>
      </w:del>
      <w:commentRangeStart w:id="78"/>
      <w:del w:id="79" w:author="Jade Raposa" w:date="2024-10-16T17:42:00Z">
        <w:r>
          <w:rPr>
            <w:rFonts w:ascii="Georgia" w:eastAsia="Times New Roman" w:hAnsi="Georgia" w:cs="Times New Roman"/>
            <w:lang w:eastAsia="en-PH"/>
          </w:rPr>
          <w:delText>increasing need</w:delText>
        </w:r>
        <w:commentRangeEnd w:id="78"/>
        <w:r>
          <w:rPr>
            <w:rStyle w:val="CommentReference"/>
          </w:rPr>
          <w:commentReference w:id="78"/>
        </w:r>
      </w:del>
      <w:del w:id="80" w:author="Jade Raposa" w:date="2024-10-16T17:43:00Z">
        <w:r>
          <w:rPr>
            <w:rFonts w:ascii="Georgia" w:eastAsia="Times New Roman" w:hAnsi="Georgia" w:cs="Times New Roman"/>
            <w:lang w:eastAsia="en-PH"/>
          </w:rPr>
          <w:delText xml:space="preserve"> </w:delText>
        </w:r>
      </w:del>
      <w:del w:id="81" w:author="Jade Raposa" w:date="2024-10-16T17:44:00Z">
        <w:r>
          <w:rPr>
            <w:rFonts w:ascii="Georgia" w:eastAsia="Times New Roman" w:hAnsi="Georgia" w:cs="Times New Roman"/>
            <w:lang w:eastAsia="en-PH"/>
          </w:rPr>
          <w:delText>for</w:delText>
        </w:r>
      </w:del>
      <w:del w:id="82" w:author="Jade Raposa" w:date="2024-10-16T18:10:00Z">
        <w:r>
          <w:rPr>
            <w:rFonts w:ascii="Georgia" w:eastAsia="Times New Roman" w:hAnsi="Georgia" w:cs="Times New Roman"/>
            <w:lang w:eastAsia="en-PH"/>
          </w:rPr>
          <w:delText xml:space="preserve"> </w:delText>
        </w:r>
      </w:del>
      <w:del w:id="83"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4" w:author="Jade Raposa" w:date="2024-10-16T18:13:00Z"/>
          <w:rFonts w:ascii="Georgia" w:eastAsia="Times New Roman" w:hAnsi="Georgia" w:cs="Times New Roman"/>
          <w:lang w:eastAsia="en-PH"/>
        </w:rPr>
        <w:pPrChange w:id="85"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6" w:author="Jade Raposa" w:date="2024-10-16T18:31:00Z"/>
          <w:rFonts w:ascii="Georgia" w:eastAsia="Times New Roman" w:hAnsi="Georgia" w:cs="Times New Roman"/>
          <w:lang w:eastAsia="en-PH"/>
        </w:rPr>
      </w:pPr>
      <w:ins w:id="87"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8"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9" w:author="Jade Raposa" w:date="2024-10-16T18:31:00Z"/>
          <w:rFonts w:ascii="Georgia" w:eastAsia="Times New Roman" w:hAnsi="Georgia" w:cs="Times New Roman"/>
          <w:lang w:eastAsia="en-PH"/>
        </w:rPr>
      </w:pPr>
      <w:ins w:id="90" w:author="Jade Raposa" w:date="2024-10-16T18:31:00Z">
        <w:r>
          <w:rPr>
            <w:rFonts w:ascii="Georgia" w:eastAsia="Times New Roman" w:hAnsi="Georgia" w:cs="Times New Roman"/>
            <w:lang w:eastAsia="en-PH"/>
          </w:rPr>
          <w:t xml:space="preserve">Educators can create and manage courses, post study materials, and assign activities such as quizzes and lessons. These resources become available to students once their mentorship request is approved, facilitating structured learning. The platform also allows educators to </w:t>
        </w:r>
        <w:r>
          <w:rPr>
            <w:rFonts w:ascii="Georgia" w:eastAsia="Times New Roman" w:hAnsi="Georgia" w:cs="Times New Roman"/>
            <w:lang w:eastAsia="en-PH"/>
          </w:rPr>
          <w:lastRenderedPageBreak/>
          <w:t>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91" w:author="Jade Raposa" w:date="2024-10-16T18:32:00Z"/>
          <w:rFonts w:ascii="Georgia" w:eastAsia="Times New Roman" w:hAnsi="Georgia" w:cs="Times New Roman"/>
          <w:lang w:eastAsia="en-PH"/>
        </w:rPr>
      </w:pPr>
      <w:ins w:id="92"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93" w:author="Jade Raposa" w:date="2024-10-16T21:38:00Z"/>
          <w:rFonts w:ascii="Georgia" w:eastAsia="Times New Roman" w:hAnsi="Georgia" w:cs="Times New Roman"/>
          <w:lang w:eastAsia="en-PH"/>
        </w:rPr>
        <w:sectPr w:rsidR="008F456D" w:rsidSect="008C2FCE">
          <w:headerReference w:type="default" r:id="rId19"/>
          <w:headerReference w:type="first" r:id="rId20"/>
          <w:pgSz w:w="12240" w:h="15840"/>
          <w:pgMar w:top="1440" w:right="1440" w:bottom="1440" w:left="1440" w:header="706" w:footer="706" w:gutter="0"/>
          <w:pgNumType w:fmt="lowerRoman" w:start="1"/>
          <w:cols w:space="708"/>
          <w:titlePg/>
          <w:docGrid w:linePitch="360"/>
          <w:sectPrChange w:id="110" w:author="Jade Raposa [2]" w:date="2024-11-05T23:06:00Z" w16du:dateUtc="2024-11-05T15:06:00Z">
            <w:sectPr w:rsidR="008F456D" w:rsidSect="008C2FCE">
              <w:pgMar w:top="1620" w:right="1440" w:bottom="1440" w:left="2160" w:header="706" w:footer="706" w:gutter="0"/>
            </w:sectPr>
          </w:sectPrChange>
        </w:sectPr>
      </w:pPr>
      <w:ins w:id="111"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12"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13"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14" w:author="Jade Raposa" w:date="2024-10-16T18:31:00Z"/>
          <w:rFonts w:ascii="Georgia" w:eastAsia="Times New Roman" w:hAnsi="Georgia" w:cs="Times New Roman"/>
          <w:lang w:eastAsia="en-PH"/>
        </w:rPr>
        <w:pPrChange w:id="115" w:author="Jade Raposa" w:date="2024-10-16T21:38:00Z">
          <w:pPr>
            <w:spacing w:after="240" w:line="480" w:lineRule="auto"/>
            <w:ind w:firstLine="720"/>
            <w:jc w:val="both"/>
          </w:pPr>
        </w:pPrChange>
      </w:pPr>
      <w:del w:id="116"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7" w:author="Jade Raposa" w:date="2024-10-16T18:31:00Z"/>
          <w:rFonts w:ascii="Georgia" w:eastAsia="Times New Roman" w:hAnsi="Georgia" w:cs="Times New Roman"/>
          <w:lang w:eastAsia="en-PH"/>
        </w:rPr>
        <w:pPrChange w:id="118" w:author="Jade Raposa" w:date="2024-10-16T21:38:00Z">
          <w:pPr>
            <w:spacing w:after="240" w:line="480" w:lineRule="auto"/>
            <w:ind w:firstLine="720"/>
            <w:jc w:val="both"/>
          </w:pPr>
        </w:pPrChange>
      </w:pPr>
      <w:del w:id="119"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20" w:author="Jade Raposa" w:date="2024-10-16T18:32:00Z"/>
          <w:rFonts w:ascii="Georgia" w:eastAsia="Times New Roman" w:hAnsi="Georgia" w:cs="Times New Roman"/>
          <w:lang w:eastAsia="en-PH"/>
        </w:rPr>
        <w:pPrChange w:id="121" w:author="Jade Raposa" w:date="2024-10-16T21:38:00Z">
          <w:pPr/>
        </w:pPrChange>
      </w:pPr>
      <w:del w:id="122"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23"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24"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5"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6"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7"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8"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9"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30"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32"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34" w:author="Jade Raposa" w:date="2024-10-18T22:19:00Z">
        <w:r>
          <w:rPr>
            <w:rFonts w:ascii="Georgia" w:eastAsia="Times New Roman" w:hAnsi="Georgia" w:cs="Times New Roman"/>
            <w:color w:val="000000"/>
            <w:lang w:eastAsia="en-PH"/>
          </w:rPr>
          <w:t xml:space="preserve">  .  .  .</w:t>
        </w:r>
      </w:ins>
      <w:ins w:id="135"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6"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7"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9"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40"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41"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42"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43"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44" w:author="Jade Raposa" w:date="2024-10-18T22:27:00Z">
        <w:r>
          <w:rPr>
            <w:rFonts w:ascii="Georgia" w:eastAsia="Times New Roman" w:hAnsi="Georgia" w:cs="Times New Roman"/>
            <w:color w:val="000000"/>
            <w:lang w:eastAsia="en-PH"/>
          </w:rPr>
          <w:delText>vii</w:delText>
        </w:r>
      </w:del>
      <w:ins w:id="145" w:author="Jade Raposa" w:date="2024-10-18T22:27:00Z">
        <w:r>
          <w:rPr>
            <w:rFonts w:ascii="Georgia" w:eastAsia="Times New Roman" w:hAnsi="Georgia" w:cs="Times New Roman"/>
            <w:color w:val="000000"/>
            <w:lang w:eastAsia="en-PH"/>
          </w:rPr>
          <w:t>ix</w:t>
        </w:r>
      </w:ins>
      <w:del w:id="146"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7" w:author="Jade Raposa" w:date="2024-10-18T22:28:00Z">
        <w:r>
          <w:rPr>
            <w:rFonts w:ascii="Georgia" w:eastAsia="Times New Roman" w:hAnsi="Georgia" w:cs="Times New Roman"/>
            <w:color w:val="000000"/>
            <w:lang w:eastAsia="en-PH"/>
          </w:rPr>
          <w:delText xml:space="preserve">Tables </w:delText>
        </w:r>
      </w:del>
      <w:proofErr w:type="gramStart"/>
      <w:ins w:id="148"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9" w:author="Jade Raposa" w:date="2024-10-18T22:21:00Z">
        <w:r>
          <w:rPr>
            <w:rFonts w:ascii="Georgia" w:eastAsia="Times New Roman" w:hAnsi="Georgia" w:cs="Times New Roman"/>
            <w:color w:val="000000"/>
            <w:lang w:eastAsia="en-PH"/>
          </w:rPr>
          <w:t xml:space="preserve">  .  .  .</w:t>
        </w:r>
      </w:ins>
      <w:ins w:id="150" w:author="Jade Raposa" w:date="2024-10-18T22:29:00Z">
        <w:r>
          <w:rPr>
            <w:rFonts w:ascii="Georgia" w:eastAsia="Times New Roman" w:hAnsi="Georgia" w:cs="Times New Roman"/>
            <w:color w:val="000000"/>
            <w:lang w:eastAsia="en-PH"/>
          </w:rPr>
          <w:tab/>
        </w:r>
      </w:ins>
      <w:del w:id="151"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52" w:author="Jade Raposa" w:date="2024-10-18T22:28:00Z">
        <w:r>
          <w:rPr>
            <w:rFonts w:ascii="Georgia" w:eastAsia="Times New Roman" w:hAnsi="Georgia" w:cs="Times New Roman"/>
            <w:color w:val="000000"/>
            <w:lang w:eastAsia="en-PH"/>
          </w:rPr>
          <w:delText>ix</w:delText>
        </w:r>
      </w:del>
      <w:ins w:id="153"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54" w:author="Jade Raposa" w:date="2024-10-18T22:28:00Z">
        <w:r>
          <w:rPr>
            <w:rFonts w:ascii="Georgia" w:eastAsia="Times New Roman" w:hAnsi="Georgia" w:cs="Times New Roman"/>
            <w:color w:val="000000"/>
            <w:lang w:eastAsia="en-PH"/>
          </w:rPr>
          <w:delText xml:space="preserve">Figures </w:delText>
        </w:r>
      </w:del>
      <w:proofErr w:type="gramStart"/>
      <w:ins w:id="155"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6" w:author="Jade Raposa" w:date="2024-10-18T22:21:00Z">
        <w:r>
          <w:rPr>
            <w:rFonts w:ascii="Georgia" w:eastAsia="Times New Roman" w:hAnsi="Georgia" w:cs="Times New Roman"/>
            <w:color w:val="000000"/>
            <w:lang w:eastAsia="en-PH"/>
          </w:rPr>
          <w:t xml:space="preserve">  .  .  .</w:t>
        </w:r>
      </w:ins>
      <w:ins w:id="157"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9" w:author="Jade Raposa" w:date="2024-10-18T22:28:00Z">
        <w:r>
          <w:rPr>
            <w:rFonts w:ascii="Georgia" w:eastAsia="Times New Roman" w:hAnsi="Georgia" w:cs="Times New Roman"/>
            <w:color w:val="000000"/>
            <w:lang w:eastAsia="en-PH"/>
          </w:rPr>
          <w:t>ii</w:t>
        </w:r>
      </w:ins>
      <w:ins w:id="160"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61" w:author="Jade Raposa" w:date="2024-10-18T22:21:00Z">
        <w:r>
          <w:rPr>
            <w:rFonts w:ascii="Georgia" w:eastAsia="Times New Roman" w:hAnsi="Georgia" w:cs="Times New Roman"/>
            <w:color w:val="000000"/>
            <w:lang w:eastAsia="en-PH"/>
          </w:rPr>
          <w:t xml:space="preserve">  .  .  .  .</w:t>
        </w:r>
      </w:ins>
      <w:ins w:id="162"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3"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64" w:author="Jade Raposa" w:date="2024-10-18T22:21:00Z">
        <w:r>
          <w:rPr>
            <w:rFonts w:ascii="Georgia" w:eastAsia="Times New Roman" w:hAnsi="Georgia" w:cs="Times New Roman"/>
            <w:color w:val="000000"/>
            <w:lang w:eastAsia="en-PH"/>
          </w:rPr>
          <w:t xml:space="preserve">  .  .  .  . </w:t>
        </w:r>
      </w:ins>
      <w:ins w:id="165"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6"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7" w:author="Jade Raposa" w:date="2024-10-18T22:29:00Z">
        <w:r>
          <w:rPr>
            <w:rFonts w:ascii="Georgia" w:eastAsia="Times New Roman" w:hAnsi="Georgia" w:cs="Times New Roman"/>
            <w:color w:val="000000"/>
            <w:lang w:eastAsia="en-PH"/>
          </w:rPr>
          <w:t>6</w:t>
        </w:r>
      </w:ins>
      <w:del w:id="168"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9"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70"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71"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2"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73" w:author="Jade Raposa" w:date="2024-10-18T22:30:00Z">
        <w:r>
          <w:rPr>
            <w:rFonts w:ascii="Georgia" w:eastAsia="Times New Roman" w:hAnsi="Georgia" w:cs="Times New Roman"/>
            <w:color w:val="000000"/>
            <w:lang w:eastAsia="en-PH"/>
          </w:rPr>
          <w:delText>10</w:delText>
        </w:r>
      </w:del>
      <w:ins w:id="174"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5"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6"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7" w:author="Jade Raposa" w:date="2024-10-18T22:30:00Z">
        <w:r>
          <w:rPr>
            <w:rFonts w:ascii="Georgia" w:eastAsia="Times New Roman" w:hAnsi="Georgia" w:cs="Times New Roman"/>
            <w:color w:val="000000"/>
            <w:lang w:eastAsia="en-PH"/>
          </w:rPr>
          <w:t>0</w:t>
        </w:r>
      </w:ins>
      <w:del w:id="178"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9"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80"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1" w:author="Jade Raposa" w:date="2024-10-18T22:30:00Z">
        <w:r>
          <w:rPr>
            <w:rFonts w:ascii="Georgia" w:eastAsia="Times New Roman" w:hAnsi="Georgia" w:cs="Times New Roman"/>
            <w:color w:val="000000"/>
            <w:lang w:eastAsia="en-PH"/>
          </w:rPr>
          <w:t>1</w:t>
        </w:r>
      </w:ins>
      <w:del w:id="182"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83"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84"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5" w:author="Jade Raposa" w:date="2024-10-18T22:31:00Z">
        <w:r>
          <w:rPr>
            <w:rFonts w:ascii="Georgia" w:eastAsia="Times New Roman" w:hAnsi="Georgia" w:cs="Times New Roman"/>
            <w:color w:val="000000"/>
            <w:lang w:eastAsia="en-PH"/>
          </w:rPr>
          <w:t>2</w:t>
        </w:r>
      </w:ins>
      <w:del w:id="186"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7"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8"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9" w:author="Jade Raposa" w:date="2024-10-16T21:48:00Z"/>
          <w:rFonts w:ascii="Georgia" w:eastAsia="Times New Roman" w:hAnsi="Georgia" w:cs="Times New Roman"/>
          <w:b/>
          <w:bCs/>
          <w:color w:val="000000"/>
          <w:lang w:eastAsia="en-PH"/>
        </w:rPr>
        <w:sectPr w:rsidR="008F456D" w:rsidSect="008C2FCE">
          <w:headerReference w:type="default" r:id="rId21"/>
          <w:headerReference w:type="first" r:id="rId22"/>
          <w:pgSz w:w="12240" w:h="15840"/>
          <w:pgMar w:top="1440" w:right="1440" w:bottom="1440" w:left="1440" w:header="706" w:footer="706" w:gutter="0"/>
          <w:pgNumType w:fmt="lowerRoman" w:start="1"/>
          <w:cols w:space="708"/>
          <w:titlePg/>
          <w:docGrid w:linePitch="360"/>
          <w:sectPrChange w:id="205" w:author="Jade Raposa [2]" w:date="2024-11-05T23:06:00Z" w16du:dateUtc="2024-11-05T15:06:00Z">
            <w:sectPr w:rsidR="008F456D" w:rsidSect="008C2FCE">
              <w:pgMar w:top="1620" w:right="1440" w:bottom="1440" w:left="2160" w:header="706" w:footer="706" w:gutter="0"/>
            </w:sectPr>
          </w:sectPrChange>
        </w:sectPr>
      </w:pPr>
    </w:p>
    <w:p w14:paraId="1145B220" w14:textId="77777777" w:rsidR="008F456D" w:rsidRDefault="002B278F">
      <w:pPr>
        <w:rPr>
          <w:rFonts w:ascii="Georgia" w:eastAsia="Times New Roman" w:hAnsi="Georgia" w:cs="Times New Roman"/>
          <w:lang w:eastAsia="en-PH"/>
        </w:rPr>
        <w:pPrChange w:id="206"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7" w:author="Jade Raposa" w:date="2024-10-18T22:44:00Z">
        <w:r>
          <w:rPr>
            <w:rFonts w:ascii="Georgia" w:eastAsia="Times New Roman" w:hAnsi="Georgia" w:cs="Times New Roman"/>
            <w:color w:val="000000"/>
            <w:lang w:eastAsia="en-PH"/>
          </w:rPr>
          <w:delText xml:space="preserve"> </w:delText>
        </w:r>
      </w:del>
      <w:ins w:id="208" w:author="Jade Raposa" w:date="2024-10-18T22:44:00Z">
        <w:r>
          <w:rPr>
            <w:rFonts w:ascii="Georgia" w:eastAsia="Times New Roman" w:hAnsi="Georgia" w:cs="Times New Roman"/>
            <w:color w:val="000000"/>
            <w:lang w:eastAsia="en-PH"/>
          </w:rPr>
          <w:t xml:space="preserve"> </w:t>
        </w:r>
      </w:ins>
      <w:del w:id="209"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10" w:author="Jade Raposa" w:date="2024-10-18T22:23:00Z">
        <w:r>
          <w:rPr>
            <w:rFonts w:ascii="Georgia" w:eastAsia="Times New Roman" w:hAnsi="Georgia" w:cs="Times New Roman"/>
            <w:color w:val="000000"/>
            <w:lang w:eastAsia="en-PH"/>
          </w:rPr>
          <w:delText> </w:delText>
        </w:r>
      </w:del>
      <w:ins w:id="211" w:author="Jade Raposa" w:date="2024-10-18T22:23:00Z">
        <w:r>
          <w:rPr>
            <w:rFonts w:ascii="Georgia" w:eastAsia="Times New Roman" w:hAnsi="Georgia" w:cs="Times New Roman"/>
            <w:color w:val="000000"/>
            <w:lang w:eastAsia="en-PH"/>
          </w:rPr>
          <w:t xml:space="preserve">  .  .  .  .</w:t>
        </w:r>
      </w:ins>
      <w:ins w:id="212"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1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20"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2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2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2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4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4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42" w:author="Jade Raposa" w:date="2024-10-16T21:49:00Z"/>
          <w:rFonts w:ascii="Georgia" w:eastAsia="Times New Roman" w:hAnsi="Georgia" w:cs="Times New Roman"/>
          <w:b/>
          <w:bCs/>
          <w:color w:val="000000"/>
          <w:lang w:eastAsia="en-PH"/>
        </w:rPr>
        <w:sectPr w:rsidR="008F456D" w:rsidSect="008C2FCE">
          <w:headerReference w:type="first" r:id="rId23"/>
          <w:pgSz w:w="12240" w:h="15840"/>
          <w:pgMar w:top="1440" w:right="1440" w:bottom="1440" w:left="1440" w:header="706" w:footer="706" w:gutter="0"/>
          <w:pgNumType w:fmt="lowerRoman" w:start="1"/>
          <w:cols w:space="708"/>
          <w:titlePg/>
          <w:docGrid w:linePitch="360"/>
          <w:sectPrChange w:id="251" w:author="Jade Raposa [2]" w:date="2024-11-05T23:06:00Z" w16du:dateUtc="2024-11-05T15:06:00Z">
            <w:sectPr w:rsidR="008F456D" w:rsidSect="008C2FCE">
              <w:pgMar w:top="1620" w:right="1440" w:bottom="1440" w:left="2160" w:header="706" w:footer="706" w:gutter="0"/>
            </w:sectPr>
          </w:sectPrChange>
        </w:sectPr>
      </w:pPr>
    </w:p>
    <w:p w14:paraId="47537610" w14:textId="77777777" w:rsidR="008F456D" w:rsidRDefault="002B278F">
      <w:pPr>
        <w:rPr>
          <w:rFonts w:ascii="Georgia" w:eastAsia="Times New Roman" w:hAnsi="Georgia" w:cs="Times New Roman"/>
          <w:lang w:eastAsia="en-PH"/>
        </w:rPr>
        <w:pPrChange w:id="252"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2B278F">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53"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54" w:author="Jade Raposa" w:date="2024-10-16T21:50:00Z"/>
          <w:rFonts w:ascii="Georgia" w:eastAsia="Times New Roman" w:hAnsi="Georgia" w:cs="Times New Roman"/>
          <w:lang w:eastAsia="en-PH"/>
        </w:rPr>
        <w:sectPr w:rsidR="008F456D" w:rsidSect="008C2FCE">
          <w:headerReference w:type="first" r:id="rId24"/>
          <w:pgSz w:w="12240" w:h="15840"/>
          <w:pgMar w:top="1440" w:right="1440" w:bottom="1440" w:left="1440" w:header="706" w:footer="706" w:gutter="0"/>
          <w:pgNumType w:fmt="lowerRoman" w:start="1"/>
          <w:cols w:space="708"/>
          <w:titlePg/>
          <w:docGrid w:linePitch="360"/>
          <w:sectPrChange w:id="264" w:author="Jade Raposa [2]" w:date="2024-11-05T23:06:00Z" w16du:dateUtc="2024-11-05T15:06:00Z">
            <w:sectPr w:rsidR="008F456D" w:rsidSect="008C2FCE">
              <w:pgMar w:top="1620" w:right="1440" w:bottom="1440" w:left="2160" w:header="706" w:footer="706" w:gutter="0"/>
            </w:sectPr>
          </w:sectPrChange>
        </w:sectPr>
      </w:pPr>
    </w:p>
    <w:p w14:paraId="2BE8419C" w14:textId="77777777" w:rsidR="008F456D" w:rsidRDefault="008F456D">
      <w:pPr>
        <w:spacing w:after="240" w:line="240" w:lineRule="auto"/>
        <w:jc w:val="center"/>
        <w:rPr>
          <w:del w:id="265" w:author="Jade Raposa" w:date="2024-10-16T21:49:00Z"/>
          <w:rFonts w:ascii="Georgia" w:eastAsia="Times New Roman" w:hAnsi="Georgia" w:cs="Times New Roman"/>
          <w:lang w:eastAsia="en-PH"/>
        </w:rPr>
        <w:pPrChange w:id="266" w:author="Jade Raposa" w:date="2024-10-16T21:50:00Z">
          <w:pPr>
            <w:spacing w:after="240" w:line="240" w:lineRule="auto"/>
          </w:pPr>
        </w:pPrChange>
      </w:pPr>
    </w:p>
    <w:p w14:paraId="467A4291" w14:textId="77777777" w:rsidR="008F456D" w:rsidRDefault="008F456D">
      <w:pPr>
        <w:spacing w:after="240" w:line="240" w:lineRule="auto"/>
        <w:jc w:val="center"/>
        <w:rPr>
          <w:del w:id="267" w:author="Jade Raposa" w:date="2024-10-16T21:49:00Z"/>
          <w:rFonts w:ascii="Georgia" w:eastAsia="Times New Roman" w:hAnsi="Georgia" w:cs="Times New Roman"/>
          <w:lang w:eastAsia="en-PH"/>
        </w:rPr>
        <w:pPrChange w:id="268" w:author="Jade Raposa" w:date="2024-10-16T21:50:00Z">
          <w:pPr>
            <w:spacing w:after="240" w:line="240" w:lineRule="auto"/>
          </w:pPr>
        </w:pPrChange>
      </w:pPr>
    </w:p>
    <w:p w14:paraId="7234C2C0" w14:textId="77777777" w:rsidR="008F456D" w:rsidRDefault="008F456D">
      <w:pPr>
        <w:spacing w:after="240" w:line="240" w:lineRule="auto"/>
        <w:jc w:val="center"/>
        <w:rPr>
          <w:del w:id="269" w:author="Jade Raposa" w:date="2024-10-16T21:50:00Z"/>
          <w:rFonts w:ascii="Georgia" w:eastAsia="Times New Roman" w:hAnsi="Georgia" w:cs="Times New Roman"/>
          <w:lang w:eastAsia="en-PH"/>
        </w:rPr>
        <w:pPrChange w:id="270"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71"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72" w:author="Jade Raposa" w:date="2024-10-14T22:57:00Z">
        <w:r>
          <w:rPr>
            <w:rFonts w:ascii="Georgia" w:eastAsia="Times New Roman" w:hAnsi="Georgia" w:cs="Times New Roman"/>
            <w:color w:val="000000"/>
            <w:lang w:eastAsia="en-PH"/>
          </w:rPr>
          <w:t xml:space="preserve">  .  .  .  .  .   </w:t>
        </w:r>
      </w:ins>
      <w:del w:id="273"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74" w:author="Jade Raposa" w:date="2024-10-14T22:57:00Z">
        <w:r>
          <w:rPr>
            <w:rFonts w:ascii="Georgia" w:eastAsia="Times New Roman" w:hAnsi="Georgia" w:cs="Times New Roman"/>
            <w:color w:val="000000"/>
            <w:lang w:eastAsia="en-PH"/>
          </w:rPr>
          <w:t xml:space="preserve">  .  .  .  .  .  </w:t>
        </w:r>
      </w:ins>
      <w:del w:id="275"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76" w:author="Jade Raposa" w:date="2024-10-14T22:57:00Z">
        <w:r>
          <w:rPr>
            <w:rFonts w:ascii="Georgia" w:eastAsia="Times New Roman" w:hAnsi="Georgia" w:cs="Times New Roman"/>
            <w:color w:val="000000"/>
            <w:lang w:eastAsia="en-PH"/>
          </w:rPr>
          <w:t xml:space="preserve">  .  .  .  .  .  </w:t>
        </w:r>
      </w:ins>
      <w:del w:id="277"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8" w:author="Jade Raposa" w:date="2024-10-14T22:56:00Z">
        <w:r>
          <w:rPr>
            <w:rFonts w:ascii="Georgia" w:eastAsia="Times New Roman" w:hAnsi="Georgia" w:cs="Times New Roman"/>
            <w:color w:val="000000"/>
            <w:lang w:eastAsia="en-PH"/>
          </w:rPr>
          <w:t xml:space="preserve"> .  </w:t>
        </w:r>
      </w:ins>
      <w:ins w:id="279" w:author="Jade Raposa" w:date="2024-10-14T22:57:00Z">
        <w:r>
          <w:rPr>
            <w:rFonts w:ascii="Georgia" w:eastAsia="Times New Roman" w:hAnsi="Georgia" w:cs="Times New Roman"/>
            <w:color w:val="000000"/>
            <w:lang w:eastAsia="en-PH"/>
          </w:rPr>
          <w:t xml:space="preserve">.  .  .  .  </w:t>
        </w:r>
      </w:ins>
      <w:del w:id="280"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81" w:author="Jade Raposa" w:date="2024-10-14T22:56:00Z">
        <w:r>
          <w:rPr>
            <w:rFonts w:ascii="Georgia" w:eastAsia="Times New Roman" w:hAnsi="Georgia" w:cs="Times New Roman"/>
            <w:color w:val="000000"/>
            <w:lang w:eastAsia="en-PH"/>
          </w:rPr>
          <w:t xml:space="preserve">  .  .  .  .  .  </w:t>
        </w:r>
      </w:ins>
      <w:del w:id="282"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83" w:author="Jade Raposa" w:date="2024-10-14T22:56:00Z">
        <w:r>
          <w:rPr>
            <w:rFonts w:ascii="Georgia" w:eastAsia="Times New Roman" w:hAnsi="Georgia" w:cs="Times New Roman"/>
            <w:color w:val="000000"/>
            <w:lang w:eastAsia="en-PH"/>
          </w:rPr>
          <w:t xml:space="preserve">  .  .  .  .  .  </w:t>
        </w:r>
      </w:ins>
      <w:del w:id="284"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85" w:author="Jade Raposa" w:date="2024-10-14T22:56:00Z">
        <w:r>
          <w:rPr>
            <w:rFonts w:ascii="Georgia" w:eastAsia="Times New Roman" w:hAnsi="Georgia" w:cs="Times New Roman"/>
            <w:color w:val="000000"/>
            <w:lang w:eastAsia="en-PH"/>
          </w:rPr>
          <w:t xml:space="preserve">  .  .  .  .  .   </w:t>
        </w:r>
      </w:ins>
      <w:del w:id="286"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87" w:author="Jade Raposa" w:date="2024-10-14T22:55:00Z">
        <w:r>
          <w:rPr>
            <w:rFonts w:ascii="Georgia" w:eastAsia="Times New Roman" w:hAnsi="Georgia" w:cs="Times New Roman"/>
            <w:color w:val="000000"/>
            <w:lang w:eastAsia="en-PH"/>
          </w:rPr>
          <w:t xml:space="preserve">.  .  .  .  .  </w:t>
        </w:r>
      </w:ins>
      <w:ins w:id="288" w:author="Jade Raposa" w:date="2024-10-14T22:57:00Z">
        <w:r>
          <w:rPr>
            <w:rFonts w:ascii="Georgia" w:eastAsia="Times New Roman" w:hAnsi="Georgia" w:cs="Times New Roman"/>
            <w:color w:val="000000"/>
            <w:lang w:eastAsia="en-PH"/>
          </w:rPr>
          <w:t>.</w:t>
        </w:r>
      </w:ins>
      <w:ins w:id="289" w:author="Jade Raposa" w:date="2024-10-14T22:55:00Z">
        <w:r>
          <w:rPr>
            <w:rFonts w:ascii="Georgia" w:eastAsia="Times New Roman" w:hAnsi="Georgia" w:cs="Times New Roman"/>
            <w:color w:val="000000"/>
            <w:lang w:eastAsia="en-PH"/>
          </w:rPr>
          <w:t xml:space="preserve"> </w:t>
        </w:r>
      </w:ins>
      <w:del w:id="290"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91" w:author="Jade Raposa" w:date="2024-10-16T21:51:00Z"/>
          <w:rFonts w:ascii="Georgia" w:eastAsia="Times New Roman" w:hAnsi="Georgia" w:cs="Times New Roman"/>
          <w:b/>
          <w:bCs/>
          <w:color w:val="000000"/>
          <w:lang w:eastAsia="en-PH"/>
        </w:rPr>
        <w:sectPr w:rsidR="008F456D" w:rsidSect="008C2FCE">
          <w:headerReference w:type="first" r:id="rId25"/>
          <w:pgSz w:w="12240" w:h="15840"/>
          <w:pgMar w:top="1440" w:right="1440" w:bottom="1440" w:left="1440" w:header="706" w:footer="706" w:gutter="0"/>
          <w:pgNumType w:fmt="lowerRoman" w:start="1"/>
          <w:cols w:space="708"/>
          <w:titlePg/>
          <w:docGrid w:linePitch="360"/>
          <w:sectPrChange w:id="302" w:author="Jade Raposa [2]" w:date="2024-11-05T23:06:00Z" w16du:dateUtc="2024-11-05T15:06:00Z">
            <w:sectPr w:rsidR="008F456D" w:rsidSect="008C2FCE">
              <w:pgMar w:top="1620" w:right="1440" w:bottom="1440" w:left="2160" w:header="706" w:footer="706" w:gutter="0"/>
            </w:sectPr>
          </w:sectPrChange>
        </w:sectPr>
      </w:pPr>
    </w:p>
    <w:p w14:paraId="40B39E5C" w14:textId="77777777" w:rsidR="008F456D" w:rsidRDefault="008F456D">
      <w:pPr>
        <w:spacing w:after="0" w:line="480" w:lineRule="auto"/>
        <w:jc w:val="center"/>
        <w:rPr>
          <w:del w:id="303"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304"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pPr>
        <w:tabs>
          <w:tab w:val="left" w:pos="180"/>
        </w:tabs>
        <w:spacing w:after="0" w:line="480" w:lineRule="auto"/>
        <w:jc w:val="center"/>
        <w:rPr>
          <w:rFonts w:ascii="Georgia" w:eastAsia="Times New Roman" w:hAnsi="Georgia" w:cs="Times New Roman"/>
          <w:lang w:eastAsia="en-PH"/>
        </w:rPr>
        <w:pPrChange w:id="305" w:author="Jade Raposa [2]" w:date="2024-11-05T23:06:00Z" w16du:dateUtc="2024-11-05T15:06:00Z">
          <w:pPr>
            <w:spacing w:after="0" w:line="480" w:lineRule="auto"/>
            <w:jc w:val="center"/>
          </w:pPr>
        </w:pPrChange>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306" w:author="Jade Raposa" w:date="2024-10-14T22:27:00Z">
        <w:r>
          <w:rPr>
            <w:rFonts w:ascii="Georgia" w:eastAsia="Times New Roman" w:hAnsi="Georgia" w:cs="Times New Roman"/>
            <w:color w:val="000000"/>
            <w:lang w:eastAsia="en-PH"/>
          </w:rPr>
          <w:t>.</w:t>
        </w:r>
      </w:ins>
      <w:ins w:id="307" w:author="Jade Raposa" w:date="2024-10-14T22:58:00Z">
        <w:r>
          <w:rPr>
            <w:rFonts w:ascii="Georgia" w:eastAsia="Times New Roman" w:hAnsi="Georgia" w:cs="Times New Roman"/>
            <w:color w:val="000000"/>
            <w:lang w:eastAsia="en-PH"/>
          </w:rPr>
          <w:t xml:space="preserve">  .  .  .  .   </w:t>
        </w:r>
      </w:ins>
      <w:del w:id="30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309" w:author="Jade Raposa" w:date="2024-10-14T22:58:00Z">
        <w:r>
          <w:rPr>
            <w:rFonts w:ascii="Georgia" w:eastAsia="Times New Roman" w:hAnsi="Georgia" w:cs="Times New Roman"/>
            <w:color w:val="000000"/>
            <w:lang w:eastAsia="en-PH"/>
          </w:rPr>
          <w:t xml:space="preserve">  .  .  .  .  .   </w:t>
        </w:r>
      </w:ins>
      <w:del w:id="310"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11" w:author="Jade Raposa" w:date="2024-10-14T22:58:00Z">
        <w:r>
          <w:rPr>
            <w:rFonts w:ascii="Georgia" w:eastAsia="Times New Roman" w:hAnsi="Georgia" w:cs="Times New Roman"/>
            <w:color w:val="000000"/>
            <w:lang w:eastAsia="en-PH"/>
          </w:rPr>
          <w:t xml:space="preserve">  .  .  .  .  .   </w:t>
        </w:r>
      </w:ins>
      <w:del w:id="312"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13" w:author="Jade Raposa" w:date="2024-10-14T22:58:00Z">
        <w:r>
          <w:rPr>
            <w:rFonts w:ascii="Georgia" w:eastAsia="Times New Roman" w:hAnsi="Georgia" w:cs="Times New Roman"/>
            <w:color w:val="000000"/>
            <w:lang w:eastAsia="en-PH"/>
          </w:rPr>
          <w:t xml:space="preserve">  .  .  .  .  </w:t>
        </w:r>
      </w:ins>
      <w:del w:id="314"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15" w:author="Jade Raposa" w:date="2024-10-14T22:58:00Z">
        <w:r>
          <w:rPr>
            <w:rFonts w:ascii="Georgia" w:eastAsia="Times New Roman" w:hAnsi="Georgia" w:cs="Times New Roman"/>
            <w:color w:val="000000"/>
            <w:lang w:eastAsia="en-PH"/>
          </w:rPr>
          <w:t xml:space="preserve">  .  .  .  .  .  </w:t>
        </w:r>
      </w:ins>
      <w:del w:id="31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17" w:author="Jade Raposa" w:date="2024-10-14T22:58:00Z">
        <w:r>
          <w:rPr>
            <w:rFonts w:ascii="Georgia" w:eastAsia="Times New Roman" w:hAnsi="Georgia" w:cs="Times New Roman"/>
            <w:color w:val="000000"/>
            <w:lang w:eastAsia="en-PH"/>
          </w:rPr>
          <w:t xml:space="preserve">  .   </w:t>
        </w:r>
      </w:ins>
      <w:del w:id="318"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19" w:author="Jade Raposa" w:date="2024-10-14T22:58:00Z">
        <w:r>
          <w:rPr>
            <w:rFonts w:ascii="Georgia" w:eastAsia="Times New Roman" w:hAnsi="Georgia" w:cs="Times New Roman"/>
            <w:color w:val="000000"/>
            <w:lang w:eastAsia="en-PH"/>
          </w:rPr>
          <w:t xml:space="preserve">  .  .  . </w:t>
        </w:r>
      </w:ins>
      <w:ins w:id="320" w:author="Jade Raposa" w:date="2024-10-14T22:59:00Z">
        <w:r>
          <w:rPr>
            <w:rFonts w:ascii="Georgia" w:eastAsia="Times New Roman" w:hAnsi="Georgia" w:cs="Times New Roman"/>
            <w:color w:val="000000"/>
            <w:lang w:eastAsia="en-PH"/>
          </w:rPr>
          <w:t xml:space="preserve"> .  </w:t>
        </w:r>
      </w:ins>
      <w:del w:id="321"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22" w:author="Jade Raposa" w:date="2024-10-14T22:59:00Z">
        <w:r>
          <w:rPr>
            <w:rFonts w:ascii="Georgia" w:eastAsia="Times New Roman" w:hAnsi="Georgia" w:cs="Times New Roman"/>
            <w:color w:val="000000"/>
            <w:lang w:eastAsia="en-PH"/>
          </w:rPr>
          <w:t xml:space="preserve">  .  .  .  .  </w:t>
        </w:r>
      </w:ins>
      <w:del w:id="323"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24"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25" w:author="Jade Raposa" w:date="2024-10-14T22:59:00Z">
        <w:r>
          <w:rPr>
            <w:rFonts w:ascii="Georgia" w:eastAsia="Times New Roman" w:hAnsi="Georgia" w:cs="Times New Roman"/>
            <w:color w:val="000000"/>
            <w:lang w:eastAsia="en-PH"/>
          </w:rPr>
          <w:t xml:space="preserve">  .  .    </w:t>
        </w:r>
      </w:ins>
      <w:del w:id="326"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27" w:author="Jade Raposa" w:date="2024-10-14T22:59:00Z">
        <w:r>
          <w:rPr>
            <w:rFonts w:ascii="Georgia" w:eastAsia="Times New Roman" w:hAnsi="Georgia" w:cs="Times New Roman"/>
            <w:color w:val="000000"/>
            <w:lang w:eastAsia="en-PH"/>
          </w:rPr>
          <w:t xml:space="preserve"> </w:t>
        </w:r>
      </w:ins>
      <w:del w:id="328"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29"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30" w:author="Jade Raposa" w:date="2024-10-14T22:59:00Z">
        <w:r>
          <w:rPr>
            <w:rFonts w:ascii="Georgia" w:eastAsia="Times New Roman" w:hAnsi="Georgia" w:cs="Times New Roman"/>
            <w:color w:val="000000"/>
            <w:lang w:eastAsia="en-PH"/>
          </w:rPr>
          <w:t xml:space="preserve">  </w:t>
        </w:r>
      </w:ins>
      <w:ins w:id="331" w:author="Jade Raposa" w:date="2024-10-14T23:00:00Z">
        <w:r>
          <w:rPr>
            <w:rFonts w:ascii="Georgia" w:eastAsia="Times New Roman" w:hAnsi="Georgia" w:cs="Times New Roman"/>
            <w:color w:val="000000"/>
            <w:lang w:eastAsia="en-PH"/>
          </w:rPr>
          <w:t xml:space="preserve"> </w:t>
        </w:r>
      </w:ins>
      <w:ins w:id="332" w:author="Jade Raposa" w:date="2024-10-14T22:59:00Z">
        <w:r>
          <w:rPr>
            <w:rFonts w:ascii="Georgia" w:eastAsia="Times New Roman" w:hAnsi="Georgia" w:cs="Times New Roman"/>
            <w:color w:val="000000"/>
            <w:lang w:eastAsia="en-PH"/>
          </w:rPr>
          <w:t xml:space="preserve"> </w:t>
        </w:r>
      </w:ins>
      <w:del w:id="33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34" w:author="Jade Raposa" w:date="2024-10-14T22:59:00Z">
        <w:r>
          <w:rPr>
            <w:rFonts w:ascii="Georgia" w:eastAsia="Times New Roman" w:hAnsi="Georgia" w:cs="Times New Roman"/>
            <w:color w:val="000000"/>
            <w:lang w:eastAsia="en-PH"/>
          </w:rPr>
          <w:t>.</w:t>
        </w:r>
      </w:ins>
      <w:del w:id="335"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3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37"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3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39"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40"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41" w:author="Jade Raposa" w:date="2024-10-16T21:53:00Z"/>
          <w:rFonts w:ascii="Georgia" w:eastAsia="Times New Roman" w:hAnsi="Georgia" w:cs="Times New Roman"/>
          <w:color w:val="000000"/>
          <w:lang w:eastAsia="en-PH"/>
        </w:rPr>
        <w:sectPr w:rsidR="008F456D" w:rsidSect="008C2FCE">
          <w:headerReference w:type="first" r:id="rId26"/>
          <w:pgSz w:w="12240" w:h="15840"/>
          <w:pgMar w:top="1440" w:right="1440" w:bottom="1440" w:left="1440" w:header="706" w:footer="706" w:gutter="0"/>
          <w:pgNumType w:fmt="lowerRoman" w:start="1"/>
          <w:cols w:space="708"/>
          <w:titlePg/>
          <w:docGrid w:linePitch="360"/>
          <w:sectPrChange w:id="352"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53"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54" w:author="Jade Raposa" w:date="2024-10-14T23:00:00Z">
        <w:r>
          <w:rPr>
            <w:rFonts w:ascii="Georgia" w:eastAsia="Times New Roman" w:hAnsi="Georgia" w:cs="Times New Roman"/>
            <w:color w:val="000000"/>
            <w:lang w:eastAsia="en-PH"/>
          </w:rPr>
          <w:t xml:space="preserve">  .   </w:t>
        </w:r>
      </w:ins>
      <w:del w:id="355"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56"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57"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58" w:author="Jade Raposa" w:date="2024-10-14T23:01:00Z">
        <w:r>
          <w:rPr>
            <w:rFonts w:ascii="Georgia" w:eastAsia="Times New Roman" w:hAnsi="Georgia" w:cs="Times New Roman"/>
            <w:color w:val="000000"/>
            <w:lang w:eastAsia="en-PH"/>
          </w:rPr>
          <w:t xml:space="preserve">  .  . </w:t>
        </w:r>
      </w:ins>
      <w:del w:id="359"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60" w:author="Jade Raposa" w:date="2024-10-14T23:01:00Z">
        <w:r>
          <w:rPr>
            <w:rFonts w:ascii="Georgia" w:eastAsia="Times New Roman" w:hAnsi="Georgia" w:cs="Times New Roman"/>
            <w:color w:val="000000"/>
            <w:lang w:eastAsia="en-PH"/>
          </w:rPr>
          <w:t xml:space="preserve">  .  </w:t>
        </w:r>
      </w:ins>
      <w:del w:id="36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rsidSect="008C2FCE">
          <w:headerReference w:type="first" r:id="rId27"/>
          <w:pgSz w:w="12240" w:h="15840"/>
          <w:pgMar w:top="1440" w:right="1440" w:bottom="1440" w:left="1440" w:header="706" w:footer="706" w:gutter="0"/>
          <w:pgNumType w:fmt="lowerRoman" w:start="1"/>
          <w:cols w:space="708"/>
          <w:titlePg/>
          <w:docGrid w:linePitch="360"/>
          <w:sectPrChange w:id="37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72" w:author="Jade Raposa" w:date="2024-10-14T23:01:00Z">
        <w:r>
          <w:rPr>
            <w:rFonts w:ascii="Georgia" w:eastAsia="Times New Roman" w:hAnsi="Georgia" w:cs="Times New Roman"/>
            <w:color w:val="000000"/>
            <w:lang w:eastAsia="en-PH"/>
          </w:rPr>
          <w:t xml:space="preserve">  .  </w:t>
        </w:r>
      </w:ins>
      <w:del w:id="373"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Pr="002979EA" w:rsidRDefault="002B278F">
      <w:pPr>
        <w:pStyle w:val="Heading1"/>
        <w:spacing w:before="0" w:beforeAutospacing="0" w:after="0" w:line="480" w:lineRule="auto"/>
        <w:pPrChange w:id="374" w:author="Jade Raposa" w:date="2024-10-15T01:52:00Z">
          <w:pPr>
            <w:spacing w:after="0" w:line="480" w:lineRule="auto"/>
            <w:jc w:val="center"/>
          </w:pPr>
        </w:pPrChange>
      </w:pPr>
      <w:r w:rsidRPr="002979EA">
        <w:rPr>
          <w:bCs w:val="0"/>
        </w:rPr>
        <w:lastRenderedPageBreak/>
        <w:t>Chapter 1</w:t>
      </w:r>
    </w:p>
    <w:p w14:paraId="1762B8F9" w14:textId="77777777" w:rsidR="008F456D" w:rsidRDefault="002B278F">
      <w:pPr>
        <w:spacing w:before="264" w:after="0" w:line="480" w:lineRule="auto"/>
        <w:jc w:val="center"/>
        <w:rPr>
          <w:del w:id="375" w:author="Jade Raposa" w:date="2024-10-15T01:51:00Z"/>
          <w:rFonts w:ascii="Georgia" w:eastAsia="Times New Roman" w:hAnsi="Georgia" w:cs="Times New Roman"/>
          <w:lang w:eastAsia="en-PH"/>
        </w:rPr>
      </w:pPr>
      <w:commentRangeStart w:id="376"/>
      <w:commentRangeStart w:id="377"/>
      <w:del w:id="378"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79" w:author="Jade Raposa" w:date="2024-10-15T01:51:00Z"/>
          <w:rFonts w:ascii="Georgia" w:eastAsia="Times New Roman" w:hAnsi="Georgia" w:cs="Times New Roman"/>
          <w:lang w:eastAsia="en-PH"/>
        </w:rPr>
      </w:pPr>
      <w:del w:id="380"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76"/>
        <w:r>
          <w:rPr>
            <w:rStyle w:val="CommentReference"/>
          </w:rPr>
          <w:commentReference w:id="376"/>
        </w:r>
        <w:commentRangeEnd w:id="377"/>
        <w:r>
          <w:rPr>
            <w:rStyle w:val="CommentReference"/>
          </w:rPr>
          <w:commentReference w:id="377"/>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81" w:author="Jade Raposa" w:date="2024-10-20T17:19:00Z">
            <w:rPr>
              <w:rFonts w:ascii="Georgia" w:eastAsia="Times New Roman" w:hAnsi="Georgia" w:cs="Times New Roman"/>
              <w:lang w:eastAsia="en-PH"/>
            </w:rPr>
          </w:rPrChange>
        </w:rPr>
        <w:pPrChange w:id="382" w:author="Jade Raposa" w:date="2024-10-20T17:25:00Z">
          <w:pPr>
            <w:spacing w:before="264" w:after="0" w:line="480" w:lineRule="auto"/>
            <w:jc w:val="both"/>
          </w:pPr>
        </w:pPrChange>
      </w:pPr>
      <w:ins w:id="383"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84" w:author="Jade Raposa" w:date="2024-10-26T03:27:00Z">
        <w:r>
          <w:rPr>
            <w:rFonts w:ascii="Georgia" w:eastAsia="Times New Roman" w:hAnsi="Georgia" w:cs="Times New Roman"/>
            <w:color w:val="000000"/>
            <w:lang w:eastAsia="en-PH"/>
          </w:rPr>
          <w:t>by</w:t>
        </w:r>
      </w:ins>
      <w:ins w:id="385"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86"/>
      <w:commentRangeStart w:id="387"/>
      <w:commentRangeStart w:id="388"/>
      <w:commentRangeStart w:id="389"/>
      <w:del w:id="390"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86"/>
        <w:r>
          <w:rPr>
            <w:rStyle w:val="CommentReference"/>
          </w:rPr>
          <w:commentReference w:id="386"/>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91"/>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92" w:author="Jade Raposa" w:date="2024-10-15T01:52:00Z">
        <w:r>
          <w:rPr>
            <w:rFonts w:ascii="Georgia" w:eastAsia="Times New Roman" w:hAnsi="Georgia" w:cs="Times New Roman"/>
            <w:color w:val="000000"/>
            <w:lang w:eastAsia="en-PH"/>
          </w:rPr>
          <w:delText>by the use of</w:delText>
        </w:r>
      </w:del>
      <w:del w:id="393"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91"/>
        <w:r>
          <w:rPr>
            <w:rStyle w:val="CommentReference"/>
          </w:rPr>
          <w:commentReference w:id="391"/>
        </w:r>
      </w:del>
      <w:commentRangeEnd w:id="387"/>
      <w:r>
        <w:rPr>
          <w:rStyle w:val="CommentReference"/>
        </w:rPr>
        <w:commentReference w:id="387"/>
      </w:r>
      <w:commentRangeEnd w:id="388"/>
      <w:r>
        <w:rPr>
          <w:rStyle w:val="CommentReference"/>
        </w:rPr>
        <w:commentReference w:id="388"/>
      </w:r>
      <w:commentRangeEnd w:id="389"/>
      <w:r>
        <w:rPr>
          <w:rStyle w:val="CommentReference"/>
        </w:rPr>
        <w:commentReference w:id="389"/>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94" w:author="Jade Raposa" w:date="2024-10-20T17:42:00Z"/>
          <w:rFonts w:ascii="Georgia" w:eastAsia="Times New Roman" w:hAnsi="Georgia" w:cs="Times New Roman"/>
          <w:color w:val="000000"/>
          <w:lang w:eastAsia="en-PH"/>
        </w:rPr>
        <w:pPrChange w:id="395"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28"/>
      <w:commentRangeEnd w:id="428"/>
      <w:r w:rsidR="00516CCD">
        <w:rPr>
          <w:rStyle w:val="CommentReference"/>
        </w:rPr>
        <w:commentReference w:id="428"/>
      </w:r>
    </w:p>
    <w:p w14:paraId="00260A14" w14:textId="34E1FD2C" w:rsidR="008F456D" w:rsidRDefault="002B278F">
      <w:pPr>
        <w:spacing w:after="0" w:line="480" w:lineRule="auto"/>
        <w:jc w:val="both"/>
        <w:rPr>
          <w:rFonts w:ascii="Georgia" w:eastAsia="Times New Roman" w:hAnsi="Georgia" w:cs="Times New Roman"/>
          <w:lang w:eastAsia="en-PH"/>
        </w:rPr>
        <w:pPrChange w:id="429"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30" w:author="Jade Raposa" w:date="2024-10-20T22:16:00Z"/>
          <w:rFonts w:ascii="Georgia" w:eastAsia="Times New Roman" w:hAnsi="Georgia" w:cs="Times New Roman"/>
          <w:color w:val="000000"/>
          <w:lang w:eastAsia="en-PH"/>
          <w:rPrChange w:id="431" w:author="Jade Raposa" w:date="2024-10-20T22:16:00Z">
            <w:rPr>
              <w:ins w:id="432"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33" w:author="Jade Raposa" w:date="2024-10-20T22:16:00Z">
        <w:r>
          <w:rPr>
            <w:rFonts w:ascii="Georgia" w:eastAsia="Times New Roman" w:hAnsi="Georgia" w:cs="Times New Roman"/>
            <w:color w:val="000000"/>
            <w:lang w:eastAsia="en-PH"/>
            <w:rPrChange w:id="434"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35" w:author="Jade Raposa" w:date="2024-10-20T22:16:00Z"/>
          <w:rFonts w:ascii="Georgia" w:eastAsia="Times New Roman" w:hAnsi="Georgia" w:cs="Times New Roman"/>
          <w:color w:val="000000"/>
          <w:lang w:eastAsia="en-PH"/>
          <w:rPrChange w:id="436" w:author="Jade Raposa" w:date="2024-10-20T22:16:00Z">
            <w:rPr>
              <w:ins w:id="437" w:author="Jade Raposa" w:date="2024-10-20T22:16:00Z"/>
              <w:rFonts w:ascii="Georgia" w:eastAsia="Times New Roman" w:hAnsi="Georgia" w:cs="Times New Roman"/>
              <w:b/>
              <w:bCs/>
              <w:color w:val="000000"/>
              <w:lang w:eastAsia="en-PH"/>
            </w:rPr>
          </w:rPrChange>
        </w:rPr>
        <w:pPrChange w:id="438" w:author="Jade Raposa" w:date="2024-10-20T22:17:00Z">
          <w:pPr>
            <w:spacing w:before="240" w:after="0" w:line="480" w:lineRule="auto"/>
            <w:jc w:val="both"/>
          </w:pPr>
        </w:pPrChange>
      </w:pPr>
      <w:ins w:id="439" w:author="Jade Raposa" w:date="2024-10-20T22:16:00Z">
        <w:r>
          <w:rPr>
            <w:rFonts w:ascii="Georgia" w:eastAsia="Times New Roman" w:hAnsi="Georgia" w:cs="Times New Roman"/>
            <w:color w:val="000000"/>
            <w:lang w:eastAsia="en-PH"/>
            <w:rPrChange w:id="440"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41"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42" w:author="Jade Raposa" w:date="2024-10-20T22:14:00Z"/>
          <w:rFonts w:ascii="Georgia" w:eastAsia="Times New Roman" w:hAnsi="Georgia" w:cs="Times New Roman"/>
          <w:color w:val="000000"/>
          <w:lang w:eastAsia="en-PH"/>
        </w:rPr>
      </w:pPr>
      <w:ins w:id="443" w:author="Jade Raposa" w:date="2024-10-20T22:16:00Z">
        <w:r>
          <w:rPr>
            <w:rFonts w:ascii="Georgia" w:eastAsia="Times New Roman" w:hAnsi="Georgia" w:cs="Times New Roman"/>
            <w:color w:val="000000"/>
            <w:lang w:eastAsia="en-PH"/>
            <w:rPrChange w:id="444"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45"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46"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47"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48"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49"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50"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51" w:author="Jade Raposa" w:date="2024-10-20T22:21:00Z"/>
          <w:rFonts w:ascii="Georgia" w:eastAsia="Times New Roman" w:hAnsi="Georgia" w:cs="Times New Roman"/>
          <w:lang w:eastAsia="en-PH"/>
        </w:rPr>
        <w:pPrChange w:id="452"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53"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w:t>
      </w:r>
      <w:proofErr w:type="gramStart"/>
      <w:r>
        <w:rPr>
          <w:rFonts w:ascii="Georgia" w:eastAsia="Times New Roman" w:hAnsi="Georgia" w:cs="Times New Roman"/>
          <w:color w:val="0D0D0D"/>
          <w:lang w:eastAsia="en-PH"/>
        </w:rPr>
        <w:t>as a way to</w:t>
      </w:r>
      <w:proofErr w:type="gramEnd"/>
      <w:r>
        <w:rPr>
          <w:rFonts w:ascii="Georgia" w:eastAsia="Times New Roman" w:hAnsi="Georgia" w:cs="Times New Roman"/>
          <w:color w:val="0D0D0D"/>
          <w:lang w:eastAsia="en-PH"/>
        </w:rPr>
        <w:t xml:space="preserve">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54" w:author="Jade Raposa" w:date="2024-10-26T03:24:00Z">
        <w:r>
          <w:rPr>
            <w:rFonts w:ascii="Georgia" w:eastAsia="Times New Roman" w:hAnsi="Georgia" w:cs="Times New Roman"/>
            <w:color w:val="000000"/>
            <w:lang w:eastAsia="en-PH"/>
          </w:rPr>
          <w:delText xml:space="preserve"> These cutting-edge</w:delText>
        </w:r>
      </w:del>
      <w:del w:id="455" w:author="Jade Raposa" w:date="2024-10-26T03:23:00Z">
        <w:r>
          <w:rPr>
            <w:rFonts w:ascii="Georgia" w:eastAsia="Times New Roman" w:hAnsi="Georgia" w:cs="Times New Roman"/>
            <w:color w:val="000000"/>
            <w:lang w:eastAsia="en-PH"/>
          </w:rPr>
          <w:delText xml:space="preserve"> </w:delText>
        </w:r>
      </w:del>
      <w:del w:id="456"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Mentor </w:t>
      </w:r>
      <w:proofErr w:type="gramStart"/>
      <w:r>
        <w:rPr>
          <w:rFonts w:ascii="Georgia" w:eastAsia="Times New Roman" w:hAnsi="Georgia" w:cs="Times New Roman"/>
          <w:color w:val="000000"/>
          <w:lang w:eastAsia="en-PH"/>
        </w:rPr>
        <w:t>Selection;</w:t>
      </w:r>
      <w:proofErr w:type="gramEnd"/>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Learning </w:t>
      </w:r>
      <w:proofErr w:type="gramStart"/>
      <w:r>
        <w:rPr>
          <w:rFonts w:ascii="Georgia" w:eastAsia="Times New Roman" w:hAnsi="Georgia" w:cs="Times New Roman"/>
          <w:color w:val="000000"/>
          <w:lang w:eastAsia="en-PH"/>
        </w:rPr>
        <w:t>Approach;</w:t>
      </w:r>
      <w:proofErr w:type="gramEnd"/>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 xml:space="preserve">2. What will be the features of the </w:t>
      </w:r>
      <w:proofErr w:type="gramStart"/>
      <w:r>
        <w:rPr>
          <w:rFonts w:ascii="Georgia" w:eastAsia="Times New Roman" w:hAnsi="Georgia" w:cs="Times New Roman"/>
          <w:color w:val="202124"/>
          <w:shd w:val="clear" w:color="auto" w:fill="FFFFFF"/>
          <w:lang w:eastAsia="en-PH"/>
        </w:rPr>
        <w:t>propose</w:t>
      </w:r>
      <w:proofErr w:type="gramEnd"/>
      <w:r>
        <w:rPr>
          <w:rFonts w:ascii="Georgia" w:eastAsia="Times New Roman" w:hAnsi="Georgia" w:cs="Times New Roman"/>
          <w:color w:val="202124"/>
          <w:shd w:val="clear" w:color="auto" w:fill="FFFFFF"/>
          <w:lang w:eastAsia="en-PH"/>
        </w:rPr>
        <w:t xml:space="preserv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Mentor </w:t>
      </w:r>
      <w:proofErr w:type="gramStart"/>
      <w:r>
        <w:rPr>
          <w:rFonts w:ascii="Georgia" w:eastAsia="Times New Roman" w:hAnsi="Georgia" w:cs="Times New Roman"/>
          <w:color w:val="000000"/>
          <w:lang w:eastAsia="en-PH"/>
        </w:rPr>
        <w:t>Selection;</w:t>
      </w:r>
      <w:proofErr w:type="gramEnd"/>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Learning </w:t>
      </w:r>
      <w:proofErr w:type="gramStart"/>
      <w:r>
        <w:rPr>
          <w:rFonts w:ascii="Georgia" w:eastAsia="Times New Roman" w:hAnsi="Georgia" w:cs="Times New Roman"/>
          <w:color w:val="000000"/>
          <w:lang w:eastAsia="en-PH"/>
        </w:rPr>
        <w:t>Approach;</w:t>
      </w:r>
      <w:proofErr w:type="gramEnd"/>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3. What is the evaluation tool to be used for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proofErr w:type="gramStart"/>
      <w:r>
        <w:rPr>
          <w:rFonts w:ascii="Georgia" w:eastAsia="Times New Roman" w:hAnsi="Georgia" w:cs="Times New Roman"/>
          <w:color w:val="000000"/>
          <w:lang w:eastAsia="en-PH"/>
        </w:rPr>
        <w:t>Usability;</w:t>
      </w:r>
      <w:proofErr w:type="gramEnd"/>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proofErr w:type="gramStart"/>
      <w:r>
        <w:rPr>
          <w:rFonts w:ascii="Georgia" w:eastAsia="Times New Roman" w:hAnsi="Georgia" w:cs="Times New Roman"/>
          <w:color w:val="000000"/>
          <w:lang w:eastAsia="en-PH"/>
        </w:rPr>
        <w:t>Reliability;</w:t>
      </w:r>
      <w:proofErr w:type="gramEnd"/>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2. To develop a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3. To assess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66"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67"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0D9014E0" w:rsidR="00A535C6" w:rsidRDefault="002B278F">
      <w:pPr>
        <w:spacing w:after="0" w:line="480" w:lineRule="auto"/>
        <w:ind w:firstLine="720"/>
        <w:jc w:val="both"/>
        <w:rPr>
          <w:rFonts w:ascii="Georgia" w:eastAsia="Times New Roman" w:hAnsi="Georgia" w:cs="Times New Roman"/>
          <w:color w:val="000000"/>
          <w:lang w:eastAsia="en-PH"/>
        </w:rPr>
      </w:pPr>
      <w:commentRangeStart w:id="468"/>
      <w:r>
        <w:rPr>
          <w:rFonts w:ascii="Georgia" w:eastAsia="Times New Roman" w:hAnsi="Georgia" w:cs="Times New Roman"/>
          <w:b/>
          <w:bCs/>
          <w:color w:val="000000"/>
          <w:lang w:eastAsia="en-PH"/>
        </w:rPr>
        <w:t>Certification</w:t>
      </w:r>
      <w:commentRangeEnd w:id="468"/>
      <w:r>
        <w:rPr>
          <w:rStyle w:val="CommentReference"/>
        </w:rPr>
        <w:commentReference w:id="468"/>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w:t>
      </w:r>
      <w:r w:rsidR="00655FF5">
        <w:rPr>
          <w:rFonts w:ascii="Georgia" w:eastAsia="Times New Roman" w:hAnsi="Georgia" w:cs="Times New Roman"/>
          <w:color w:val="000000"/>
          <w:lang w:eastAsia="en-PH"/>
        </w:rPr>
        <w:t>C</w:t>
      </w:r>
      <w:r>
        <w:rPr>
          <w:rFonts w:ascii="Georgia" w:eastAsia="Times New Roman" w:hAnsi="Georgia" w:cs="Times New Roman"/>
          <w:color w:val="000000"/>
          <w:lang w:eastAsia="en-PH"/>
        </w:rPr>
        <w:t xml:space="preserve">ertification is a completion of the content by the mentee; the certificate is awarded as proof that standards have been met. This report will follow the review's results and offer information on whether the requirements were fulfilled. It refers to the feature of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 xml:space="preserve">With the use of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69"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470"/>
      <w:commentRangeStart w:id="471"/>
      <w:commentRangeStart w:id="472"/>
      <w:commentRangeEnd w:id="470"/>
      <w:r>
        <w:rPr>
          <w:rStyle w:val="CommentReference"/>
        </w:rPr>
        <w:commentReference w:id="470"/>
      </w:r>
      <w:commentRangeEnd w:id="471"/>
      <w:commentRangeEnd w:id="472"/>
      <w:r w:rsidR="009D5D9A">
        <w:rPr>
          <w:rStyle w:val="CommentReference"/>
        </w:rPr>
        <w:commentReference w:id="471"/>
      </w:r>
      <w:r>
        <w:rPr>
          <w:rStyle w:val="CommentReference"/>
        </w:rPr>
        <w:commentReference w:id="472"/>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491"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 xml:space="preserve">development to catch defects early. Automated testing is also a key practice, ensuring that changes do not introduce new issues and maintaining software quality.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492" w:author="Jade Raposa" w:date="2024-10-16T23:53:00Z"/>
          <w:rFonts w:ascii="Georgia" w:eastAsia="Times New Roman" w:hAnsi="Georgia" w:cs="Times New Roman"/>
          <w:color w:val="000000"/>
          <w:lang w:eastAsia="en-PH"/>
        </w:rPr>
      </w:pPr>
    </w:p>
    <w:p w14:paraId="41D5527D" w14:textId="479BAEF8" w:rsidR="008F456D" w:rsidRDefault="00982E16">
      <w:pPr>
        <w:spacing w:after="0" w:line="480" w:lineRule="auto"/>
        <w:ind w:firstLine="810"/>
        <w:jc w:val="both"/>
        <w:rPr>
          <w:rFonts w:ascii="Georgia" w:eastAsia="Times New Roman" w:hAnsi="Georgia" w:cs="Times New Roman"/>
          <w:lang w:eastAsia="en-PH"/>
        </w:rPr>
        <w:pPrChange w:id="493"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173"/>
        <w:gridCol w:w="2422"/>
        <w:gridCol w:w="2124"/>
        <w:gridCol w:w="3641"/>
      </w:tblGrid>
      <w:tr w:rsidR="008F456D" w14:paraId="7FC60EDD" w14:textId="77777777" w:rsidTr="00F43973">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A2D0708" w14:textId="01574584"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739B0A"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FC65E" w14:textId="0C129413"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A39E808"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5E32419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Activities</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w:t>
      </w:r>
      <w:proofErr w:type="gramStart"/>
      <w:r>
        <w:rPr>
          <w:rFonts w:ascii="Georgia" w:eastAsia="Times New Roman" w:hAnsi="Georgia" w:cs="Times New Roman"/>
          <w:color w:val="000000"/>
          <w:lang w:eastAsia="en-PH"/>
        </w:rPr>
        <w:t>particular requirements</w:t>
      </w:r>
      <w:proofErr w:type="gramEnd"/>
      <w:r>
        <w:rPr>
          <w:rFonts w:ascii="Georgia" w:eastAsia="Times New Roman" w:hAnsi="Georgia" w:cs="Times New Roman"/>
          <w:color w:val="000000"/>
          <w:lang w:eastAsia="en-PH"/>
        </w:rPr>
        <w:t xml:space="preserve">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In order to</w:t>
      </w:r>
      <w:proofErr w:type="gramEnd"/>
      <w:r>
        <w:rPr>
          <w:rFonts w:ascii="Georgia" w:eastAsia="Times New Roman" w:hAnsi="Georgia" w:cs="Times New Roman"/>
          <w:color w:val="000000"/>
          <w:lang w:eastAsia="en-PH"/>
        </w:rPr>
        <w:t xml:space="preserve">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w:t>
      </w:r>
      <w:proofErr w:type="gramStart"/>
      <w:r>
        <w:rPr>
          <w:rFonts w:ascii="Georgia" w:eastAsia="Times New Roman" w:hAnsi="Georgia" w:cs="Times New Roman"/>
          <w:color w:val="000000"/>
          <w:lang w:eastAsia="en-PH"/>
        </w:rPr>
        <w:t>in order to</w:t>
      </w:r>
      <w:proofErr w:type="gramEnd"/>
      <w:r>
        <w:rPr>
          <w:rFonts w:ascii="Georgia" w:eastAsia="Times New Roman" w:hAnsi="Georgia" w:cs="Times New Roman"/>
          <w:color w:val="000000"/>
          <w:lang w:eastAsia="en-PH"/>
        </w:rPr>
        <w:t xml:space="preserve">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494" w:author="Jade Raposa" w:date="2024-10-16T23:57:00Z"/>
          <w:rFonts w:ascii="Georgia" w:eastAsia="Times New Roman" w:hAnsi="Georgia" w:cs="Times New Roman"/>
          <w:color w:val="000000"/>
          <w:lang w:eastAsia="en-PH"/>
        </w:rPr>
      </w:pPr>
      <w:ins w:id="495"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496"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497"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proofErr w:type="gramStart"/>
            <w:r>
              <w:rPr>
                <w:rFonts w:ascii="Georgia" w:eastAsia="Times New Roman" w:hAnsi="Georgia" w:cs="Times New Roman"/>
                <w:color w:val="000000"/>
                <w:lang w:eastAsia="en-PH"/>
              </w:rPr>
              <w:t>All of</w:t>
            </w:r>
            <w:proofErr w:type="gramEnd"/>
            <w:r>
              <w:rPr>
                <w:rFonts w:ascii="Georgia" w:eastAsia="Times New Roman" w:hAnsi="Georgia" w:cs="Times New Roman"/>
                <w:color w:val="000000"/>
                <w:lang w:eastAsia="en-PH"/>
              </w:rPr>
              <w:t xml:space="preserve">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proofErr w:type="gramStart"/>
            <w:r>
              <w:rPr>
                <w:rFonts w:ascii="Georgia" w:eastAsia="Times New Roman" w:hAnsi="Georgia" w:cs="Times New Roman"/>
                <w:color w:val="000000"/>
                <w:lang w:eastAsia="en-PH"/>
              </w:rPr>
              <w:t>All of</w:t>
            </w:r>
            <w:proofErr w:type="gramEnd"/>
            <w:r>
              <w:rPr>
                <w:rFonts w:ascii="Georgia" w:eastAsia="Times New Roman" w:hAnsi="Georgia" w:cs="Times New Roman"/>
                <w:color w:val="000000"/>
                <w:lang w:eastAsia="en-PH"/>
              </w:rPr>
              <w:t xml:space="preserve">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82"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07" w:author="Jade Raposa" w:date="2024-10-18T22:52:00Z">
        <w:r>
          <w:rPr>
            <w:rFonts w:ascii="Georgia" w:eastAsia="Times New Roman" w:hAnsi="Georgia" w:cs="Times New Roman"/>
            <w:color w:val="000000"/>
            <w:lang w:eastAsia="en-PH"/>
          </w:rPr>
          <w:delText>all of</w:delText>
        </w:r>
      </w:del>
      <w:proofErr w:type="gramStart"/>
      <w:ins w:id="608" w:author="Jade Raposa" w:date="2024-10-18T22:52:00Z">
        <w:r>
          <w:rPr>
            <w:rFonts w:ascii="Georgia" w:eastAsia="Times New Roman" w:hAnsi="Georgia" w:cs="Times New Roman"/>
            <w:color w:val="000000"/>
            <w:lang w:eastAsia="en-PH"/>
          </w:rPr>
          <w:t>all of</w:t>
        </w:r>
      </w:ins>
      <w:proofErr w:type="gramEnd"/>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609"/>
      <w:commentRangeStart w:id="610"/>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609"/>
      <w:r>
        <w:rPr>
          <w:rStyle w:val="CommentReference"/>
        </w:rPr>
        <w:commentReference w:id="609"/>
      </w:r>
      <w:commentRangeEnd w:id="610"/>
      <w:r w:rsidR="00472F1B">
        <w:rPr>
          <w:rStyle w:val="CommentReference"/>
        </w:rPr>
        <w:commentReference w:id="610"/>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611"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617"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685A878E">
            <wp:simplePos x="0" y="0"/>
            <wp:positionH relativeFrom="margin">
              <wp:align>left</wp:align>
            </wp:positionH>
            <wp:positionV relativeFrom="paragraph">
              <wp:posOffset>555625</wp:posOffset>
            </wp:positionV>
            <wp:extent cx="5819775" cy="68389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5819775" cy="683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18"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23"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38AF7ECD" w14:textId="77777777" w:rsidR="00F60D14" w:rsidRPr="00F60D14" w:rsidRDefault="00F60D14" w:rsidP="00F60D14">
      <w:pPr>
        <w:spacing w:before="200" w:after="0" w:line="480" w:lineRule="auto"/>
        <w:ind w:firstLine="720"/>
        <w:jc w:val="both"/>
        <w:rPr>
          <w:ins w:id="624" w:author="Jade Raposa [2]" w:date="2024-11-06T11:10:00Z" w16du:dateUtc="2024-11-06T03:10:00Z"/>
          <w:rFonts w:ascii="Georgia" w:eastAsia="Times New Roman" w:hAnsi="Georgia" w:cs="Times New Roman"/>
          <w:color w:val="000000"/>
          <w:lang w:eastAsia="en-PH"/>
        </w:rPr>
      </w:pPr>
      <w:ins w:id="625" w:author="Jade Raposa [2]" w:date="2024-11-06T11:10:00Z" w16du:dateUtc="2024-11-06T03:10:00Z">
        <w:r w:rsidRPr="00F60D14">
          <w:rPr>
            <w:rFonts w:ascii="Georgia" w:eastAsia="Times New Roman" w:hAnsi="Georgia" w:cs="Times New Roman"/>
            <w:color w:val="000000"/>
            <w:lang w:eastAsia="en-PH"/>
          </w:rPr>
          <w:t xml:space="preserve">The conceptual architecture of the mentor shift project supports the user and the developer. Users must be well equipped with mobile applications and the value that personal learning brings. On the other hand, the developer needs to </w:t>
        </w:r>
        <w:proofErr w:type="gramStart"/>
        <w:r w:rsidRPr="00F60D14">
          <w:rPr>
            <w:rFonts w:ascii="Georgia" w:eastAsia="Times New Roman" w:hAnsi="Georgia" w:cs="Times New Roman"/>
            <w:color w:val="000000"/>
            <w:lang w:eastAsia="en-PH"/>
          </w:rPr>
          <w:t>have an understanding of</w:t>
        </w:r>
        <w:proofErr w:type="gramEnd"/>
        <w:r w:rsidRPr="00F60D14">
          <w:rPr>
            <w:rFonts w:ascii="Georgia" w:eastAsia="Times New Roman" w:hAnsi="Georgia" w:cs="Times New Roman"/>
            <w:color w:val="000000"/>
            <w:lang w:eastAsia="en-PH"/>
          </w:rPr>
          <w:t xml:space="preserve"> programming skills within Android Studio for mobile development. User experienced design knowledge also is essential. They are required to know about managing a database for secure handling of data and software testing for debugging and optimization purposes.</w:t>
        </w:r>
      </w:ins>
    </w:p>
    <w:p w14:paraId="78664FE4" w14:textId="3FA05FE1" w:rsidR="008F456D" w:rsidDel="00F60D14" w:rsidRDefault="00F60D14" w:rsidP="00F60D14">
      <w:pPr>
        <w:spacing w:after="0" w:line="480" w:lineRule="auto"/>
        <w:ind w:firstLine="720"/>
        <w:jc w:val="both"/>
        <w:rPr>
          <w:del w:id="626" w:author="Jade Raposa [2]" w:date="2024-11-06T11:10:00Z" w16du:dateUtc="2024-11-06T03:10:00Z"/>
          <w:rFonts w:ascii="Georgia" w:eastAsia="Times New Roman" w:hAnsi="Georgia" w:cs="Times New Roman"/>
          <w:lang w:eastAsia="en-PH"/>
        </w:rPr>
        <w:pPrChange w:id="627" w:author="Jade Raposa [2]" w:date="2024-11-06T11:10:00Z" w16du:dateUtc="2024-11-06T03:10:00Z">
          <w:pPr>
            <w:spacing w:before="200" w:after="0" w:line="480" w:lineRule="auto"/>
            <w:ind w:firstLine="720"/>
            <w:jc w:val="both"/>
          </w:pPr>
        </w:pPrChange>
      </w:pPr>
      <w:ins w:id="628" w:author="Jade Raposa [2]" w:date="2024-11-06T11:10:00Z" w16du:dateUtc="2024-11-06T03:10:00Z">
        <w:r w:rsidRPr="00F60D14">
          <w:rPr>
            <w:rFonts w:ascii="Georgia" w:eastAsia="Times New Roman" w:hAnsi="Georgia" w:cs="Times New Roman"/>
            <w:color w:val="000000"/>
            <w:lang w:eastAsia="en-PH"/>
          </w:rPr>
          <w:t>Development will be in line with the Agile Lean methodology, which operates based on principles such as Plan, Design, Develop, Test, and Deploy. Every stage, from requirements definition to deployment, is therefore aligned to meet educational goals and user needs. Such an approach will ensure the development of the Mentor-Shift app into an effective tool for individualized tutoring to students in the School of Engineering and Computer Studies.</w:t>
        </w:r>
      </w:ins>
      <w:del w:id="629" w:author="Jade Raposa [2]" w:date="2024-11-06T11:10:00Z" w16du:dateUtc="2024-11-06T03:10:00Z">
        <w:r w:rsidR="002B278F" w:rsidDel="00F60D14">
          <w:rPr>
            <w:rFonts w:ascii="Georgia" w:eastAsia="Times New Roman" w:hAnsi="Georgia" w:cs="Times New Roman"/>
            <w:color w:val="000000"/>
            <w:lang w:eastAsia="en-PH"/>
          </w:rPr>
          <w:delTex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delText>
        </w:r>
      </w:del>
    </w:p>
    <w:p w14:paraId="0813DF9C" w14:textId="3061F2E1" w:rsidR="008F456D" w:rsidDel="00F60D14" w:rsidRDefault="002B278F" w:rsidP="00F60D14">
      <w:pPr>
        <w:spacing w:before="200" w:after="0" w:line="480" w:lineRule="auto"/>
        <w:ind w:firstLine="720"/>
        <w:jc w:val="both"/>
        <w:rPr>
          <w:del w:id="630" w:author="Jade Raposa [2]" w:date="2024-11-06T11:10:00Z" w16du:dateUtc="2024-11-06T03:10:00Z"/>
          <w:rFonts w:ascii="Georgia" w:eastAsia="Times New Roman" w:hAnsi="Georgia" w:cs="Times New Roman"/>
          <w:lang w:eastAsia="en-PH"/>
        </w:rPr>
        <w:pPrChange w:id="631" w:author="Jade Raposa [2]" w:date="2024-11-06T11:10:00Z" w16du:dateUtc="2024-11-06T03:10:00Z">
          <w:pPr>
            <w:spacing w:before="200" w:after="0" w:line="480" w:lineRule="auto"/>
            <w:ind w:firstLine="720"/>
            <w:jc w:val="both"/>
          </w:pPr>
        </w:pPrChange>
      </w:pPr>
      <w:del w:id="632" w:author="Jade Raposa [2]" w:date="2024-11-06T11:10:00Z" w16du:dateUtc="2024-11-06T03:10:00Z">
        <w:r w:rsidDel="00F60D14">
          <w:rPr>
            <w:rFonts w:ascii="Georgia" w:eastAsia="Times New Roman" w:hAnsi="Georgia" w:cs="Times New Roman"/>
            <w:color w:val="000000"/>
            <w:lang w:eastAsia="en-PH"/>
          </w:rPr>
          <w:delText>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ultimate aim</w:delText>
        </w:r>
      </w:del>
      <w:ins w:id="633" w:author="Jade Raposa" w:date="2024-10-17T00:10:00Z">
        <w:del w:id="634" w:author="Jade Raposa [2]" w:date="2024-11-06T11:10:00Z" w16du:dateUtc="2024-11-06T03:10:00Z">
          <w:r w:rsidDel="00F60D14">
            <w:rPr>
              <w:rFonts w:ascii="Georgia" w:eastAsia="Times New Roman" w:hAnsi="Georgia" w:cs="Times New Roman"/>
              <w:color w:val="000000"/>
              <w:lang w:eastAsia="en-PH"/>
            </w:rPr>
            <w:delText>aim</w:delText>
          </w:r>
        </w:del>
      </w:ins>
      <w:del w:id="635" w:author="Jade Raposa [2]" w:date="2024-11-06T11:10:00Z" w16du:dateUtc="2024-11-06T03:10:00Z">
        <w:r w:rsidDel="00F60D14">
          <w:rPr>
            <w:rFonts w:ascii="Georgia" w:eastAsia="Times New Roman" w:hAnsi="Georgia" w:cs="Times New Roman"/>
            <w:color w:val="000000"/>
            <w:lang w:eastAsia="en-PH"/>
          </w:rPr>
          <w:delText xml:space="preserve"> of revolutionizing individualized tutoring experiences for students in the School of Engineering and Computer Studies.</w:delText>
        </w:r>
      </w:del>
    </w:p>
    <w:p w14:paraId="7D7607DC" w14:textId="77777777" w:rsidR="008F456D" w:rsidRDefault="008F456D" w:rsidP="00F60D14">
      <w:pPr>
        <w:spacing w:after="240" w:line="480" w:lineRule="auto"/>
        <w:ind w:firstLine="720"/>
        <w:jc w:val="both"/>
        <w:rPr>
          <w:rFonts w:ascii="Georgia" w:eastAsia="Times New Roman" w:hAnsi="Georgia" w:cs="Times New Roman"/>
          <w:lang w:eastAsia="en-PH"/>
        </w:rPr>
        <w:pPrChange w:id="636" w:author="Jade Raposa [2]" w:date="2024-11-06T11:10:00Z" w16du:dateUtc="2024-11-06T03:10:00Z">
          <w:pPr>
            <w:spacing w:after="240" w:line="240" w:lineRule="auto"/>
          </w:pPr>
        </w:pPrChange>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Del="000124FB" w:rsidRDefault="002B278F">
      <w:pPr>
        <w:spacing w:after="0" w:line="480" w:lineRule="auto"/>
        <w:rPr>
          <w:del w:id="639" w:author="Jade Raposa [2]" w:date="2024-11-06T11:22:00Z" w16du:dateUtc="2024-11-06T03:22:00Z"/>
          <w:rFonts w:ascii="Georgia" w:eastAsia="Times New Roman" w:hAnsi="Georgia" w:cs="Times New Roman"/>
          <w:i/>
          <w:iCs/>
          <w:lang w:eastAsia="en-PH"/>
        </w:rPr>
      </w:pPr>
      <w:commentRangeStart w:id="640"/>
      <w:commentRangeStart w:id="641"/>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5FDC3481">
            <wp:simplePos x="0" y="0"/>
            <wp:positionH relativeFrom="margin">
              <wp:align>center</wp:align>
            </wp:positionH>
            <wp:positionV relativeFrom="paragraph">
              <wp:posOffset>389255</wp:posOffset>
            </wp:positionV>
            <wp:extent cx="5527175" cy="51149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5527175" cy="51149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40"/>
      <w:r>
        <w:rPr>
          <w:rStyle w:val="CommentReference"/>
        </w:rPr>
        <w:commentReference w:id="640"/>
      </w:r>
      <w:commentRangeEnd w:id="641"/>
      <w:r w:rsidR="0073134E">
        <w:rPr>
          <w:rStyle w:val="CommentReference"/>
        </w:rPr>
        <w:commentReference w:id="641"/>
      </w:r>
      <w:r>
        <w:rPr>
          <w:rFonts w:ascii="Georgia" w:eastAsia="Times New Roman" w:hAnsi="Georgia" w:cs="Times New Roman"/>
          <w:i/>
          <w:iCs/>
          <w:color w:val="000000"/>
          <w:lang w:eastAsia="en-PH"/>
        </w:rPr>
        <w:t>Flowchart of the Manual Process</w:t>
      </w:r>
    </w:p>
    <w:p w14:paraId="2B32A4BF" w14:textId="77777777" w:rsidR="008F456D" w:rsidRDefault="008F456D" w:rsidP="000124FB">
      <w:pPr>
        <w:spacing w:after="0" w:line="480" w:lineRule="auto"/>
        <w:rPr>
          <w:rFonts w:ascii="Georgia" w:eastAsia="Times New Roman" w:hAnsi="Georgia" w:cs="Times New Roman"/>
          <w:lang w:eastAsia="en-PH"/>
        </w:rPr>
        <w:pPrChange w:id="642" w:author="Jade Raposa [2]" w:date="2024-11-06T11:22:00Z" w16du:dateUtc="2024-11-06T03:22:00Z">
          <w:pPr>
            <w:spacing w:after="0" w:line="480" w:lineRule="auto"/>
            <w:jc w:val="center"/>
          </w:pPr>
        </w:pPrChange>
      </w:pPr>
    </w:p>
    <w:p w14:paraId="567A1EFA" w14:textId="2BA6CA13" w:rsidR="00725251" w:rsidRPr="00725251" w:rsidRDefault="00725251">
      <w:pPr>
        <w:spacing w:after="0" w:line="480" w:lineRule="auto"/>
        <w:ind w:firstLine="720"/>
        <w:jc w:val="both"/>
        <w:rPr>
          <w:ins w:id="643" w:author="Jade Raposa [2]" w:date="2024-11-05T20:35:00Z" w16du:dateUtc="2024-11-05T12:35:00Z"/>
          <w:rFonts w:ascii="Georgia" w:eastAsia="Times New Roman" w:hAnsi="Georgia" w:cs="Times New Roman"/>
          <w:color w:val="000000"/>
          <w:lang w:eastAsia="en-PH"/>
        </w:rPr>
        <w:pPrChange w:id="644" w:author="Jade Raposa [2]" w:date="2024-11-05T20:35:00Z" w16du:dateUtc="2024-11-05T12:35:00Z">
          <w:pPr>
            <w:spacing w:after="0" w:line="480" w:lineRule="auto"/>
            <w:jc w:val="center"/>
          </w:pPr>
        </w:pPrChange>
      </w:pPr>
      <w:ins w:id="645" w:author="Jade Raposa [2]" w:date="2024-11-05T20:35:00Z" w16du:dateUtc="2024-11-05T12:35:00Z">
        <w:r w:rsidRPr="00725251">
          <w:rPr>
            <w:rFonts w:ascii="Georgia" w:eastAsia="Times New Roman" w:hAnsi="Georgia" w:cs="Times New Roman"/>
            <w:color w:val="000000"/>
            <w:lang w:eastAsia="en-PH"/>
          </w:rPr>
          <w:lastRenderedPageBreak/>
          <w:t>Figure 3.1 illustrates the various pathways individuals may take during the process of seeking mentorship, and multiple methods on how individuals employ to find suitable mentors. Starting with the individual actively looking for a mentor, it proceeds to identifying ways to pursue mentorship opportunities. The individual then evaluates potential mentors, reaches out to them, and schedules initial meetings to assess compatibility. If the mentor-mentee relationship is deemed a good fit, the mentorship is formalized, and the process continues with setting goals and expectations.</w:t>
        </w:r>
      </w:ins>
    </w:p>
    <w:p w14:paraId="2995C5EB" w14:textId="260346C5" w:rsidR="008F456D" w:rsidDel="00725251" w:rsidRDefault="00725251">
      <w:pPr>
        <w:spacing w:after="0" w:line="480" w:lineRule="auto"/>
        <w:ind w:firstLine="720"/>
        <w:jc w:val="both"/>
        <w:rPr>
          <w:del w:id="646" w:author="Jade Raposa [2]" w:date="2024-11-05T20:35:00Z" w16du:dateUtc="2024-11-05T12:35:00Z"/>
          <w:rFonts w:ascii="Georgia" w:eastAsia="Times New Roman" w:hAnsi="Georgia" w:cs="Times New Roman"/>
          <w:color w:val="000000"/>
          <w:lang w:eastAsia="en-PH"/>
        </w:rPr>
      </w:pPr>
      <w:ins w:id="647" w:author="Jade Raposa [2]" w:date="2024-11-05T20:35:00Z" w16du:dateUtc="2024-11-05T12:35:00Z">
        <w:r w:rsidRPr="00725251">
          <w:rPr>
            <w:rFonts w:ascii="Georgia" w:eastAsia="Times New Roman" w:hAnsi="Georgia" w:cs="Times New Roman"/>
            <w:color w:val="000000"/>
            <w:lang w:eastAsia="en-PH"/>
          </w:rPr>
          <w:t>The mentorship journey includes regular check-ins, feedback and adjustments, tracking progress, and periodic evaluations of the mentorship's effectiveness. Once the goals are achieved or the agreed-upon period ends, the mentorship is formally concluded. The individual reflects on the experience, documents key learnings, and maintains a connection with the mentor for future guidance and networking opportunities. If the individual decides not to pursue mentorship at any point, the cycle ends. This flowchart provides a structured approach to finding and engaging in mentorship, allowing individuals to choose the method that best suits their needs and preferences.</w:t>
        </w:r>
      </w:ins>
      <w:del w:id="648" w:author="Jade Raposa [2]" w:date="2024-11-05T20:35:00Z" w16du:dateUtc="2024-11-05T12:35:00Z">
        <w:r w:rsidR="002B278F" w:rsidDel="00725251">
          <w:rPr>
            <w:rFonts w:ascii="Georgia" w:eastAsia="Times New Roman" w:hAnsi="Georgia" w:cs="Times New Roman"/>
            <w:color w:val="000000"/>
            <w:lang w:eastAsia="en-PH"/>
          </w:rPr>
          <w:delTex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delText>
        </w:r>
      </w:del>
    </w:p>
    <w:p w14:paraId="4E81ECAC" w14:textId="641E3D5A" w:rsidR="008F456D" w:rsidDel="00725251" w:rsidRDefault="002B278F">
      <w:pPr>
        <w:spacing w:after="0" w:line="480" w:lineRule="auto"/>
        <w:ind w:firstLine="720"/>
        <w:jc w:val="both"/>
        <w:rPr>
          <w:del w:id="649" w:author="Jade Raposa [2]" w:date="2024-11-05T20:35:00Z" w16du:dateUtc="2024-11-05T12:35:00Z"/>
          <w:rFonts w:ascii="Georgia" w:eastAsia="Times New Roman" w:hAnsi="Georgia" w:cs="Times New Roman"/>
          <w:color w:val="000000"/>
          <w:lang w:eastAsia="en-PH"/>
        </w:rPr>
      </w:pPr>
      <w:del w:id="650" w:author="Jade Raposa [2]" w:date="2024-11-05T20:35:00Z" w16du:dateUtc="2024-11-05T12:35:00Z">
        <w:r w:rsidDel="00725251">
          <w:rPr>
            <w:rFonts w:ascii="Georgia" w:eastAsia="Times New Roman" w:hAnsi="Georgia" w:cs="Times New Roman"/>
            <w:color w:val="000000"/>
            <w:lang w:eastAsia="en-PH"/>
          </w:rPr>
          <w:delTex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delText>
        </w:r>
      </w:del>
    </w:p>
    <w:p w14:paraId="24A90A35" w14:textId="7724994E" w:rsidR="008F456D" w:rsidRDefault="002B278F" w:rsidP="00725251">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del w:id="664" w:author="Jade Raposa [2]" w:date="2024-11-05T20:35:00Z" w16du:dateUtc="2024-11-05T12:35:00Z">
        <w:r w:rsidDel="00725251">
          <w:rPr>
            <w:rFonts w:ascii="Georgia" w:eastAsia="Times New Roman" w:hAnsi="Georgia" w:cs="Times New Roman"/>
            <w:color w:val="000000"/>
            <w:lang w:eastAsia="en-PH"/>
          </w:rPr>
          <w:delTex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delText>
        </w:r>
      </w:del>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0FF670F6" w:rsidR="008F456D" w:rsidRDefault="004461B3">
      <w:pPr>
        <w:spacing w:before="200" w:after="0" w:line="480" w:lineRule="auto"/>
        <w:ind w:firstLine="720"/>
        <w:jc w:val="both"/>
        <w:rPr>
          <w:rFonts w:ascii="Georgia" w:eastAsia="Times New Roman" w:hAnsi="Georgia" w:cs="Times New Roman"/>
          <w:color w:val="000000"/>
          <w:lang w:eastAsia="en-PH"/>
        </w:rPr>
      </w:pPr>
      <w:ins w:id="665" w:author="Jade Raposa [2]" w:date="2024-11-06T11:24:00Z" w16du:dateUtc="2024-11-06T03:24:00Z">
        <w:r>
          <w:rPr>
            <w:rFonts w:ascii="Georgia" w:eastAsia="Times New Roman" w:hAnsi="Georgia" w:cs="Times New Roman"/>
            <w:color w:val="000000"/>
            <w:lang w:eastAsia="en-PH"/>
          </w:rPr>
          <w:t>Figure 3.2 is t</w:t>
        </w:r>
      </w:ins>
      <w:del w:id="666" w:author="Jade Raposa [2]" w:date="2024-11-06T11:24:00Z" w16du:dateUtc="2024-11-06T03:24:00Z">
        <w:r w:rsidR="002B278F" w:rsidDel="004461B3">
          <w:rPr>
            <w:rFonts w:ascii="Georgia" w:eastAsia="Times New Roman" w:hAnsi="Georgia" w:cs="Times New Roman"/>
            <w:color w:val="000000"/>
            <w:lang w:eastAsia="en-PH"/>
          </w:rPr>
          <w:delText>T</w:delText>
        </w:r>
      </w:del>
      <w:r w:rsidR="002B278F">
        <w:rPr>
          <w:rFonts w:ascii="Georgia" w:eastAsia="Times New Roman" w:hAnsi="Georgia" w:cs="Times New Roman"/>
          <w:color w:val="000000"/>
          <w:lang w:eastAsia="en-PH"/>
        </w:rPr>
        <w:t>he system architecture for the app</w:t>
      </w:r>
      <w:ins w:id="667" w:author="Jade Raposa [2]" w:date="2024-11-06T11:24:00Z" w16du:dateUtc="2024-11-06T03:24:00Z">
        <w:r>
          <w:rPr>
            <w:rFonts w:ascii="Georgia" w:eastAsia="Times New Roman" w:hAnsi="Georgia" w:cs="Times New Roman"/>
            <w:color w:val="000000"/>
            <w:lang w:eastAsia="en-PH"/>
          </w:rPr>
          <w:t xml:space="preserve"> that</w:t>
        </w:r>
      </w:ins>
      <w:r w:rsidR="002B278F">
        <w:rPr>
          <w:rFonts w:ascii="Georgia" w:eastAsia="Times New Roman" w:hAnsi="Georgia" w:cs="Times New Roman"/>
          <w:color w:val="000000"/>
          <w:lang w:eastAsia="en-PH"/>
        </w:rPr>
        <w:t xml:space="preserve">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CC2C81">
      <w:pPr>
        <w:spacing w:after="0" w:line="480" w:lineRule="auto"/>
        <w:jc w:val="both"/>
        <w:rPr>
          <w:rFonts w:ascii="Georgia" w:eastAsia="Times New Roman" w:hAnsi="Georgia" w:cs="Times New Roman"/>
          <w:color w:val="0D0D0D"/>
          <w:shd w:val="clear" w:color="auto" w:fill="FFFFFF"/>
          <w:lang w:eastAsia="en-PH"/>
        </w:rPr>
        <w:pPrChange w:id="668" w:author="Jade Raposa [2]" w:date="2024-11-06T13:42:00Z" w16du:dateUtc="2024-11-06T05:42:00Z">
          <w:pPr>
            <w:spacing w:line="480" w:lineRule="auto"/>
            <w:jc w:val="both"/>
          </w:pPr>
        </w:pPrChange>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rsidP="00CC2C81">
      <w:pPr>
        <w:spacing w:before="240" w:after="0" w:line="480" w:lineRule="auto"/>
        <w:jc w:val="both"/>
        <w:rPr>
          <w:rFonts w:ascii="Georgia" w:eastAsia="Times New Roman" w:hAnsi="Georgia" w:cs="Times New Roman"/>
          <w:color w:val="000000"/>
          <w:lang w:eastAsia="en-PH"/>
        </w:rPr>
        <w:pPrChange w:id="669" w:author="Jade Raposa [2]" w:date="2024-11-06T13:42:00Z" w16du:dateUtc="2024-11-06T05:42:00Z">
          <w:pPr>
            <w:spacing w:after="0" w:line="480" w:lineRule="auto"/>
            <w:jc w:val="both"/>
          </w:pPr>
        </w:pPrChange>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70"/>
      <w:r>
        <w:rPr>
          <w:rFonts w:ascii="Georgia" w:eastAsia="Times New Roman" w:hAnsi="Georgia" w:cs="Times New Roman"/>
          <w:i/>
          <w:iCs/>
          <w:color w:val="000000"/>
          <w:lang w:eastAsia="en-PH"/>
        </w:rPr>
        <w:t>Use-Case Diagram</w:t>
      </w:r>
    </w:p>
    <w:p w14:paraId="06E21C79" w14:textId="47217FEF" w:rsidR="008F456D" w:rsidRDefault="000208B1">
      <w:pPr>
        <w:spacing w:after="0" w:line="480" w:lineRule="auto"/>
        <w:jc w:val="center"/>
        <w:rPr>
          <w:rFonts w:ascii="Georgia" w:eastAsia="Times New Roman" w:hAnsi="Georgia" w:cs="Times New Roman"/>
          <w:lang w:eastAsia="en-PH"/>
        </w:rPr>
      </w:pPr>
      <w:r>
        <w:rPr>
          <w:rFonts w:ascii="Georgia" w:eastAsia="Times New Roman" w:hAnsi="Georgia" w:cs="Times New Roman"/>
          <w:noProof/>
          <w:lang w:eastAsia="en-PH"/>
        </w:rPr>
        <w:drawing>
          <wp:inline distT="0" distB="0" distL="0" distR="0" wp14:anchorId="72F88D58" wp14:editId="66CE3215">
            <wp:extent cx="5943600" cy="4264675"/>
            <wp:effectExtent l="0" t="0" r="0" b="2540"/>
            <wp:docPr id="71923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8494" name="Picture 11"/>
                    <pic:cNvPicPr/>
                  </pic:nvPicPr>
                  <pic:blipFill>
                    <a:blip r:embed="rId59">
                      <a:extLst>
                        <a:ext uri="{28A0092B-C50C-407E-A947-70E740481C1C}">
                          <a14:useLocalDpi xmlns:a14="http://schemas.microsoft.com/office/drawing/2010/main" val="0"/>
                        </a:ext>
                      </a:extLst>
                    </a:blip>
                    <a:stretch>
                      <a:fillRect/>
                    </a:stretch>
                  </pic:blipFill>
                  <pic:spPr>
                    <a:xfrm>
                      <a:off x="0" y="0"/>
                      <a:ext cx="5943600" cy="4264675"/>
                    </a:xfrm>
                    <a:prstGeom prst="rect">
                      <a:avLst/>
                    </a:prstGeom>
                  </pic:spPr>
                </pic:pic>
              </a:graphicData>
            </a:graphic>
          </wp:inline>
        </w:drawing>
      </w:r>
      <w:ins w:id="671" w:author="Jade Raposa [2]" w:date="2024-11-06T12:55:00Z" w16du:dateUtc="2024-11-06T04:55:00Z">
        <w:r w:rsidR="001263B4">
          <w:rPr>
            <w:rFonts w:ascii="Georgia" w:eastAsia="Times New Roman" w:hAnsi="Georgia" w:cs="Times New Roman"/>
            <w:lang w:eastAsia="en-PH"/>
          </w:rPr>
          <w:t xml:space="preserve"> </w:t>
        </w:r>
      </w:ins>
    </w:p>
    <w:p w14:paraId="3467D567" w14:textId="2BD547E6" w:rsidR="00477080" w:rsidRPr="00477080"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ins w:id="672" w:author="Jade Raposa [2]" w:date="2024-11-06T11:25:00Z" w16du:dateUtc="2024-11-06T03:25:00Z">
        <w:r w:rsidR="009554D0">
          <w:rPr>
            <w:rFonts w:ascii="Georgia" w:eastAsia="Times New Roman" w:hAnsi="Georgia" w:cs="Times New Roman"/>
            <w:color w:val="000000"/>
            <w:lang w:eastAsia="en-PH"/>
          </w:rPr>
          <w:t xml:space="preserve">Figure 3.3 shows </w:t>
        </w:r>
      </w:ins>
      <w:del w:id="673" w:author="Jade Raposa [2]" w:date="2024-11-06T11:25:00Z" w16du:dateUtc="2024-11-06T03:25:00Z">
        <w:r w:rsidR="00477080" w:rsidRPr="00477080" w:rsidDel="009554D0">
          <w:rPr>
            <w:rFonts w:ascii="Georgia" w:eastAsia="Times New Roman" w:hAnsi="Georgia" w:cs="Times New Roman"/>
            <w:color w:val="000000"/>
            <w:lang w:eastAsia="en-PH"/>
          </w:rPr>
          <w:delText xml:space="preserve">The </w:delText>
        </w:r>
      </w:del>
      <w:ins w:id="674" w:author="Jade Raposa [2]" w:date="2024-11-06T11:25:00Z" w16du:dateUtc="2024-11-06T03:25:00Z">
        <w:r w:rsidR="009554D0">
          <w:rPr>
            <w:rFonts w:ascii="Georgia" w:eastAsia="Times New Roman" w:hAnsi="Georgia" w:cs="Times New Roman"/>
            <w:color w:val="000000"/>
            <w:lang w:eastAsia="en-PH"/>
          </w:rPr>
          <w:t>the</w:t>
        </w:r>
        <w:r w:rsidR="009554D0" w:rsidRPr="00477080">
          <w:rPr>
            <w:rFonts w:ascii="Georgia" w:eastAsia="Times New Roman" w:hAnsi="Georgia" w:cs="Times New Roman"/>
            <w:color w:val="000000"/>
            <w:lang w:eastAsia="en-PH"/>
          </w:rPr>
          <w:t xml:space="preserve"> </w:t>
        </w:r>
      </w:ins>
      <w:del w:id="675" w:author="Jade Raposa [2]" w:date="2024-11-06T11:26:00Z" w16du:dateUtc="2024-11-06T03:26:00Z">
        <w:r w:rsidR="00477080" w:rsidRPr="00477080" w:rsidDel="005F1DA8">
          <w:rPr>
            <w:rFonts w:ascii="Georgia" w:eastAsia="Times New Roman" w:hAnsi="Georgia" w:cs="Times New Roman"/>
            <w:color w:val="000000"/>
            <w:lang w:eastAsia="en-PH"/>
          </w:rPr>
          <w:delText>use-case diagram</w:delText>
        </w:r>
      </w:del>
      <w:ins w:id="676" w:author="Jade Raposa [2]" w:date="2024-11-06T11:26:00Z" w16du:dateUtc="2024-11-06T03:26:00Z">
        <w:r w:rsidR="005F1DA8">
          <w:rPr>
            <w:rFonts w:ascii="Georgia" w:eastAsia="Times New Roman" w:hAnsi="Georgia" w:cs="Times New Roman"/>
            <w:color w:val="000000"/>
            <w:lang w:eastAsia="en-PH"/>
          </w:rPr>
          <w:t>possible actions</w:t>
        </w:r>
      </w:ins>
      <w:r w:rsidR="00477080" w:rsidRPr="00477080">
        <w:rPr>
          <w:rFonts w:ascii="Georgia" w:eastAsia="Times New Roman" w:hAnsi="Georgia" w:cs="Times New Roman"/>
          <w:color w:val="000000"/>
          <w:lang w:eastAsia="en-PH"/>
        </w:rPr>
        <w:t xml:space="preserve"> for the </w:t>
      </w:r>
      <w:del w:id="677" w:author="Jade Raposa [2]" w:date="2024-11-06T11:25:00Z" w16du:dateUtc="2024-11-06T03:25:00Z">
        <w:r w:rsidR="00477080" w:rsidRPr="00477080" w:rsidDel="009554D0">
          <w:rPr>
            <w:rFonts w:ascii="Georgia" w:eastAsia="Times New Roman" w:hAnsi="Georgia" w:cs="Times New Roman"/>
            <w:color w:val="000000"/>
            <w:lang w:eastAsia="en-PH"/>
          </w:rPr>
          <w:delText xml:space="preserve">Mentor-Shift </w:delText>
        </w:r>
      </w:del>
      <w:r w:rsidR="00477080" w:rsidRPr="00477080">
        <w:rPr>
          <w:rFonts w:ascii="Georgia" w:eastAsia="Times New Roman" w:hAnsi="Georgia" w:cs="Times New Roman"/>
          <w:color w:val="000000"/>
          <w:lang w:eastAsia="en-PH"/>
        </w:rPr>
        <w:t>app</w:t>
      </w:r>
      <w:ins w:id="678" w:author="Jade Raposa [2]" w:date="2024-11-06T11:25:00Z" w16du:dateUtc="2024-11-06T03:25:00Z">
        <w:r w:rsidR="009554D0">
          <w:rPr>
            <w:rFonts w:ascii="Georgia" w:eastAsia="Times New Roman" w:hAnsi="Georgia" w:cs="Times New Roman"/>
            <w:color w:val="000000"/>
            <w:lang w:eastAsia="en-PH"/>
          </w:rPr>
          <w:t xml:space="preserve"> that</w:t>
        </w:r>
      </w:ins>
      <w:r w:rsidR="00477080" w:rsidRPr="00477080">
        <w:rPr>
          <w:rFonts w:ascii="Georgia" w:eastAsia="Times New Roman" w:hAnsi="Georgia" w:cs="Times New Roman"/>
          <w:color w:val="000000"/>
          <w:lang w:eastAsia="en-PH"/>
        </w:rPr>
        <w:t xml:space="preserve"> </w:t>
      </w:r>
      <w:del w:id="679" w:author="Jade Raposa [2]" w:date="2024-11-06T11:26:00Z" w16du:dateUtc="2024-11-06T03:26:00Z">
        <w:r w:rsidR="00477080" w:rsidRPr="00477080" w:rsidDel="009554D0">
          <w:rPr>
            <w:rFonts w:ascii="Georgia" w:eastAsia="Times New Roman" w:hAnsi="Georgia" w:cs="Times New Roman"/>
            <w:color w:val="000000"/>
            <w:lang w:eastAsia="en-PH"/>
          </w:rPr>
          <w:delText>features two primary user types: Learner and Educator</w:delText>
        </w:r>
      </w:del>
      <w:ins w:id="680" w:author="Jade Raposa [2]" w:date="2024-11-06T11:26:00Z" w16du:dateUtc="2024-11-06T03:26:00Z">
        <w:r w:rsidR="009554D0">
          <w:rPr>
            <w:rFonts w:ascii="Georgia" w:eastAsia="Times New Roman" w:hAnsi="Georgia" w:cs="Times New Roman"/>
            <w:color w:val="000000"/>
            <w:lang w:eastAsia="en-PH"/>
          </w:rPr>
          <w:t xml:space="preserve">outlines </w:t>
        </w:r>
      </w:ins>
      <w:ins w:id="681" w:author="Jade Raposa [2]" w:date="2024-11-06T11:27:00Z" w16du:dateUtc="2024-11-06T03:27:00Z">
        <w:r w:rsidR="005F1DA8">
          <w:rPr>
            <w:rFonts w:ascii="Georgia" w:eastAsia="Times New Roman" w:hAnsi="Georgia" w:cs="Times New Roman"/>
            <w:color w:val="000000"/>
            <w:lang w:eastAsia="en-PH"/>
          </w:rPr>
          <w:t>its</w:t>
        </w:r>
      </w:ins>
      <w:ins w:id="682" w:author="Jade Raposa [2]" w:date="2024-11-06T11:26:00Z" w16du:dateUtc="2024-11-06T03:26:00Z">
        <w:r w:rsidR="009554D0">
          <w:rPr>
            <w:rFonts w:ascii="Georgia" w:eastAsia="Times New Roman" w:hAnsi="Georgia" w:cs="Times New Roman"/>
            <w:color w:val="000000"/>
            <w:lang w:eastAsia="en-PH"/>
          </w:rPr>
          <w:t xml:space="preserve"> main </w:t>
        </w:r>
      </w:ins>
      <w:ins w:id="683" w:author="Jade Raposa [2]" w:date="2024-11-06T11:27:00Z" w16du:dateUtc="2024-11-06T03:27:00Z">
        <w:r w:rsidR="005F1DA8">
          <w:rPr>
            <w:rFonts w:ascii="Georgia" w:eastAsia="Times New Roman" w:hAnsi="Georgia" w:cs="Times New Roman"/>
            <w:color w:val="000000"/>
            <w:lang w:eastAsia="en-PH"/>
          </w:rPr>
          <w:t>features</w:t>
        </w:r>
        <w:r w:rsidR="00C761F8">
          <w:rPr>
            <w:rFonts w:ascii="Georgia" w:eastAsia="Times New Roman" w:hAnsi="Georgia" w:cs="Times New Roman"/>
            <w:color w:val="000000"/>
            <w:lang w:eastAsia="en-PH"/>
          </w:rPr>
          <w:t>, and these are done by learners and educators</w:t>
        </w:r>
      </w:ins>
      <w:r w:rsidR="00477080" w:rsidRPr="00477080">
        <w:rPr>
          <w:rFonts w:ascii="Georgia" w:eastAsia="Times New Roman" w:hAnsi="Georgia" w:cs="Times New Roman"/>
          <w:color w:val="000000"/>
          <w:lang w:eastAsia="en-PH"/>
        </w:rPr>
        <w:t>. Learners can search for subjects or courses and request mentorship, with educators having the final say to accept or decline these requests. Learners can manage their profiles by setting a profile picture and changing their password, view enrolled subjects, and access study materials and activities posted by their educators. They can also message educators, download certificates once uploaded, and check their reports and progress, which are defined by the educator.</w:t>
      </w:r>
    </w:p>
    <w:p w14:paraId="78DAB41B" w14:textId="0CB42F63" w:rsidR="00477080" w:rsidDel="006E16C0" w:rsidRDefault="00477080" w:rsidP="009F092C">
      <w:pPr>
        <w:spacing w:after="0" w:line="480" w:lineRule="auto"/>
        <w:jc w:val="both"/>
        <w:rPr>
          <w:del w:id="684" w:author="Jade Raposa [2]" w:date="2024-11-06T13:37:00Z" w16du:dateUtc="2024-11-06T05:37:00Z"/>
          <w:rFonts w:ascii="Georgia" w:eastAsia="Times New Roman" w:hAnsi="Georgia" w:cs="Times New Roman"/>
          <w:color w:val="000000"/>
          <w:lang w:eastAsia="en-PH"/>
        </w:rPr>
      </w:pPr>
      <w:r w:rsidRPr="00477080">
        <w:rPr>
          <w:rFonts w:ascii="Georgia" w:eastAsia="Times New Roman" w:hAnsi="Georgia" w:cs="Times New Roman"/>
          <w:color w:val="000000"/>
          <w:lang w:eastAsia="en-PH"/>
        </w:rPr>
        <w:lastRenderedPageBreak/>
        <w:t xml:space="preserve">Educators can review and either accept or decline mentorship requests from learners, manage their profiles, add new courses or subjects, and post relevant study materials and activities. They can also communicate with learners through messaging, upload certificates for completed tasks, and input and update reports and progress for each learner. </w:t>
      </w:r>
    </w:p>
    <w:p w14:paraId="48A3318A" w14:textId="77777777" w:rsidR="006E16C0" w:rsidRDefault="006E16C0" w:rsidP="00696C68">
      <w:pPr>
        <w:spacing w:before="240" w:after="0" w:line="480" w:lineRule="auto"/>
        <w:jc w:val="both"/>
        <w:rPr>
          <w:ins w:id="685" w:author="Jade Raposa [2]" w:date="2024-11-06T13:42:00Z" w16du:dateUtc="2024-11-06T05:42:00Z"/>
          <w:rFonts w:ascii="Georgia" w:eastAsia="Times New Roman" w:hAnsi="Georgia" w:cs="Times New Roman"/>
          <w:color w:val="000000"/>
          <w:lang w:eastAsia="en-PH"/>
        </w:rPr>
        <w:pPrChange w:id="686" w:author="Jade Raposa [2]" w:date="2024-11-06T13:40:00Z" w16du:dateUtc="2024-11-06T05:40:00Z">
          <w:pPr>
            <w:spacing w:line="480" w:lineRule="auto"/>
            <w:jc w:val="both"/>
          </w:pPr>
        </w:pPrChange>
      </w:pPr>
    </w:p>
    <w:p w14:paraId="011FB0D0" w14:textId="5906CBDC" w:rsidR="008F456D" w:rsidRDefault="002B278F" w:rsidP="009F092C">
      <w:pPr>
        <w:spacing w:after="0" w:line="480" w:lineRule="auto"/>
        <w:jc w:val="both"/>
        <w:rPr>
          <w:rFonts w:ascii="Georgia" w:eastAsia="Times New Roman" w:hAnsi="Georgia" w:cs="Times New Roman"/>
          <w:color w:val="000000"/>
          <w:lang w:eastAsia="en-PH"/>
        </w:rPr>
        <w:pPrChange w:id="687" w:author="Jade Raposa [2]" w:date="2024-11-06T13:38:00Z" w16du:dateUtc="2024-11-06T05:38:00Z">
          <w:pPr>
            <w:spacing w:line="480" w:lineRule="auto"/>
            <w:jc w:val="both"/>
          </w:pPr>
        </w:pPrChange>
      </w:pPr>
      <w:r>
        <w:rPr>
          <w:rFonts w:ascii="Georgia" w:eastAsia="Times New Roman" w:hAnsi="Georgia" w:cs="Times New Roman"/>
          <w:b/>
          <w:bCs/>
          <w:color w:val="000000"/>
          <w:lang w:eastAsia="en-PH"/>
        </w:rPr>
        <w:t>Figure 3.4</w:t>
      </w:r>
      <w:r>
        <w:rPr>
          <w:rFonts w:ascii="Georgia" w:eastAsia="Times New Roman" w:hAnsi="Georgia" w:cs="Times New Roman"/>
          <w:color w:val="000000"/>
          <w:lang w:eastAsia="en-PH"/>
        </w:rPr>
        <w:t xml:space="preserve"> </w:t>
      </w:r>
    </w:p>
    <w:p w14:paraId="209047FE" w14:textId="5D2E384F" w:rsidR="008F456D" w:rsidDel="006270B2" w:rsidRDefault="006E16C0">
      <w:pPr>
        <w:spacing w:after="0" w:line="480" w:lineRule="auto"/>
        <w:rPr>
          <w:del w:id="688" w:author="Jade Raposa [2]" w:date="2024-11-06T13:33:00Z" w16du:dateUtc="2024-11-06T05:33:00Z"/>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05CB852F">
            <wp:simplePos x="0" y="0"/>
            <wp:positionH relativeFrom="margin">
              <wp:posOffset>879631</wp:posOffset>
            </wp:positionH>
            <wp:positionV relativeFrom="paragraph">
              <wp:posOffset>340731</wp:posOffset>
            </wp:positionV>
            <wp:extent cx="4157345" cy="6245225"/>
            <wp:effectExtent l="0" t="0" r="0" b="3175"/>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57345" cy="6245225"/>
                    </a:xfrm>
                    <a:prstGeom prst="rect">
                      <a:avLst/>
                    </a:prstGeom>
                  </pic:spPr>
                </pic:pic>
              </a:graphicData>
            </a:graphic>
            <wp14:sizeRelH relativeFrom="margin">
              <wp14:pctWidth>0</wp14:pctWidth>
            </wp14:sizeRelH>
            <wp14:sizeRelV relativeFrom="margin">
              <wp14:pctHeight>0</wp14:pctHeight>
            </wp14:sizeRelV>
          </wp:anchor>
        </w:drawing>
      </w:r>
      <w:r w:rsidR="002B278F">
        <w:rPr>
          <w:rFonts w:ascii="Georgia" w:eastAsia="Times New Roman" w:hAnsi="Georgia" w:cs="Times New Roman"/>
          <w:i/>
          <w:iCs/>
          <w:color w:val="000000"/>
          <w:lang w:eastAsia="en-PH"/>
        </w:rPr>
        <w:t>Sequence Diagram</w:t>
      </w:r>
      <w:commentRangeEnd w:id="670"/>
      <w:r w:rsidR="002B278F">
        <w:rPr>
          <w:rStyle w:val="CommentReference"/>
        </w:rPr>
        <w:commentReference w:id="670"/>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0D1AEE22" w:rsidR="008F456D" w:rsidDel="008D221D" w:rsidRDefault="008D221D">
      <w:pPr>
        <w:spacing w:after="0" w:line="480" w:lineRule="auto"/>
        <w:rPr>
          <w:del w:id="689" w:author="Jade Raposa [2]" w:date="2024-11-06T13:36:00Z" w16du:dateUtc="2024-11-06T05:36:00Z"/>
          <w:rFonts w:ascii="Georgia" w:eastAsia="Times New Roman" w:hAnsi="Georgia" w:cs="Times New Roman"/>
          <w:color w:val="000000"/>
          <w:lang w:eastAsia="en-PH"/>
        </w:rPr>
      </w:pPr>
      <w:ins w:id="690" w:author="Jade Raposa [2]" w:date="2024-11-06T13:36:00Z" w16du:dateUtc="2024-11-06T05:36:00Z">
        <w:r w:rsidRPr="008D221D">
          <w:rPr>
            <w:rFonts w:ascii="Georgia" w:eastAsia="Times New Roman" w:hAnsi="Georgia" w:cs="Times New Roman"/>
            <w:color w:val="000000"/>
            <w:lang w:eastAsia="en-PH"/>
          </w:rPr>
          <w:lastRenderedPageBreak/>
          <w:t>Figure 3.4 shows how learners and educators interact with the Mentor-Shift system. Learners start by searching for subjects or courses and can request mentorship from educators. Once a mentorship request is accepted, learners can view their enrolled subjects, access study materials and activities, send messages to educators, download certificates, and check their reports and progress. Educators can accept or decline mentorship requests, add new subjects, post study materials and activities, upload certificates, and input reports and progress for their mentees.</w:t>
        </w:r>
      </w:ins>
      <w:del w:id="691" w:author="Jade Raposa [2]" w:date="2024-11-06T13:36:00Z" w16du:dateUtc="2024-11-06T05:36:00Z">
        <w:r w:rsidR="002B278F" w:rsidDel="008D221D">
          <w:rPr>
            <w:rFonts w:ascii="Georgia" w:eastAsia="Times New Roman" w:hAnsi="Georgia" w:cs="Times New Roman"/>
            <w:color w:val="000000"/>
            <w:lang w:eastAsia="en-PH"/>
          </w:rPr>
          <w:delTex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delText>
        </w:r>
      </w:del>
    </w:p>
    <w:p w14:paraId="6F6BD51F" w14:textId="77777777" w:rsidR="008D221D" w:rsidRDefault="008D221D" w:rsidP="008D221D">
      <w:pPr>
        <w:spacing w:after="0" w:line="480" w:lineRule="auto"/>
        <w:ind w:firstLine="720"/>
        <w:jc w:val="both"/>
        <w:rPr>
          <w:ins w:id="692" w:author="Jade Raposa [2]" w:date="2024-11-06T13:36:00Z" w16du:dateUtc="2024-11-06T05:36:00Z"/>
          <w:rFonts w:ascii="Georgia" w:eastAsia="Times New Roman" w:hAnsi="Georgia" w:cs="Times New Roman"/>
          <w:color w:val="000000"/>
          <w:lang w:eastAsia="en-PH"/>
        </w:rPr>
      </w:pPr>
    </w:p>
    <w:p w14:paraId="1F8B01D0" w14:textId="5A22761B" w:rsidR="008F456D" w:rsidDel="008D221D" w:rsidRDefault="002B278F" w:rsidP="008D221D">
      <w:pPr>
        <w:spacing w:before="240" w:after="0" w:line="480" w:lineRule="auto"/>
        <w:ind w:firstLine="720"/>
        <w:jc w:val="both"/>
        <w:rPr>
          <w:del w:id="693" w:author="Jade Raposa [2]" w:date="2024-11-06T13:36:00Z" w16du:dateUtc="2024-11-06T05:36:00Z"/>
          <w:rFonts w:ascii="Georgia" w:eastAsia="Times New Roman" w:hAnsi="Georgia" w:cs="Times New Roman"/>
          <w:color w:val="000000"/>
          <w:lang w:eastAsia="en-PH"/>
        </w:rPr>
        <w:pPrChange w:id="694" w:author="Jade Raposa [2]" w:date="2024-11-06T13:36:00Z" w16du:dateUtc="2024-11-06T05:36:00Z">
          <w:pPr>
            <w:spacing w:after="0" w:line="480" w:lineRule="auto"/>
            <w:ind w:firstLine="720"/>
            <w:jc w:val="both"/>
          </w:pPr>
        </w:pPrChange>
      </w:pPr>
      <w:del w:id="695" w:author="Jade Raposa [2]" w:date="2024-11-06T13:36:00Z" w16du:dateUtc="2024-11-06T05:36:00Z">
        <w:r w:rsidDel="008D221D">
          <w:rPr>
            <w:rFonts w:ascii="Georgia" w:eastAsia="Times New Roman" w:hAnsi="Georgia" w:cs="Times New Roman"/>
            <w:color w:val="000000"/>
            <w:lang w:eastAsia="en-PH"/>
          </w:rPr>
          <w:delTex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delText>
        </w:r>
      </w:del>
    </w:p>
    <w:p w14:paraId="21ED46CE" w14:textId="322E8C15" w:rsidR="008F456D" w:rsidDel="008D221D" w:rsidRDefault="002B278F" w:rsidP="008D221D">
      <w:pPr>
        <w:spacing w:before="240" w:after="0" w:line="480" w:lineRule="auto"/>
        <w:ind w:firstLine="720"/>
        <w:jc w:val="both"/>
        <w:rPr>
          <w:del w:id="696" w:author="Jade Raposa [2]" w:date="2024-11-06T13:36:00Z" w16du:dateUtc="2024-11-06T05:36:00Z"/>
          <w:rFonts w:ascii="Georgia" w:eastAsia="Times New Roman" w:hAnsi="Georgia" w:cs="Times New Roman"/>
          <w:color w:val="000000"/>
          <w:lang w:eastAsia="en-PH"/>
        </w:rPr>
        <w:pPrChange w:id="697" w:author="Jade Raposa [2]" w:date="2024-11-06T13:36:00Z" w16du:dateUtc="2024-11-06T05:36:00Z">
          <w:pPr>
            <w:spacing w:after="0" w:line="480" w:lineRule="auto"/>
            <w:ind w:firstLine="720"/>
            <w:jc w:val="both"/>
          </w:pPr>
        </w:pPrChange>
      </w:pPr>
      <w:del w:id="698" w:author="Jade Raposa [2]" w:date="2024-11-06T13:36:00Z" w16du:dateUtc="2024-11-06T05:36:00Z">
        <w:r w:rsidDel="008D221D">
          <w:rPr>
            <w:rFonts w:ascii="Georgia" w:eastAsia="Times New Roman" w:hAnsi="Georgia" w:cs="Times New Roman"/>
            <w:color w:val="000000"/>
            <w:lang w:eastAsia="en-PH"/>
          </w:rPr>
          <w:delText>The app facilitates certification by allowing educators to upload certificates for specific students who have successfully completed their tasks. Once a certificate is uploaded, students can view and download it, giving them tangible proof of their achievements and milestones.</w:delText>
        </w:r>
      </w:del>
    </w:p>
    <w:p w14:paraId="7D47BB13" w14:textId="0537F8B9" w:rsidR="008F456D" w:rsidDel="008D221D" w:rsidRDefault="002B278F" w:rsidP="008D221D">
      <w:pPr>
        <w:spacing w:before="240" w:after="0" w:line="480" w:lineRule="auto"/>
        <w:ind w:firstLine="720"/>
        <w:jc w:val="both"/>
        <w:rPr>
          <w:del w:id="699" w:author="Jade Raposa [2]" w:date="2024-11-06T13:36:00Z" w16du:dateUtc="2024-11-06T05:36:00Z"/>
          <w:rFonts w:ascii="Georgia" w:eastAsia="Times New Roman" w:hAnsi="Georgia" w:cs="Times New Roman"/>
          <w:color w:val="000000"/>
          <w:lang w:eastAsia="en-PH"/>
        </w:rPr>
        <w:pPrChange w:id="700" w:author="Jade Raposa [2]" w:date="2024-11-06T13:36:00Z" w16du:dateUtc="2024-11-06T05:36:00Z">
          <w:pPr>
            <w:spacing w:after="0" w:line="480" w:lineRule="auto"/>
            <w:ind w:firstLine="720"/>
            <w:jc w:val="both"/>
          </w:pPr>
        </w:pPrChange>
      </w:pPr>
      <w:del w:id="701" w:author="Jade Raposa [2]" w:date="2024-11-06T13:36:00Z" w16du:dateUtc="2024-11-06T05:36:00Z">
        <w:r w:rsidDel="008D221D">
          <w:rPr>
            <w:rFonts w:ascii="Georgia" w:eastAsia="Times New Roman" w:hAnsi="Georgia" w:cs="Times New Roman"/>
            <w:color w:val="000000"/>
            <w:lang w:eastAsia="en-PH"/>
          </w:rPr>
          <w:delTex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delText>
        </w:r>
      </w:del>
    </w:p>
    <w:p w14:paraId="005705E1" w14:textId="69BA5855" w:rsidR="008F456D" w:rsidDel="008D221D" w:rsidRDefault="002B278F" w:rsidP="008D221D">
      <w:pPr>
        <w:spacing w:before="240" w:after="0" w:line="480" w:lineRule="auto"/>
        <w:ind w:firstLine="720"/>
        <w:jc w:val="both"/>
        <w:rPr>
          <w:del w:id="702" w:author="Jade Raposa [2]" w:date="2024-11-06T13:36:00Z" w16du:dateUtc="2024-11-06T05:36:00Z"/>
          <w:rFonts w:ascii="Georgia" w:eastAsia="Times New Roman" w:hAnsi="Georgia" w:cs="Times New Roman"/>
          <w:color w:val="FF0000"/>
          <w:lang w:eastAsia="en-PH"/>
        </w:rPr>
        <w:pPrChange w:id="703" w:author="Jade Raposa [2]" w:date="2024-11-06T13:36:00Z" w16du:dateUtc="2024-11-06T05:36:00Z">
          <w:pPr>
            <w:spacing w:after="0" w:line="480" w:lineRule="auto"/>
            <w:ind w:firstLine="720"/>
            <w:jc w:val="both"/>
          </w:pPr>
        </w:pPrChange>
      </w:pPr>
      <w:del w:id="704" w:author="Jade Raposa [2]" w:date="2024-11-06T13:36:00Z" w16du:dateUtc="2024-11-06T05:36:00Z">
        <w:r w:rsidDel="008D221D">
          <w:rPr>
            <w:rFonts w:ascii="Georgia" w:eastAsia="Times New Roman" w:hAnsi="Georgia" w:cs="Times New Roman"/>
            <w:color w:val="000000"/>
            <w:lang w:eastAsia="en-PH"/>
          </w:rPr>
          <w:delText>This sequence diagram captures the critical interactions and features that make Mentor-Shift a dynamic tool for enhancing mentorship and education through streamlined processes and real-time collaboration between students and educators.</w:delText>
        </w:r>
      </w:del>
    </w:p>
    <w:p w14:paraId="156AA87A" w14:textId="2FC714A6" w:rsidR="008F456D" w:rsidDel="008D221D" w:rsidRDefault="008F456D" w:rsidP="008D221D">
      <w:pPr>
        <w:spacing w:before="240" w:after="0" w:line="480" w:lineRule="auto"/>
        <w:ind w:firstLine="720"/>
        <w:rPr>
          <w:del w:id="705" w:author="Jade Raposa [2]" w:date="2024-11-06T13:36:00Z" w16du:dateUtc="2024-11-06T05:36:00Z"/>
          <w:rFonts w:ascii="Georgia" w:eastAsia="Times New Roman" w:hAnsi="Georgia" w:cs="Times New Roman"/>
          <w:b/>
          <w:bCs/>
          <w:color w:val="000000"/>
          <w:lang w:eastAsia="en-PH"/>
        </w:rPr>
        <w:sectPr w:rsidR="008F456D" w:rsidDel="008D221D">
          <w:headerReference w:type="default" r:id="rId61"/>
          <w:headerReference w:type="first" r:id="rId62"/>
          <w:pgSz w:w="12240" w:h="15840"/>
          <w:pgMar w:top="1620" w:right="1440" w:bottom="1440" w:left="1440" w:header="708" w:footer="708" w:gutter="0"/>
          <w:pgNumType w:start="1"/>
          <w:cols w:space="708"/>
          <w:titlePg/>
          <w:docGrid w:linePitch="360"/>
        </w:sectPr>
        <w:pPrChange w:id="720" w:author="Jade Raposa [2]" w:date="2024-11-06T13:36:00Z" w16du:dateUtc="2024-11-06T05:36:00Z">
          <w:pPr>
            <w:spacing w:after="0" w:line="480" w:lineRule="auto"/>
          </w:pPr>
        </w:pPrChange>
      </w:pPr>
    </w:p>
    <w:p w14:paraId="44183611" w14:textId="77777777" w:rsidR="008F456D" w:rsidRDefault="002B278F" w:rsidP="008D221D">
      <w:pPr>
        <w:spacing w:before="240" w:after="0" w:line="480" w:lineRule="auto"/>
        <w:rPr>
          <w:rFonts w:ascii="Georgia" w:eastAsia="Times New Roman" w:hAnsi="Georgia" w:cs="Times New Roman"/>
          <w:color w:val="000000"/>
          <w:lang w:eastAsia="en-PH"/>
        </w:rPr>
        <w:pPrChange w:id="721" w:author="Jade Raposa [2]" w:date="2024-11-06T13:36:00Z" w16du:dateUtc="2024-11-06T05:36:00Z">
          <w:pPr>
            <w:spacing w:after="0" w:line="480" w:lineRule="auto"/>
          </w:pPr>
        </w:pPrChange>
      </w:pPr>
      <w:proofErr w:type="spellStart"/>
      <w:r>
        <w:rPr>
          <w:rFonts w:ascii="Georgia" w:eastAsia="Times New Roman" w:hAnsi="Georgia" w:cs="Times New Roman"/>
          <w:b/>
          <w:bCs/>
          <w:color w:val="000000"/>
          <w:lang w:eastAsia="en-PH"/>
        </w:rPr>
        <w:t>Figure</w:t>
      </w:r>
      <w:proofErr w:type="spellEnd"/>
      <w:r>
        <w:rPr>
          <w:rFonts w:ascii="Georgia" w:eastAsia="Times New Roman" w:hAnsi="Georgia" w:cs="Times New Roman"/>
          <w:b/>
          <w:bCs/>
          <w:color w:val="000000"/>
          <w:lang w:eastAsia="en-PH"/>
        </w:rPr>
        <w:t xml:space="preserv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722"/>
      <w:commentRangeStart w:id="723"/>
      <w:r>
        <w:rPr>
          <w:rFonts w:ascii="Georgia" w:eastAsia="Times New Roman" w:hAnsi="Georgia" w:cs="Times New Roman"/>
          <w:noProof/>
          <w:lang w:eastAsia="en-PH"/>
        </w:rPr>
        <w:drawing>
          <wp:inline distT="0" distB="0" distL="0" distR="0" wp14:anchorId="045A82EB" wp14:editId="7C3C480A">
            <wp:extent cx="5454557" cy="4666615"/>
            <wp:effectExtent l="0" t="0" r="0"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54557" cy="4666615"/>
                    </a:xfrm>
                    <a:prstGeom prst="rect">
                      <a:avLst/>
                    </a:prstGeom>
                  </pic:spPr>
                </pic:pic>
              </a:graphicData>
            </a:graphic>
          </wp:inline>
        </w:drawing>
      </w:r>
      <w:commentRangeEnd w:id="722"/>
      <w:r>
        <w:rPr>
          <w:rStyle w:val="CommentReference"/>
        </w:rPr>
        <w:commentReference w:id="722"/>
      </w:r>
      <w:commentRangeEnd w:id="723"/>
      <w:r w:rsidR="003B1D23">
        <w:rPr>
          <w:rStyle w:val="CommentReference"/>
        </w:rPr>
        <w:commentReference w:id="723"/>
      </w:r>
    </w:p>
    <w:p w14:paraId="2A835725" w14:textId="77777777" w:rsidR="008F456D" w:rsidRDefault="008F456D">
      <w:pPr>
        <w:spacing w:after="0" w:line="240" w:lineRule="auto"/>
        <w:rPr>
          <w:rFonts w:ascii="Georgia" w:eastAsia="Times New Roman" w:hAnsi="Georgia" w:cs="Times New Roman"/>
          <w:lang w:eastAsia="en-PH"/>
        </w:rPr>
      </w:pPr>
    </w:p>
    <w:p w14:paraId="6A8699B3" w14:textId="5638A31D" w:rsidR="008F456D" w:rsidRDefault="002B278F">
      <w:pPr>
        <w:spacing w:after="200" w:line="480" w:lineRule="auto"/>
        <w:jc w:val="both"/>
        <w:rPr>
          <w:del w:id="724"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ab/>
      </w:r>
      <w:ins w:id="725" w:author="Jade Raposa [2]" w:date="2024-11-05T22:52:00Z" w16du:dateUtc="2024-11-05T14:52:00Z">
        <w:r w:rsidR="00FB3913" w:rsidRPr="00FB3913">
          <w:rPr>
            <w:rFonts w:ascii="Georgia" w:eastAsia="Times New Roman" w:hAnsi="Georgia" w:cs="Times New Roman"/>
            <w:color w:val="000000"/>
            <w:lang w:eastAsia="en-PH"/>
          </w:rPr>
          <w:t>Figure 3.5</w:t>
        </w:r>
      </w:ins>
      <w:del w:id="726" w:author="Jade Raposa [2]" w:date="2024-11-05T22:52:00Z" w16du:dateUtc="2024-11-05T14:52:00Z">
        <w:r w:rsidDel="00FB3913">
          <w:rPr>
            <w:rFonts w:ascii="Georgia" w:eastAsia="Times New Roman" w:hAnsi="Georgia" w:cs="Times New Roman"/>
            <w:color w:val="000000"/>
            <w:lang w:eastAsia="en-PH"/>
          </w:rPr>
          <w:delText>The class diagram</w:delText>
        </w:r>
      </w:del>
      <w:r>
        <w:rPr>
          <w:rFonts w:ascii="Georgia" w:eastAsia="Times New Roman" w:hAnsi="Georgia" w:cs="Times New Roman"/>
          <w:color w:val="000000"/>
          <w:lang w:eastAsia="en-PH"/>
        </w:rPr>
        <w:t xml:space="preserve"> depicts the </w:t>
      </w:r>
      <w:ins w:id="727" w:author="Jade Raposa [2]" w:date="2024-11-05T22:54:00Z" w16du:dateUtc="2024-11-05T14:54:00Z">
        <w:r w:rsidR="00BB207C" w:rsidRPr="00BB207C">
          <w:rPr>
            <w:rFonts w:ascii="Georgia" w:eastAsia="Times New Roman" w:hAnsi="Georgia" w:cs="Times New Roman"/>
            <w:color w:val="000000"/>
            <w:lang w:eastAsia="en-PH"/>
          </w:rPr>
          <w:t xml:space="preserve">key elements of the Mentor-Shift system, including </w:t>
        </w:r>
      </w:ins>
      <w:ins w:id="728" w:author="Jade Raposa [2]" w:date="2024-11-05T22:56:00Z" w16du:dateUtc="2024-11-05T14:56:00Z">
        <w:r w:rsidR="003E64F3">
          <w:rPr>
            <w:rFonts w:ascii="Georgia" w:eastAsia="Times New Roman" w:hAnsi="Georgia" w:cs="Times New Roman"/>
            <w:color w:val="000000"/>
            <w:lang w:eastAsia="en-PH"/>
          </w:rPr>
          <w:t>m</w:t>
        </w:r>
      </w:ins>
      <w:ins w:id="729" w:author="Jade Raposa [2]" w:date="2024-11-05T22:54:00Z" w16du:dateUtc="2024-11-05T14:54:00Z">
        <w:r w:rsidR="00BB207C" w:rsidRPr="00BB207C">
          <w:rPr>
            <w:rFonts w:ascii="Georgia" w:eastAsia="Times New Roman" w:hAnsi="Georgia" w:cs="Times New Roman"/>
            <w:color w:val="000000"/>
            <w:lang w:eastAsia="en-PH"/>
          </w:rPr>
          <w:t xml:space="preserve">entee, </w:t>
        </w:r>
      </w:ins>
      <w:ins w:id="730" w:author="Jade Raposa [2]" w:date="2024-11-05T22:56:00Z" w16du:dateUtc="2024-11-05T14:56:00Z">
        <w:r w:rsidR="003E64F3">
          <w:rPr>
            <w:rFonts w:ascii="Georgia" w:eastAsia="Times New Roman" w:hAnsi="Georgia" w:cs="Times New Roman"/>
            <w:color w:val="000000"/>
            <w:lang w:eastAsia="en-PH"/>
          </w:rPr>
          <w:t>m</w:t>
        </w:r>
      </w:ins>
      <w:ins w:id="731" w:author="Jade Raposa [2]" w:date="2024-11-05T22:54:00Z" w16du:dateUtc="2024-11-05T14:54:00Z">
        <w:r w:rsidR="00BB207C" w:rsidRPr="00BB207C">
          <w:rPr>
            <w:rFonts w:ascii="Georgia" w:eastAsia="Times New Roman" w:hAnsi="Georgia" w:cs="Times New Roman"/>
            <w:color w:val="000000"/>
            <w:lang w:eastAsia="en-PH"/>
          </w:rPr>
          <w:t xml:space="preserve">entor, </w:t>
        </w:r>
        <w:r w:rsidR="00BB207C">
          <w:rPr>
            <w:rFonts w:ascii="Georgia" w:eastAsia="Times New Roman" w:hAnsi="Georgia" w:cs="Times New Roman"/>
            <w:color w:val="000000"/>
            <w:lang w:eastAsia="en-PH"/>
          </w:rPr>
          <w:t>m</w:t>
        </w:r>
        <w:r w:rsidR="00BB207C" w:rsidRPr="00BB207C">
          <w:rPr>
            <w:rFonts w:ascii="Georgia" w:eastAsia="Times New Roman" w:hAnsi="Georgia" w:cs="Times New Roman"/>
            <w:color w:val="000000"/>
            <w:lang w:eastAsia="en-PH"/>
          </w:rPr>
          <w:t>entor</w:t>
        </w:r>
        <w:r w:rsidR="00BB207C">
          <w:rPr>
            <w:rFonts w:ascii="Georgia" w:eastAsia="Times New Roman" w:hAnsi="Georgia" w:cs="Times New Roman"/>
            <w:color w:val="000000"/>
            <w:lang w:eastAsia="en-PH"/>
          </w:rPr>
          <w:t xml:space="preserve"> s</w:t>
        </w:r>
        <w:r w:rsidR="00BB207C" w:rsidRPr="00BB207C">
          <w:rPr>
            <w:rFonts w:ascii="Georgia" w:eastAsia="Times New Roman" w:hAnsi="Georgia" w:cs="Times New Roman"/>
            <w:color w:val="000000"/>
            <w:lang w:eastAsia="en-PH"/>
          </w:rPr>
          <w:t xml:space="preserve">ubject, </w:t>
        </w:r>
      </w:ins>
      <w:ins w:id="732" w:author="Jade Raposa [2]" w:date="2024-11-05T22:55:00Z" w16du:dateUtc="2024-11-05T14:55:00Z">
        <w:r w:rsidR="00BB207C">
          <w:rPr>
            <w:rFonts w:ascii="Georgia" w:eastAsia="Times New Roman" w:hAnsi="Georgia" w:cs="Times New Roman"/>
            <w:color w:val="000000"/>
            <w:lang w:eastAsia="en-PH"/>
          </w:rPr>
          <w:t>e</w:t>
        </w:r>
      </w:ins>
      <w:ins w:id="733" w:author="Jade Raposa [2]" w:date="2024-11-05T22:54:00Z" w16du:dateUtc="2024-11-05T14:54:00Z">
        <w:r w:rsidR="00BB207C" w:rsidRPr="00BB207C">
          <w:rPr>
            <w:rFonts w:ascii="Georgia" w:eastAsia="Times New Roman" w:hAnsi="Georgia" w:cs="Times New Roman"/>
            <w:color w:val="000000"/>
            <w:lang w:eastAsia="en-PH"/>
          </w:rPr>
          <w:t>nrolled</w:t>
        </w:r>
      </w:ins>
      <w:ins w:id="734" w:author="Jade Raposa [2]" w:date="2024-11-05T22:55:00Z" w16du:dateUtc="2024-11-05T14:55:00Z">
        <w:r w:rsidR="00BB207C">
          <w:rPr>
            <w:rFonts w:ascii="Georgia" w:eastAsia="Times New Roman" w:hAnsi="Georgia" w:cs="Times New Roman"/>
            <w:color w:val="000000"/>
            <w:lang w:eastAsia="en-PH"/>
          </w:rPr>
          <w:t xml:space="preserve"> m</w:t>
        </w:r>
      </w:ins>
      <w:ins w:id="735" w:author="Jade Raposa [2]" w:date="2024-11-05T22:54:00Z" w16du:dateUtc="2024-11-05T14:54:00Z">
        <w:r w:rsidR="00BB207C" w:rsidRPr="00BB207C">
          <w:rPr>
            <w:rFonts w:ascii="Georgia" w:eastAsia="Times New Roman" w:hAnsi="Georgia" w:cs="Times New Roman"/>
            <w:color w:val="000000"/>
            <w:lang w:eastAsia="en-PH"/>
          </w:rPr>
          <w:t>entor</w:t>
        </w:r>
      </w:ins>
      <w:ins w:id="736" w:author="Jade Raposa [2]" w:date="2024-11-05T22:55:00Z" w16du:dateUtc="2024-11-05T14:55:00Z">
        <w:r w:rsidR="00BB207C">
          <w:rPr>
            <w:rFonts w:ascii="Georgia" w:eastAsia="Times New Roman" w:hAnsi="Georgia" w:cs="Times New Roman"/>
            <w:color w:val="000000"/>
            <w:lang w:eastAsia="en-PH"/>
          </w:rPr>
          <w:t xml:space="preserve"> s</w:t>
        </w:r>
      </w:ins>
      <w:ins w:id="737" w:author="Jade Raposa [2]" w:date="2024-11-05T22:54:00Z" w16du:dateUtc="2024-11-05T14:54:00Z">
        <w:r w:rsidR="00BB207C" w:rsidRPr="00BB207C">
          <w:rPr>
            <w:rFonts w:ascii="Georgia" w:eastAsia="Times New Roman" w:hAnsi="Georgia" w:cs="Times New Roman"/>
            <w:color w:val="000000"/>
            <w:lang w:eastAsia="en-PH"/>
          </w:rPr>
          <w:t xml:space="preserve">ubject, </w:t>
        </w:r>
      </w:ins>
      <w:ins w:id="738" w:author="Jade Raposa [2]" w:date="2024-11-05T22:55:00Z" w16du:dateUtc="2024-11-05T14:55:00Z">
        <w:r w:rsidR="00BB207C">
          <w:rPr>
            <w:rFonts w:ascii="Georgia" w:eastAsia="Times New Roman" w:hAnsi="Georgia" w:cs="Times New Roman"/>
            <w:color w:val="000000"/>
            <w:lang w:eastAsia="en-PH"/>
          </w:rPr>
          <w:t>s</w:t>
        </w:r>
      </w:ins>
      <w:ins w:id="739" w:author="Jade Raposa [2]" w:date="2024-11-05T22:54:00Z" w16du:dateUtc="2024-11-05T14:54:00Z">
        <w:r w:rsidR="00BB207C" w:rsidRPr="00BB207C">
          <w:rPr>
            <w:rFonts w:ascii="Georgia" w:eastAsia="Times New Roman" w:hAnsi="Georgia" w:cs="Times New Roman"/>
            <w:color w:val="000000"/>
            <w:lang w:eastAsia="en-PH"/>
          </w:rPr>
          <w:t>ubject</w:t>
        </w:r>
      </w:ins>
      <w:ins w:id="740" w:author="Jade Raposa [2]" w:date="2024-11-05T22:55:00Z" w16du:dateUtc="2024-11-05T14:55:00Z">
        <w:r w:rsidR="00BB207C">
          <w:rPr>
            <w:rFonts w:ascii="Georgia" w:eastAsia="Times New Roman" w:hAnsi="Georgia" w:cs="Times New Roman"/>
            <w:color w:val="000000"/>
            <w:lang w:eastAsia="en-PH"/>
          </w:rPr>
          <w:t xml:space="preserve"> c</w:t>
        </w:r>
      </w:ins>
      <w:ins w:id="741" w:author="Jade Raposa [2]" w:date="2024-11-05T22:54:00Z" w16du:dateUtc="2024-11-05T14:54:00Z">
        <w:r w:rsidR="00BB207C" w:rsidRPr="00BB207C">
          <w:rPr>
            <w:rFonts w:ascii="Georgia" w:eastAsia="Times New Roman" w:hAnsi="Georgia" w:cs="Times New Roman"/>
            <w:color w:val="000000"/>
            <w:lang w:eastAsia="en-PH"/>
          </w:rPr>
          <w:t xml:space="preserve">lassroom, </w:t>
        </w:r>
      </w:ins>
      <w:ins w:id="742" w:author="Jade Raposa [2]" w:date="2024-11-05T22:55:00Z" w16du:dateUtc="2024-11-05T14:55:00Z">
        <w:r w:rsidR="00BB207C">
          <w:rPr>
            <w:rFonts w:ascii="Georgia" w:eastAsia="Times New Roman" w:hAnsi="Georgia" w:cs="Times New Roman"/>
            <w:color w:val="000000"/>
            <w:lang w:eastAsia="en-PH"/>
          </w:rPr>
          <w:t>l</w:t>
        </w:r>
      </w:ins>
      <w:ins w:id="743" w:author="Jade Raposa [2]" w:date="2024-11-05T22:54:00Z" w16du:dateUtc="2024-11-05T14:54:00Z">
        <w:r w:rsidR="00BB207C" w:rsidRPr="00BB207C">
          <w:rPr>
            <w:rFonts w:ascii="Georgia" w:eastAsia="Times New Roman" w:hAnsi="Georgia" w:cs="Times New Roman"/>
            <w:color w:val="000000"/>
            <w:lang w:eastAsia="en-PH"/>
          </w:rPr>
          <w:t xml:space="preserve">esson, </w:t>
        </w:r>
      </w:ins>
      <w:ins w:id="744" w:author="Jade Raposa [2]" w:date="2024-11-05T22:55:00Z" w16du:dateUtc="2024-11-05T14:55:00Z">
        <w:r w:rsidR="00BB207C">
          <w:rPr>
            <w:rFonts w:ascii="Georgia" w:eastAsia="Times New Roman" w:hAnsi="Georgia" w:cs="Times New Roman"/>
            <w:color w:val="000000"/>
            <w:lang w:eastAsia="en-PH"/>
          </w:rPr>
          <w:t>a</w:t>
        </w:r>
      </w:ins>
      <w:ins w:id="745" w:author="Jade Raposa [2]" w:date="2024-11-05T22:54:00Z" w16du:dateUtc="2024-11-05T14:54:00Z">
        <w:r w:rsidR="00BB207C" w:rsidRPr="00BB207C">
          <w:rPr>
            <w:rFonts w:ascii="Georgia" w:eastAsia="Times New Roman" w:hAnsi="Georgia" w:cs="Times New Roman"/>
            <w:color w:val="000000"/>
            <w:lang w:eastAsia="en-PH"/>
          </w:rPr>
          <w:t xml:space="preserve">ctivity, </w:t>
        </w:r>
      </w:ins>
      <w:ins w:id="746" w:author="Jade Raposa [2]" w:date="2024-11-05T22:55:00Z" w16du:dateUtc="2024-11-05T14:55:00Z">
        <w:r w:rsidR="00BB207C">
          <w:rPr>
            <w:rFonts w:ascii="Georgia" w:eastAsia="Times New Roman" w:hAnsi="Georgia" w:cs="Times New Roman"/>
            <w:color w:val="000000"/>
            <w:lang w:eastAsia="en-PH"/>
          </w:rPr>
          <w:t>s</w:t>
        </w:r>
      </w:ins>
      <w:ins w:id="747" w:author="Jade Raposa [2]" w:date="2024-11-05T22:54:00Z" w16du:dateUtc="2024-11-05T14:54:00Z">
        <w:r w:rsidR="00BB207C" w:rsidRPr="00BB207C">
          <w:rPr>
            <w:rFonts w:ascii="Georgia" w:eastAsia="Times New Roman" w:hAnsi="Georgia" w:cs="Times New Roman"/>
            <w:color w:val="000000"/>
            <w:lang w:eastAsia="en-PH"/>
          </w:rPr>
          <w:t xml:space="preserve">core, Certificate, Report, and Message. Mentees search for mentor subjects and request mentorship, which mentors can accept or decline. Approved mentees are recorded in </w:t>
        </w:r>
      </w:ins>
      <w:ins w:id="748" w:author="Jade Raposa [2]" w:date="2024-11-05T22:55:00Z" w16du:dateUtc="2024-11-05T14:55:00Z">
        <w:r w:rsidR="008B479B">
          <w:rPr>
            <w:rFonts w:ascii="Georgia" w:eastAsia="Times New Roman" w:hAnsi="Georgia" w:cs="Times New Roman"/>
            <w:color w:val="000000"/>
            <w:lang w:eastAsia="en-PH"/>
          </w:rPr>
          <w:t>e</w:t>
        </w:r>
      </w:ins>
      <w:ins w:id="749" w:author="Jade Raposa [2]" w:date="2024-11-05T22:54:00Z" w16du:dateUtc="2024-11-05T14:54:00Z">
        <w:r w:rsidR="00BB207C" w:rsidRPr="00BB207C">
          <w:rPr>
            <w:rFonts w:ascii="Georgia" w:eastAsia="Times New Roman" w:hAnsi="Georgia" w:cs="Times New Roman"/>
            <w:color w:val="000000"/>
            <w:lang w:eastAsia="en-PH"/>
          </w:rPr>
          <w:t>nrolled</w:t>
        </w:r>
      </w:ins>
      <w:ins w:id="750" w:author="Jade Raposa [2]" w:date="2024-11-05T22:55:00Z" w16du:dateUtc="2024-11-05T14:55:00Z">
        <w:r w:rsidR="008B479B">
          <w:rPr>
            <w:rFonts w:ascii="Georgia" w:eastAsia="Times New Roman" w:hAnsi="Georgia" w:cs="Times New Roman"/>
            <w:color w:val="000000"/>
            <w:lang w:eastAsia="en-PH"/>
          </w:rPr>
          <w:t xml:space="preserve"> m</w:t>
        </w:r>
      </w:ins>
      <w:ins w:id="751" w:author="Jade Raposa [2]" w:date="2024-11-05T22:54:00Z" w16du:dateUtc="2024-11-05T14:54:00Z">
        <w:r w:rsidR="00BB207C" w:rsidRPr="00BB207C">
          <w:rPr>
            <w:rFonts w:ascii="Georgia" w:eastAsia="Times New Roman" w:hAnsi="Georgia" w:cs="Times New Roman"/>
            <w:color w:val="000000"/>
            <w:lang w:eastAsia="en-PH"/>
          </w:rPr>
          <w:t>entor</w:t>
        </w:r>
      </w:ins>
      <w:ins w:id="752" w:author="Jade Raposa [2]" w:date="2024-11-05T22:55:00Z" w16du:dateUtc="2024-11-05T14:55:00Z">
        <w:r w:rsidR="008B479B">
          <w:rPr>
            <w:rFonts w:ascii="Georgia" w:eastAsia="Times New Roman" w:hAnsi="Georgia" w:cs="Times New Roman"/>
            <w:color w:val="000000"/>
            <w:lang w:eastAsia="en-PH"/>
          </w:rPr>
          <w:t xml:space="preserve"> s</w:t>
        </w:r>
      </w:ins>
      <w:ins w:id="753" w:author="Jade Raposa [2]" w:date="2024-11-05T22:54:00Z" w16du:dateUtc="2024-11-05T14:54:00Z">
        <w:r w:rsidR="00BB207C" w:rsidRPr="00BB207C">
          <w:rPr>
            <w:rFonts w:ascii="Georgia" w:eastAsia="Times New Roman" w:hAnsi="Georgia" w:cs="Times New Roman"/>
            <w:color w:val="000000"/>
            <w:lang w:eastAsia="en-PH"/>
          </w:rPr>
          <w:t xml:space="preserve">ubject. Each </w:t>
        </w:r>
      </w:ins>
      <w:ins w:id="754" w:author="Jade Raposa [2]" w:date="2024-11-05T22:56:00Z" w16du:dateUtc="2024-11-05T14:56:00Z">
        <w:r w:rsidR="008B479B">
          <w:rPr>
            <w:rFonts w:ascii="Georgia" w:eastAsia="Times New Roman" w:hAnsi="Georgia" w:cs="Times New Roman"/>
            <w:color w:val="000000"/>
            <w:lang w:eastAsia="en-PH"/>
          </w:rPr>
          <w:t>m</w:t>
        </w:r>
      </w:ins>
      <w:ins w:id="755" w:author="Jade Raposa [2]" w:date="2024-11-05T22:54:00Z" w16du:dateUtc="2024-11-05T14:54:00Z">
        <w:r w:rsidR="00BB207C" w:rsidRPr="00BB207C">
          <w:rPr>
            <w:rFonts w:ascii="Georgia" w:eastAsia="Times New Roman" w:hAnsi="Georgia" w:cs="Times New Roman"/>
            <w:color w:val="000000"/>
            <w:lang w:eastAsia="en-PH"/>
          </w:rPr>
          <w:t>entor</w:t>
        </w:r>
      </w:ins>
      <w:ins w:id="756" w:author="Jade Raposa [2]" w:date="2024-11-05T22:56:00Z" w16du:dateUtc="2024-11-05T14:56:00Z">
        <w:r w:rsidR="008B479B">
          <w:rPr>
            <w:rFonts w:ascii="Georgia" w:eastAsia="Times New Roman" w:hAnsi="Georgia" w:cs="Times New Roman"/>
            <w:color w:val="000000"/>
            <w:lang w:eastAsia="en-PH"/>
          </w:rPr>
          <w:t xml:space="preserve"> s</w:t>
        </w:r>
      </w:ins>
      <w:ins w:id="757" w:author="Jade Raposa [2]" w:date="2024-11-05T22:54:00Z" w16du:dateUtc="2024-11-05T14:54:00Z">
        <w:r w:rsidR="00BB207C" w:rsidRPr="00BB207C">
          <w:rPr>
            <w:rFonts w:ascii="Georgia" w:eastAsia="Times New Roman" w:hAnsi="Georgia" w:cs="Times New Roman"/>
            <w:color w:val="000000"/>
            <w:lang w:eastAsia="en-PH"/>
          </w:rPr>
          <w:t xml:space="preserve">ubject has a </w:t>
        </w:r>
      </w:ins>
      <w:ins w:id="758" w:author="Jade Raposa [2]" w:date="2024-11-05T22:56:00Z" w16du:dateUtc="2024-11-05T14:56:00Z">
        <w:r w:rsidR="008B479B">
          <w:rPr>
            <w:rFonts w:ascii="Georgia" w:eastAsia="Times New Roman" w:hAnsi="Georgia" w:cs="Times New Roman"/>
            <w:color w:val="000000"/>
            <w:lang w:eastAsia="en-PH"/>
          </w:rPr>
          <w:t>s</w:t>
        </w:r>
      </w:ins>
      <w:ins w:id="759" w:author="Jade Raposa [2]" w:date="2024-11-05T22:54:00Z" w16du:dateUtc="2024-11-05T14:54:00Z">
        <w:r w:rsidR="00BB207C" w:rsidRPr="00BB207C">
          <w:rPr>
            <w:rFonts w:ascii="Georgia" w:eastAsia="Times New Roman" w:hAnsi="Georgia" w:cs="Times New Roman"/>
            <w:color w:val="000000"/>
            <w:lang w:eastAsia="en-PH"/>
          </w:rPr>
          <w:t>ubject</w:t>
        </w:r>
      </w:ins>
      <w:ins w:id="760" w:author="Jade Raposa [2]" w:date="2024-11-05T22:56:00Z" w16du:dateUtc="2024-11-05T14:56:00Z">
        <w:r w:rsidR="008B479B">
          <w:rPr>
            <w:rFonts w:ascii="Georgia" w:eastAsia="Times New Roman" w:hAnsi="Georgia" w:cs="Times New Roman"/>
            <w:color w:val="000000"/>
            <w:lang w:eastAsia="en-PH"/>
          </w:rPr>
          <w:t xml:space="preserve"> c</w:t>
        </w:r>
      </w:ins>
      <w:ins w:id="761" w:author="Jade Raposa [2]" w:date="2024-11-05T22:54:00Z" w16du:dateUtc="2024-11-05T14:54:00Z">
        <w:r w:rsidR="00BB207C" w:rsidRPr="00BB207C">
          <w:rPr>
            <w:rFonts w:ascii="Georgia" w:eastAsia="Times New Roman" w:hAnsi="Georgia" w:cs="Times New Roman"/>
            <w:color w:val="000000"/>
            <w:lang w:eastAsia="en-PH"/>
          </w:rPr>
          <w:t>lassroom with tabs for Lesson, Activity, and Score. Lessons contain various content types, activities include quizzes and assignments, and scores track mentee progress. Certificates, linked to scores, include detailed reports. Messaging enables real-time communication between mentees and mentors.</w:t>
        </w:r>
      </w:ins>
      <w:del w:id="762" w:author="Jade Raposa [2]" w:date="2024-11-05T22:54:00Z" w16du:dateUtc="2024-11-05T14:54:00Z">
        <w:r w:rsidDel="00BB207C">
          <w:rPr>
            <w:rFonts w:ascii="Georgia" w:eastAsia="Times New Roman" w:hAnsi="Georgia" w:cs="Times New Roman"/>
            <w:color w:val="000000"/>
            <w:lang w:eastAsia="en-PH"/>
          </w:rPr>
          <w:delText>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delText>
        </w:r>
      </w:del>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763"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Del="00247150" w:rsidRDefault="002B278F">
      <w:pPr>
        <w:spacing w:after="0" w:line="480" w:lineRule="auto"/>
        <w:ind w:firstLine="720"/>
        <w:jc w:val="both"/>
        <w:rPr>
          <w:del w:id="764" w:author="Jade Raposa [2]" w:date="2024-11-06T13:43:00Z" w16du:dateUtc="2024-11-06T05:43:00Z"/>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w:t>
      </w:r>
      <w:r>
        <w:rPr>
          <w:rFonts w:ascii="Georgia" w:eastAsia="Times New Roman" w:hAnsi="Georgia" w:cs="Times New Roman"/>
          <w:lang w:eastAsia="en-PH"/>
        </w:rPr>
        <w:lastRenderedPageBreak/>
        <w:t>password ensures secure login. This table is crucial for organizing mentee profiles and facilitating personalized mentorship within the app.</w:t>
      </w:r>
    </w:p>
    <w:p w14:paraId="5A56F688" w14:textId="77777777" w:rsidR="008F456D" w:rsidRDefault="008F456D" w:rsidP="00247150">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rsidP="00247150">
      <w:pPr>
        <w:spacing w:before="240" w:after="0" w:line="480" w:lineRule="auto"/>
        <w:rPr>
          <w:rFonts w:ascii="Georgia" w:eastAsia="Times New Roman" w:hAnsi="Georgia" w:cs="Times New Roman"/>
          <w:b/>
          <w:bCs/>
          <w:color w:val="000000"/>
          <w:lang w:eastAsia="en-PH"/>
        </w:rPr>
        <w:pPrChange w:id="765" w:author="Jade Raposa [2]" w:date="2024-11-06T13:43:00Z" w16du:dateUtc="2024-11-06T05:43:00Z">
          <w:pPr>
            <w:spacing w:after="0" w:line="480" w:lineRule="auto"/>
          </w:pPr>
        </w:pPrChange>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5D0CDA38" w:rsidR="008F456D" w:rsidDel="00D24236" w:rsidRDefault="008F456D">
      <w:pPr>
        <w:spacing w:after="0" w:line="480" w:lineRule="auto"/>
        <w:ind w:firstLine="720"/>
        <w:jc w:val="both"/>
        <w:rPr>
          <w:del w:id="766" w:author="Jade Raposa [2]" w:date="2024-11-06T13:43:00Z" w16du:dateUtc="2024-11-06T05:43:00Z"/>
          <w:rFonts w:ascii="Georgia" w:eastAsia="Times New Roman" w:hAnsi="Georgia" w:cs="Times New Roman"/>
          <w:lang w:eastAsia="en-PH"/>
        </w:rPr>
        <w:sectPr w:rsidR="008F456D" w:rsidDel="00D24236">
          <w:headerReference w:type="default" r:id="rId64"/>
          <w:headerReference w:type="first" r:id="rId65"/>
          <w:pgSz w:w="12240" w:h="15840"/>
          <w:pgMar w:top="1440" w:right="1440" w:bottom="1440" w:left="1440" w:header="708" w:footer="708" w:gutter="0"/>
          <w:pgNumType w:start="1"/>
          <w:cols w:space="708"/>
          <w:titlePg/>
          <w:docGrid w:linePitch="360"/>
        </w:sectPr>
      </w:pPr>
    </w:p>
    <w:p w14:paraId="79810425" w14:textId="317487E3" w:rsidR="00825C1B" w:rsidRDefault="002B278F" w:rsidP="00825C1B">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del w:id="783" w:author="Jade Raposa [2]" w:date="2024-11-06T13:43:00Z" w16du:dateUtc="2024-11-06T05:43:00Z">
        <w:r w:rsidDel="00825C1B">
          <w:rPr>
            <w:rFonts w:ascii="Georgia" w:eastAsia="Times New Roman" w:hAnsi="Georgia" w:cs="Times New Roman"/>
            <w:lang w:eastAsia="en-PH"/>
          </w:rPr>
          <w:br/>
        </w:r>
      </w:del>
    </w:p>
    <w:p w14:paraId="5C9A3E6A" w14:textId="77777777" w:rsidR="008F456D" w:rsidRDefault="002B278F" w:rsidP="00825C1B">
      <w:pPr>
        <w:spacing w:before="240" w:after="0" w:line="480" w:lineRule="auto"/>
        <w:rPr>
          <w:rFonts w:ascii="Georgia" w:eastAsia="Times New Roman" w:hAnsi="Georgia" w:cs="Times New Roman"/>
          <w:b/>
          <w:bCs/>
          <w:color w:val="000000"/>
          <w:lang w:eastAsia="en-PH"/>
        </w:rPr>
        <w:pPrChange w:id="784" w:author="Jade Raposa [2]" w:date="2024-11-06T13:43:00Z" w16du:dateUtc="2024-11-06T05:43:00Z">
          <w:pPr>
            <w:spacing w:after="0" w:line="480" w:lineRule="auto"/>
          </w:pPr>
        </w:pPrChange>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047AB9" w:rsidR="008F456D" w:rsidRPr="00825C1B" w:rsidRDefault="002B278F" w:rsidP="00825C1B">
      <w:pPr>
        <w:spacing w:after="0" w:line="480" w:lineRule="auto"/>
        <w:ind w:firstLine="720"/>
        <w:jc w:val="both"/>
        <w:rPr>
          <w:rFonts w:ascii="Georgia" w:eastAsia="Times New Roman" w:hAnsi="Georgia" w:cs="Times New Roman"/>
          <w:lang w:eastAsia="en-PH"/>
          <w:rPrChange w:id="785" w:author="Jade Raposa [2]" w:date="2024-11-06T13:43:00Z" w16du:dateUtc="2024-11-06T05:43:00Z">
            <w:rPr>
              <w:rFonts w:ascii="Georgia" w:eastAsia="Times New Roman" w:hAnsi="Georgia" w:cs="Times New Roman"/>
              <w:color w:val="4472C4" w:themeColor="accent1"/>
              <w:lang w:eastAsia="en-PH"/>
            </w:rPr>
          </w:rPrChange>
        </w:rPr>
      </w:pPr>
      <w:r>
        <w:rPr>
          <w:rFonts w:ascii="Georgia" w:eastAsia="Times New Roman" w:hAnsi="Georgia" w:cs="Times New Roman"/>
          <w:lang w:eastAsia="en-PH"/>
        </w:rPr>
        <w:t xml:space="preserve">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w:t>
      </w:r>
      <w:r>
        <w:rPr>
          <w:rFonts w:ascii="Georgia" w:eastAsia="Times New Roman" w:hAnsi="Georgia" w:cs="Times New Roman"/>
          <w:lang w:eastAsia="en-PH"/>
        </w:rPr>
        <w:lastRenderedPageBreak/>
        <w:t>This table plays a crucial role in linking mentors with their respective subjects, facilitating organized and accessible mentoring sessions.</w:t>
      </w:r>
      <w:del w:id="786" w:author="Jade Raposa [2]" w:date="2024-11-06T13:43:00Z" w16du:dateUtc="2024-11-06T05:43:00Z">
        <w:r w:rsidDel="00825C1B">
          <w:rPr>
            <w:rFonts w:ascii="Georgia" w:eastAsia="Times New Roman" w:hAnsi="Georgia" w:cs="Times New Roman"/>
            <w:color w:val="4472C4" w:themeColor="accent1"/>
            <w:lang w:eastAsia="en-PH"/>
          </w:rPr>
          <w:br/>
        </w:r>
      </w:del>
    </w:p>
    <w:p w14:paraId="104A56E3" w14:textId="77777777" w:rsidR="008F456D" w:rsidRDefault="002B278F" w:rsidP="00825C1B">
      <w:pPr>
        <w:spacing w:before="240" w:after="0" w:line="480" w:lineRule="auto"/>
        <w:rPr>
          <w:rFonts w:ascii="Georgia" w:eastAsia="Times New Roman" w:hAnsi="Georgia" w:cs="Times New Roman"/>
          <w:b/>
          <w:bCs/>
          <w:color w:val="000000"/>
          <w:lang w:eastAsia="en-PH"/>
        </w:rPr>
        <w:pPrChange w:id="787"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Del="005A1F13" w:rsidRDefault="002B278F">
      <w:pPr>
        <w:spacing w:after="0" w:line="480" w:lineRule="auto"/>
        <w:ind w:firstLine="720"/>
        <w:jc w:val="both"/>
        <w:rPr>
          <w:del w:id="788"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rsidP="005A1F13">
      <w:pPr>
        <w:spacing w:after="0" w:line="480" w:lineRule="auto"/>
        <w:ind w:firstLine="720"/>
        <w:jc w:val="both"/>
        <w:rPr>
          <w:rFonts w:ascii="Georgia" w:eastAsia="Times New Roman" w:hAnsi="Georgia" w:cs="Times New Roman"/>
          <w:color w:val="4472C4" w:themeColor="accent1"/>
          <w:lang w:eastAsia="en-PH"/>
        </w:rPr>
        <w:pPrChange w:id="789" w:author="Jade Raposa [2]" w:date="2024-11-06T13:44:00Z" w16du:dateUtc="2024-11-06T05:44:00Z">
          <w:pPr>
            <w:spacing w:after="0" w:line="480" w:lineRule="auto"/>
            <w:jc w:val="both"/>
          </w:pPr>
        </w:pPrChange>
      </w:pPr>
    </w:p>
    <w:p w14:paraId="32A63EC6" w14:textId="77777777" w:rsidR="008F456D" w:rsidRDefault="002B278F" w:rsidP="005A1F13">
      <w:pPr>
        <w:spacing w:before="240" w:after="0" w:line="480" w:lineRule="auto"/>
        <w:rPr>
          <w:rFonts w:ascii="Georgia" w:eastAsia="Times New Roman" w:hAnsi="Georgia" w:cs="Times New Roman"/>
          <w:b/>
          <w:bCs/>
          <w:color w:val="000000"/>
          <w:lang w:eastAsia="en-PH"/>
        </w:rPr>
        <w:pPrChange w:id="790"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Del="002422C2" w:rsidRDefault="002B278F">
      <w:pPr>
        <w:spacing w:after="0" w:line="480" w:lineRule="auto"/>
        <w:ind w:firstLine="720"/>
        <w:jc w:val="both"/>
        <w:rPr>
          <w:del w:id="791"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w:t>
      </w:r>
      <w:r>
        <w:rPr>
          <w:rFonts w:ascii="Georgia" w:eastAsia="Times New Roman" w:hAnsi="Georgia" w:cs="Times New Roman"/>
          <w:lang w:eastAsia="en-PH"/>
        </w:rPr>
        <w:lastRenderedPageBreak/>
        <w:t>the certification process, ensuring that mentees receive proper recognition for their accomplishments.</w:t>
      </w:r>
    </w:p>
    <w:p w14:paraId="5B8CDEE6" w14:textId="77777777" w:rsidR="008F456D" w:rsidRDefault="008F456D" w:rsidP="002422C2">
      <w:pPr>
        <w:spacing w:after="0" w:line="480" w:lineRule="auto"/>
        <w:ind w:firstLine="720"/>
        <w:jc w:val="both"/>
        <w:rPr>
          <w:rFonts w:ascii="Georgia" w:eastAsia="Times New Roman" w:hAnsi="Georgia" w:cs="Times New Roman"/>
          <w:color w:val="4472C4" w:themeColor="accent1"/>
          <w:lang w:eastAsia="en-PH"/>
        </w:rPr>
        <w:pPrChange w:id="792" w:author="Jade Raposa [2]" w:date="2024-11-06T13:44:00Z" w16du:dateUtc="2024-11-06T05:44:00Z">
          <w:pPr>
            <w:spacing w:after="0" w:line="240" w:lineRule="auto"/>
            <w:jc w:val="both"/>
          </w:pPr>
        </w:pPrChange>
      </w:pPr>
    </w:p>
    <w:p w14:paraId="08AD9883" w14:textId="77777777" w:rsidR="008F456D" w:rsidRDefault="002B278F" w:rsidP="002422C2">
      <w:pPr>
        <w:spacing w:before="240" w:after="0" w:line="480" w:lineRule="auto"/>
        <w:rPr>
          <w:rFonts w:ascii="Georgia" w:eastAsia="Times New Roman" w:hAnsi="Georgia" w:cs="Times New Roman"/>
          <w:b/>
          <w:bCs/>
          <w:color w:val="000000"/>
          <w:lang w:eastAsia="en-PH"/>
        </w:rPr>
        <w:pPrChange w:id="793"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2ECC3455" w:rsidR="008F456D" w:rsidDel="002422C2" w:rsidRDefault="008F456D">
      <w:pPr>
        <w:spacing w:after="0" w:line="480" w:lineRule="auto"/>
        <w:ind w:firstLine="720"/>
        <w:rPr>
          <w:del w:id="794" w:author="Jade Raposa [2]" w:date="2024-11-06T13:44:00Z" w16du:dateUtc="2024-11-06T05:44:00Z"/>
          <w:rFonts w:ascii="Georgia" w:eastAsia="Times New Roman" w:hAnsi="Georgia" w:cs="Times New Roman"/>
          <w:lang w:eastAsia="en-PH"/>
        </w:rPr>
        <w:sectPr w:rsidR="008F456D" w:rsidDel="002422C2">
          <w:headerReference w:type="default" r:id="rId66"/>
          <w:headerReference w:type="first" r:id="rId67"/>
          <w:pgSz w:w="12240" w:h="15840"/>
          <w:pgMar w:top="1620" w:right="1440" w:bottom="1440" w:left="1440" w:header="708" w:footer="708" w:gutter="0"/>
          <w:pgNumType w:start="1"/>
          <w:cols w:space="708"/>
          <w:titlePg/>
          <w:docGrid w:linePitch="360"/>
        </w:sectPr>
      </w:pPr>
    </w:p>
    <w:p w14:paraId="74980E6A" w14:textId="77777777" w:rsidR="008F456D" w:rsidDel="00BE5D42" w:rsidRDefault="002B278F">
      <w:pPr>
        <w:spacing w:after="0" w:line="480" w:lineRule="auto"/>
        <w:ind w:firstLine="720"/>
        <w:rPr>
          <w:del w:id="809"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rsidP="00BE5D42">
      <w:pPr>
        <w:spacing w:after="0" w:line="480" w:lineRule="auto"/>
        <w:ind w:firstLine="720"/>
        <w:rPr>
          <w:rFonts w:ascii="Georgia" w:eastAsia="Times New Roman" w:hAnsi="Georgia" w:cs="Times New Roman"/>
          <w:color w:val="4472C4" w:themeColor="accent1"/>
          <w:lang w:eastAsia="en-PH"/>
        </w:rPr>
        <w:pPrChange w:id="810" w:author="Jade Raposa [2]" w:date="2024-11-06T13:44:00Z" w16du:dateUtc="2024-11-06T05:44:00Z">
          <w:pPr>
            <w:spacing w:after="0" w:line="480" w:lineRule="auto"/>
          </w:pPr>
        </w:pPrChange>
      </w:pPr>
    </w:p>
    <w:p w14:paraId="779D442C" w14:textId="77777777" w:rsidR="008F456D" w:rsidRDefault="002B278F" w:rsidP="00BE5D42">
      <w:pPr>
        <w:spacing w:before="240" w:after="0" w:line="480" w:lineRule="auto"/>
        <w:rPr>
          <w:rFonts w:ascii="Georgia" w:eastAsia="Times New Roman" w:hAnsi="Georgia" w:cs="Times New Roman"/>
          <w:b/>
          <w:bCs/>
          <w:color w:val="000000"/>
          <w:lang w:eastAsia="en-PH"/>
        </w:rPr>
        <w:pPrChange w:id="811"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Del="00FC3733" w:rsidRDefault="002B278F">
      <w:pPr>
        <w:spacing w:after="0" w:line="480" w:lineRule="auto"/>
        <w:ind w:firstLine="720"/>
        <w:rPr>
          <w:del w:id="812"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w:t>
      </w:r>
      <w:r>
        <w:rPr>
          <w:rFonts w:ascii="Georgia" w:eastAsia="Times New Roman" w:hAnsi="Georgia" w:cs="Times New Roman"/>
          <w:lang w:eastAsia="en-PH"/>
        </w:rPr>
        <w:lastRenderedPageBreak/>
        <w:t>Lastly, the status field indicates the current enrollment status of the student. This table is crucial for managing student enrollments and ensuring efficient tracking of academic participation.</w:t>
      </w:r>
    </w:p>
    <w:p w14:paraId="4ABF7B33" w14:textId="77777777" w:rsidR="008F456D" w:rsidDel="00FC3733" w:rsidRDefault="008F456D">
      <w:pPr>
        <w:spacing w:after="0" w:line="480" w:lineRule="auto"/>
        <w:rPr>
          <w:del w:id="813" w:author="Jade Raposa [2]" w:date="2024-11-06T13:44:00Z" w16du:dateUtc="2024-11-06T05:44:00Z"/>
          <w:rFonts w:ascii="Georgia" w:eastAsia="Times New Roman" w:hAnsi="Georgia" w:cs="Times New Roman"/>
          <w:b/>
          <w:bCs/>
          <w:color w:val="000000"/>
          <w:lang w:eastAsia="en-PH"/>
        </w:rPr>
      </w:pPr>
    </w:p>
    <w:p w14:paraId="503BF740" w14:textId="77777777" w:rsidR="008F456D" w:rsidDel="00FC3733" w:rsidRDefault="008F456D">
      <w:pPr>
        <w:spacing w:after="0" w:line="480" w:lineRule="auto"/>
        <w:rPr>
          <w:del w:id="814" w:author="Jade Raposa [2]" w:date="2024-11-06T13:44:00Z" w16du:dateUtc="2024-11-06T05:44:00Z"/>
          <w:rFonts w:ascii="Georgia" w:eastAsia="Times New Roman" w:hAnsi="Georgia" w:cs="Times New Roman"/>
          <w:b/>
          <w:bCs/>
          <w:color w:val="000000"/>
          <w:lang w:eastAsia="en-PH"/>
        </w:rPr>
      </w:pPr>
    </w:p>
    <w:p w14:paraId="54A6BD71" w14:textId="77777777" w:rsidR="008F456D" w:rsidDel="00FC3733" w:rsidRDefault="008F456D">
      <w:pPr>
        <w:spacing w:after="0" w:line="480" w:lineRule="auto"/>
        <w:rPr>
          <w:del w:id="815" w:author="Jade Raposa [2]" w:date="2024-11-06T13:44:00Z" w16du:dateUtc="2024-11-06T05:44:00Z"/>
          <w:rFonts w:ascii="Georgia" w:eastAsia="Times New Roman" w:hAnsi="Georgia" w:cs="Times New Roman"/>
          <w:b/>
          <w:bCs/>
          <w:color w:val="000000"/>
          <w:lang w:eastAsia="en-PH"/>
        </w:rPr>
      </w:pPr>
    </w:p>
    <w:p w14:paraId="7338541A" w14:textId="77777777" w:rsidR="008F456D" w:rsidDel="00FC3733" w:rsidRDefault="008F456D">
      <w:pPr>
        <w:spacing w:after="0" w:line="480" w:lineRule="auto"/>
        <w:rPr>
          <w:del w:id="816" w:author="Jade Raposa [2]" w:date="2024-11-06T13:44:00Z" w16du:dateUtc="2024-11-06T05:44:00Z"/>
          <w:rFonts w:ascii="Georgia" w:eastAsia="Times New Roman" w:hAnsi="Georgia" w:cs="Times New Roman"/>
          <w:b/>
          <w:bCs/>
          <w:color w:val="000000"/>
          <w:lang w:eastAsia="en-PH"/>
        </w:rPr>
      </w:pPr>
    </w:p>
    <w:p w14:paraId="2A59E481" w14:textId="77777777" w:rsidR="008F456D" w:rsidRDefault="008F456D" w:rsidP="00FC3733">
      <w:pPr>
        <w:spacing w:after="0" w:line="480" w:lineRule="auto"/>
        <w:ind w:firstLine="720"/>
        <w:rPr>
          <w:rFonts w:ascii="Georgia" w:eastAsia="Times New Roman" w:hAnsi="Georgia" w:cs="Times New Roman"/>
          <w:b/>
          <w:bCs/>
          <w:color w:val="000000"/>
          <w:lang w:eastAsia="en-PH"/>
        </w:rPr>
        <w:pPrChange w:id="817" w:author="Jade Raposa [2]" w:date="2024-11-06T13:44:00Z" w16du:dateUtc="2024-11-06T05:44:00Z">
          <w:pPr>
            <w:spacing w:after="0" w:line="480" w:lineRule="auto"/>
          </w:pPr>
        </w:pPrChange>
      </w:pPr>
    </w:p>
    <w:p w14:paraId="3970680D" w14:textId="77777777" w:rsidR="008F456D" w:rsidRDefault="002B278F" w:rsidP="00FC3733">
      <w:pPr>
        <w:spacing w:before="240" w:after="0" w:line="480" w:lineRule="auto"/>
        <w:rPr>
          <w:rFonts w:ascii="Georgia" w:eastAsia="Times New Roman" w:hAnsi="Georgia" w:cs="Times New Roman"/>
          <w:b/>
          <w:bCs/>
          <w:color w:val="000000"/>
          <w:lang w:eastAsia="en-PH"/>
        </w:rPr>
        <w:pPrChange w:id="818"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Del="00074EFF" w:rsidRDefault="002B278F">
      <w:pPr>
        <w:spacing w:after="0" w:line="480" w:lineRule="auto"/>
        <w:ind w:firstLine="720"/>
        <w:jc w:val="both"/>
        <w:rPr>
          <w:del w:id="819"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rsidP="00074EFF">
      <w:pPr>
        <w:spacing w:after="0" w:line="480" w:lineRule="auto"/>
        <w:ind w:firstLine="720"/>
        <w:jc w:val="both"/>
        <w:rPr>
          <w:rFonts w:ascii="Georgia" w:eastAsia="Times New Roman" w:hAnsi="Georgia" w:cs="Times New Roman"/>
          <w:color w:val="4472C4" w:themeColor="accent1"/>
          <w:lang w:eastAsia="en-PH"/>
        </w:rPr>
        <w:pPrChange w:id="820" w:author="Jade Raposa [2]" w:date="2024-11-06T13:44:00Z" w16du:dateUtc="2024-11-06T05:44:00Z">
          <w:pPr>
            <w:spacing w:after="0" w:line="480" w:lineRule="auto"/>
            <w:jc w:val="both"/>
          </w:pPr>
        </w:pPrChange>
      </w:pPr>
    </w:p>
    <w:p w14:paraId="2A3FD8DA" w14:textId="77777777" w:rsidR="008F456D" w:rsidRDefault="002B278F" w:rsidP="00074EFF">
      <w:pPr>
        <w:spacing w:before="240" w:after="0" w:line="480" w:lineRule="auto"/>
        <w:rPr>
          <w:rFonts w:ascii="Georgia" w:eastAsia="Times New Roman" w:hAnsi="Georgia" w:cs="Times New Roman"/>
          <w:b/>
          <w:bCs/>
          <w:color w:val="000000"/>
          <w:lang w:eastAsia="en-PH"/>
        </w:rPr>
        <w:pPrChange w:id="821"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3569D756" w:rsidR="008F456D" w:rsidDel="005A0E0D" w:rsidRDefault="002B278F" w:rsidP="00025C1A">
      <w:pPr>
        <w:spacing w:after="0" w:line="480" w:lineRule="auto"/>
        <w:ind w:firstLine="720"/>
        <w:jc w:val="both"/>
        <w:rPr>
          <w:del w:id="822" w:author="Jade Raposa [2]" w:date="2024-11-06T13:45:00Z" w16du:dateUtc="2024-11-06T05:45:00Z"/>
          <w:rFonts w:ascii="Georgia" w:eastAsia="Times New Roman" w:hAnsi="Georgia" w:cs="Times New Roman"/>
          <w:lang w:eastAsia="en-PH"/>
        </w:rPr>
        <w:sectPr w:rsidR="008F456D" w:rsidDel="005A0E0D">
          <w:headerReference w:type="default" r:id="rId68"/>
          <w:headerReference w:type="first" r:id="rId69"/>
          <w:pgSz w:w="12240" w:h="15840"/>
          <w:pgMar w:top="1530" w:right="1440" w:bottom="1440" w:left="1440" w:header="708" w:footer="708" w:gutter="0"/>
          <w:pgNumType w:start="1"/>
          <w:cols w:space="708"/>
          <w:titlePg/>
          <w:docGrid w:linePitch="360"/>
        </w:sectPr>
        <w:pPrChange w:id="837" w:author="Jade Raposa [2]" w:date="2024-11-06T13:45:00Z" w16du:dateUtc="2024-11-06T05:45:00Z">
          <w:pPr>
            <w:spacing w:after="0" w:line="480" w:lineRule="auto"/>
            <w:ind w:firstLine="720"/>
          </w:pPr>
        </w:pPrChange>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w:t>
      </w:r>
      <w:r>
        <w:rPr>
          <w:rFonts w:ascii="Georgia" w:eastAsia="Times New Roman" w:hAnsi="Georgia" w:cs="Times New Roman"/>
          <w:lang w:eastAsia="en-PH"/>
        </w:rPr>
        <w:lastRenderedPageBreak/>
        <w:t xml:space="preserve">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w:t>
      </w:r>
      <w:ins w:id="838" w:author="Jade Raposa [2]" w:date="2024-11-06T13:45:00Z" w16du:dateUtc="2024-11-06T05:45:00Z">
        <w:r w:rsidR="00025C1A">
          <w:rPr>
            <w:rFonts w:ascii="Georgia" w:eastAsia="Times New Roman" w:hAnsi="Georgia" w:cs="Times New Roman"/>
            <w:lang w:eastAsia="en-PH"/>
          </w:rPr>
          <w:t xml:space="preserve"> </w:t>
        </w:r>
      </w:ins>
      <w:del w:id="839" w:author="Jade Raposa [2]" w:date="2024-11-06T13:45:00Z" w16du:dateUtc="2024-11-06T05:45:00Z">
        <w:r w:rsidDel="00025C1A">
          <w:rPr>
            <w:rFonts w:ascii="Georgia" w:eastAsia="Times New Roman" w:hAnsi="Georgia" w:cs="Times New Roman"/>
            <w:lang w:eastAsia="en-PH"/>
          </w:rPr>
          <w:delText xml:space="preserve"> </w:delText>
        </w:r>
      </w:del>
    </w:p>
    <w:p w14:paraId="3A3A9378" w14:textId="77777777" w:rsidR="008F456D" w:rsidDel="00B32F40" w:rsidRDefault="002B278F" w:rsidP="00025C1A">
      <w:pPr>
        <w:spacing w:after="0" w:line="480" w:lineRule="auto"/>
        <w:ind w:firstLine="720"/>
        <w:jc w:val="both"/>
        <w:rPr>
          <w:del w:id="840" w:author="Jade Raposa [2]" w:date="2024-11-06T13:45:00Z" w16du:dateUtc="2024-11-06T05:45:00Z"/>
          <w:rFonts w:ascii="Georgia" w:eastAsia="Times New Roman" w:hAnsi="Georgia" w:cs="Times New Roman"/>
          <w:lang w:eastAsia="en-PH"/>
        </w:rPr>
        <w:pPrChange w:id="841" w:author="Jade Raposa [2]" w:date="2024-11-06T13:45:00Z" w16du:dateUtc="2024-11-06T05:45:00Z">
          <w:pPr>
            <w:spacing w:after="0" w:line="480" w:lineRule="auto"/>
            <w:ind w:firstLine="720"/>
          </w:pPr>
        </w:pPrChange>
      </w:pPr>
      <w:r>
        <w:rPr>
          <w:rFonts w:ascii="Georgia" w:eastAsia="Times New Roman" w:hAnsi="Georgia" w:cs="Times New Roman"/>
          <w:lang w:eastAsia="en-PH"/>
        </w:rPr>
        <w:t>interactions between mentors and mentees, enhancing collaboration and support throughout the learning journey.</w:t>
      </w:r>
    </w:p>
    <w:p w14:paraId="10D73279" w14:textId="77777777" w:rsidR="008F456D" w:rsidRDefault="008F456D" w:rsidP="00B32F40">
      <w:pPr>
        <w:spacing w:after="0" w:line="480" w:lineRule="auto"/>
        <w:ind w:firstLine="720"/>
        <w:jc w:val="both"/>
        <w:rPr>
          <w:rFonts w:ascii="Georgia" w:eastAsia="Times New Roman" w:hAnsi="Georgia" w:cs="Times New Roman"/>
          <w:color w:val="4472C4" w:themeColor="accent1"/>
          <w:lang w:eastAsia="en-PH"/>
        </w:rPr>
        <w:pPrChange w:id="842" w:author="Jade Raposa [2]" w:date="2024-11-06T13:45:00Z" w16du:dateUtc="2024-11-06T05:45:00Z">
          <w:pPr>
            <w:spacing w:after="0" w:line="480" w:lineRule="auto"/>
          </w:pPr>
        </w:pPrChange>
      </w:pPr>
    </w:p>
    <w:p w14:paraId="3CB4FBC4" w14:textId="77777777" w:rsidR="008F456D" w:rsidRDefault="002B278F" w:rsidP="00B32F40">
      <w:pPr>
        <w:spacing w:before="240" w:after="0" w:line="480" w:lineRule="auto"/>
        <w:rPr>
          <w:rFonts w:ascii="Georgia" w:eastAsia="Times New Roman" w:hAnsi="Georgia" w:cs="Times New Roman"/>
          <w:b/>
          <w:bCs/>
          <w:color w:val="000000"/>
          <w:lang w:eastAsia="en-PH"/>
        </w:rPr>
        <w:pPrChange w:id="843" w:author="Jade Raposa [2]" w:date="2024-11-06T13:45:00Z" w16du:dateUtc="2024-11-06T05:45:00Z">
          <w:pPr>
            <w:spacing w:after="0" w:line="480" w:lineRule="auto"/>
          </w:pPr>
        </w:pPrChange>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844" w:author="Jade Raposa" w:date="2024-10-16T22:47:00Z">
              <w:r>
                <w:rPr>
                  <w:rFonts w:ascii="Georgia" w:eastAsia="Georgia" w:hAnsi="Georgia" w:cs="Georgia"/>
                </w:rPr>
                <w:delText>quiz_title</w:delText>
              </w:r>
            </w:del>
            <w:ins w:id="845" w:author="Jade Raposa" w:date="2024-10-16T22:47:00Z">
              <w:r>
                <w:rPr>
                  <w:rFonts w:ascii="Georgia" w:eastAsia="Georgia" w:hAnsi="Georgia" w:cs="Georgia"/>
                </w:rPr>
                <w:t>quiz</w:t>
              </w:r>
            </w:ins>
            <w:ins w:id="846" w:author="Jade Raposa" w:date="2024-10-16T22:48:00Z">
              <w:r>
                <w:rPr>
                  <w:rFonts w:ascii="Georgia" w:eastAsia="Georgia" w:hAnsi="Georgia" w:cs="Georgia"/>
                </w:rPr>
                <w:t>-</w:t>
              </w:r>
            </w:ins>
            <w:ins w:id="847"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848" w:author="Jade Raposa" w:date="2024-10-16T22:47:00Z">
        <w:r>
          <w:rPr>
            <w:rFonts w:ascii="Georgia" w:eastAsia="Times New Roman" w:hAnsi="Georgia" w:cs="Times New Roman"/>
            <w:lang w:eastAsia="en-PH"/>
          </w:rPr>
          <w:delText>quiz_title</w:delText>
        </w:r>
      </w:del>
      <w:ins w:id="849"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Hardware requirements play a crucial role in determining the infrastructure needed to support its functionality and performance. These requirements encompass the server 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70"/>
          <w:headerReference w:type="first" r:id="rId71"/>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Del="002E6E9A" w:rsidRDefault="002B278F">
      <w:pPr>
        <w:spacing w:after="0" w:line="480" w:lineRule="auto"/>
        <w:jc w:val="both"/>
        <w:rPr>
          <w:del w:id="867" w:author="Jade Raposa [2]" w:date="2024-11-05T23:12:00Z" w16du:dateUtc="2024-11-05T15:12:00Z"/>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jc w:val="both"/>
        <w:rPr>
          <w:rFonts w:ascii="Georgia" w:eastAsia="Times New Roman" w:hAnsi="Georgia" w:cs="Times New Roman"/>
          <w:b/>
          <w:bCs/>
          <w:color w:val="000000"/>
          <w:lang w:eastAsia="en-PH"/>
        </w:rPr>
        <w:pPrChange w:id="868" w:author="Jade Raposa [2]" w:date="2024-11-05T23:12:00Z" w16du:dateUtc="2024-11-05T15:12:00Z">
          <w:pPr>
            <w:spacing w:after="0" w:line="480" w:lineRule="auto"/>
          </w:pPr>
        </w:pPrChange>
      </w:pPr>
    </w:p>
    <w:p w14:paraId="5DF4F145" w14:textId="77777777" w:rsidR="008F456D" w:rsidRDefault="002B278F">
      <w:pPr>
        <w:spacing w:after="0" w:line="480" w:lineRule="auto"/>
        <w:rPr>
          <w:rFonts w:ascii="Georgia" w:eastAsia="Times New Roman" w:hAnsi="Georgia" w:cs="Times New Roman"/>
          <w:color w:val="000000"/>
          <w:lang w:eastAsia="en-PH"/>
        </w:rPr>
        <w:pPrChange w:id="869" w:author="Jade Raposa [2]" w:date="2024-11-05T23:12:00Z" w16du:dateUtc="2024-11-05T15:12:00Z">
          <w:pPr>
            <w:spacing w:after="0" w:line="240" w:lineRule="auto"/>
          </w:pPr>
        </w:pPrChange>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480" w:lineRule="auto"/>
        <w:rPr>
          <w:rFonts w:ascii="Georgia" w:eastAsia="Times New Roman" w:hAnsi="Georgia" w:cs="Times New Roman"/>
          <w:i/>
          <w:iCs/>
          <w:color w:val="000000"/>
          <w:lang w:eastAsia="en-PH"/>
        </w:rPr>
        <w:pPrChange w:id="870" w:author="Jade Raposa [2]" w:date="2024-11-05T23:12:00Z" w16du:dateUtc="2024-11-05T15:12:00Z">
          <w:pPr>
            <w:spacing w:after="0" w:line="240" w:lineRule="auto"/>
          </w:pPr>
        </w:pPrChange>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2"/>
          <w:headerReference w:type="first" r:id="rId7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753D7148" w14:textId="77777777" w:rsidR="002E6E9A" w:rsidRDefault="002E6E9A">
      <w:pPr>
        <w:spacing w:after="0" w:line="240" w:lineRule="auto"/>
        <w:rPr>
          <w:ins w:id="887" w:author="Jade Raposa [2]" w:date="2024-11-05T23:12:00Z" w16du:dateUtc="2024-11-05T15:12:00Z"/>
          <w:rFonts w:ascii="Georgia" w:eastAsia="Times New Roman" w:hAnsi="Georgia" w:cs="Times New Roman"/>
          <w:b/>
          <w:bCs/>
          <w:color w:val="000000"/>
          <w:lang w:eastAsia="en-PH"/>
        </w:rPr>
      </w:pPr>
      <w:ins w:id="888" w:author="Jade Raposa [2]" w:date="2024-11-05T23:12:00Z" w16du:dateUtc="2024-11-05T15:12:00Z">
        <w:r>
          <w:rPr>
            <w:rFonts w:ascii="Georgia" w:eastAsia="Times New Roman" w:hAnsi="Georgia" w:cs="Times New Roman"/>
            <w:b/>
            <w:bCs/>
            <w:color w:val="000000"/>
            <w:lang w:eastAsia="en-PH"/>
          </w:rPr>
          <w:br w:type="page"/>
        </w:r>
      </w:ins>
    </w:p>
    <w:p w14:paraId="6FAF6019" w14:textId="4A7E9596" w:rsidR="008F456D" w:rsidRDefault="002B278F">
      <w:pPr>
        <w:spacing w:after="0" w:line="480" w:lineRule="auto"/>
        <w:rPr>
          <w:rFonts w:ascii="Georgia" w:eastAsia="Times New Roman" w:hAnsi="Georgia" w:cs="Times New Roman"/>
          <w:color w:val="000000"/>
          <w:lang w:eastAsia="en-PH"/>
        </w:rPr>
        <w:pPrChange w:id="889" w:author="Jade Raposa [2]" w:date="2024-11-05T23:12:00Z" w16du:dateUtc="2024-11-05T15:12:00Z">
          <w:pPr>
            <w:spacing w:after="0" w:line="240" w:lineRule="auto"/>
          </w:pPr>
        </w:pPrChange>
      </w:pPr>
      <w:r>
        <w:rPr>
          <w:rFonts w:ascii="Georgia" w:eastAsia="Times New Roman" w:hAnsi="Georgia" w:cs="Times New Roman"/>
          <w:b/>
          <w:bCs/>
          <w:color w:val="000000"/>
          <w:lang w:eastAsia="en-PH"/>
        </w:rPr>
        <w:lastRenderedPageBreak/>
        <w:t>Table 3.14</w:t>
      </w:r>
    </w:p>
    <w:p w14:paraId="62254893" w14:textId="77777777" w:rsidR="008F456D" w:rsidRDefault="002B278F">
      <w:pPr>
        <w:spacing w:after="0" w:line="480" w:lineRule="auto"/>
        <w:rPr>
          <w:rFonts w:ascii="Georgia" w:eastAsia="Times New Roman" w:hAnsi="Georgia" w:cs="Times New Roman"/>
          <w:i/>
          <w:iCs/>
          <w:lang w:eastAsia="en-PH"/>
        </w:rPr>
        <w:pPrChange w:id="890" w:author="Jade Raposa [2]" w:date="2024-11-05T23:12:00Z" w16du:dateUtc="2024-11-05T15:12:00Z">
          <w:pPr>
            <w:spacing w:after="0" w:line="240" w:lineRule="auto"/>
          </w:pPr>
        </w:pPrChange>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4"/>
          <w:headerReference w:type="first" r:id="rId75"/>
          <w:footerReference w:type="first" r:id="rId76"/>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77"/>
          <w:headerReference w:type="first" r:id="rId78"/>
          <w:footerReference w:type="first" r:id="rId79"/>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80"/>
          <w:headerReference w:type="first" r:id="rId8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935" w:author="Jade Raposa" w:date="2024-10-17T00:20:00Z"/>
          <w:rFonts w:ascii="Georgia" w:eastAsia="Times New Roman" w:hAnsi="Georgia" w:cs="Times New Roman"/>
          <w:color w:val="434343"/>
          <w:lang w:eastAsia="en-PH"/>
        </w:rPr>
        <w:sectPr w:rsidR="008F456D">
          <w:headerReference w:type="default" r:id="rId83"/>
          <w:headerReference w:type="first" r:id="rId8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952" w:author="Jade Raposa" w:date="2024-10-17T00:20:00Z"/>
          <w:rFonts w:ascii="Georgia" w:eastAsia="Times New Roman" w:hAnsi="Georgia" w:cs="Times New Roman"/>
          <w:color w:val="434343"/>
          <w:lang w:eastAsia="en-PH"/>
        </w:rPr>
      </w:pPr>
      <w:del w:id="953"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959"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960"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961"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962" w:author="Jade Raposa" w:date="2024-10-15T01:53:00Z"/>
          <w:rFonts w:ascii="Georgia" w:eastAsia="Georgia" w:hAnsi="Georgia" w:cs="Georgia"/>
        </w:rPr>
      </w:pPr>
      <w:del w:id="963" w:author="Jade Raposa" w:date="2024-10-15T01:53:00Z">
        <w:r>
          <w:rPr>
            <w:rFonts w:ascii="Georgia" w:eastAsia="Georgia" w:hAnsi="Georgia" w:cs="Georgia"/>
            <w:rPrChange w:id="964" w:author="Jade Raposa" w:date="2024-10-15T01:53:00Z">
              <w:rPr/>
            </w:rPrChange>
          </w:rPr>
          <w:delText>1.</w:delText>
        </w:r>
        <w:r>
          <w:rPr>
            <w:rFonts w:ascii="Georgia" w:eastAsia="Georgia" w:hAnsi="Georgia" w:cs="Georgia"/>
            <w:rPrChange w:id="965" w:author="Jade Raposa" w:date="2024-10-15T01:53:00Z">
              <w:rPr/>
            </w:rPrChange>
          </w:rPr>
          <w:tab/>
        </w:r>
      </w:del>
      <w:r>
        <w:rPr>
          <w:rFonts w:ascii="Georgia" w:eastAsia="Georgia" w:hAnsi="Georgia" w:cs="Georgia"/>
          <w:rPrChange w:id="966"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967"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968"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w:t>
      </w:r>
      <w:proofErr w:type="gramStart"/>
      <w:r w:rsidR="00DB68AE" w:rsidRPr="00DB68AE">
        <w:rPr>
          <w:rFonts w:ascii="Georgia" w:eastAsia="Georgia" w:hAnsi="Georgia" w:cs="Georgia"/>
        </w:rPr>
        <w:t>particular academic</w:t>
      </w:r>
      <w:proofErr w:type="gramEnd"/>
      <w:r w:rsidR="00DB68AE" w:rsidRPr="00DB68AE">
        <w:rPr>
          <w:rFonts w:ascii="Georgia" w:eastAsia="Georgia" w:hAnsi="Georgia" w:cs="Georgia"/>
        </w:rPr>
        <w:t xml:space="preserve">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969"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w:t>
      </w:r>
      <w:proofErr w:type="gramStart"/>
      <w:r w:rsidR="00EC158F" w:rsidRPr="00EC158F">
        <w:rPr>
          <w:rFonts w:ascii="Georgia" w:eastAsia="Georgia" w:hAnsi="Georgia" w:cs="Georgia"/>
        </w:rPr>
        <w:t>particular learning</w:t>
      </w:r>
      <w:proofErr w:type="gramEnd"/>
      <w:r w:rsidR="00EC158F" w:rsidRPr="00EC158F">
        <w:rPr>
          <w:rFonts w:ascii="Georgia" w:eastAsia="Georgia" w:hAnsi="Georgia" w:cs="Georgia"/>
        </w:rPr>
        <w:t xml:space="preserve">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970" w:author="Jade Raposa" w:date="2024-10-15T01:53:00Z"/>
          <w:rFonts w:ascii="Georgia" w:eastAsia="Georgia" w:hAnsi="Georgia" w:cs="Georgia"/>
        </w:rPr>
        <w:pPrChange w:id="971"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 xml:space="preserve">effectively as this may affect both learners and educators. </w:t>
      </w:r>
      <w:proofErr w:type="gramStart"/>
      <w:r w:rsidR="0022791F" w:rsidRPr="0022791F">
        <w:rPr>
          <w:rFonts w:ascii="Georgia" w:eastAsia="Georgia" w:hAnsi="Georgia" w:cs="Georgia"/>
        </w:rPr>
        <w:t>In regards to</w:t>
      </w:r>
      <w:proofErr w:type="gramEnd"/>
      <w:r w:rsidR="0022791F" w:rsidRPr="0022791F">
        <w:rPr>
          <w:rFonts w:ascii="Georgia" w:eastAsia="Georgia" w:hAnsi="Georgia" w:cs="Georgia"/>
        </w:rPr>
        <w:t xml:space="preserve"> the certification of successfully accomplished tasks and achievements for which students have received excellent ratings, it becomes complex in terms of the procedure in getting timely and valid certification.</w:t>
      </w:r>
      <w:del w:id="972"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973" w:author="Jade Raposa" w:date="2024-10-15T01:53:00Z"/>
          <w:rFonts w:ascii="Georgia" w:eastAsia="Georgia" w:hAnsi="Georgia" w:cs="Georgia"/>
        </w:rPr>
        <w:pPrChange w:id="974"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975" w:author="Jade Raposa" w:date="2024-10-15T01:53:00Z"/>
          <w:rFonts w:ascii="Georgia" w:eastAsia="Georgia" w:hAnsi="Georgia" w:cs="Georgia"/>
        </w:rPr>
        <w:pPrChange w:id="976"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977" w:author="Jade Raposa" w:date="2024-10-15T01:53:00Z"/>
          <w:rFonts w:ascii="Georgia" w:eastAsia="Georgia" w:hAnsi="Georgia" w:cs="Georgia"/>
        </w:rPr>
        <w:pPrChange w:id="978"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979" w:author="Jade Raposa" w:date="2024-10-15T01:53:00Z"/>
          <w:rFonts w:ascii="Georgia" w:eastAsia="Georgia" w:hAnsi="Georgia" w:cs="Georgia"/>
        </w:rPr>
        <w:pPrChange w:id="980"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981" w:author="Jade Raposa" w:date="2024-10-15T01:53:00Z"/>
          <w:rFonts w:ascii="Georgia" w:eastAsia="Georgia" w:hAnsi="Georgia" w:cs="Georgia"/>
        </w:rPr>
        <w:pPrChange w:id="982"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983" w:author="Jade Raposa" w:date="2024-10-15T01:53:00Z"/>
          <w:rFonts w:ascii="Georgia" w:eastAsia="Georgia" w:hAnsi="Georgia" w:cs="Georgia"/>
        </w:rPr>
        <w:pPrChange w:id="984" w:author="Jade Raposa" w:date="2024-10-15T01:55:00Z">
          <w:pPr>
            <w:pStyle w:val="ListParagraph"/>
            <w:numPr>
              <w:numId w:val="4"/>
            </w:numPr>
            <w:spacing w:after="0" w:line="480" w:lineRule="auto"/>
            <w:jc w:val="both"/>
          </w:pPr>
        </w:pPrChange>
      </w:pPr>
      <w:del w:id="985"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986"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987"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988"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989"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990"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991" w:author="Jade Raposa" w:date="2024-10-15T01:53:00Z"/>
          <w:rFonts w:ascii="Georgia" w:eastAsia="Georgia" w:hAnsi="Georgia" w:cs="Georgia"/>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Change w:id="992" w:author="Jade Raposa" w:date="2024-10-15T01:55:00Z">
          <w:pPr>
            <w:pStyle w:val="ListParagraph"/>
            <w:numPr>
              <w:numId w:val="4"/>
            </w:numPr>
            <w:spacing w:after="0" w:line="480" w:lineRule="auto"/>
            <w:jc w:val="both"/>
          </w:pPr>
        </w:pPrChange>
      </w:pPr>
      <w:del w:id="993"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994" w:author="Jade Raposa" w:date="2024-10-15T01:55:00Z"/>
          <w:rFonts w:ascii="Georgia" w:eastAsia="Georgia" w:hAnsi="Georgia" w:cs="Georgia"/>
        </w:rPr>
        <w:pPrChange w:id="995"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996"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997"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998"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999" w:author="Jade Raposa" w:date="2024-10-15T01:55:00Z">
            <w:rPr/>
          </w:rPrChange>
        </w:rPr>
        <w:pPrChange w:id="1000" w:author="Jade Raposa" w:date="2024-10-15T01:55:00Z">
          <w:pPr>
            <w:spacing w:after="0" w:line="480" w:lineRule="auto"/>
            <w:jc w:val="both"/>
          </w:pPr>
        </w:pPrChange>
      </w:pPr>
      <w:del w:id="1001" w:author="Jade Raposa" w:date="2024-10-15T01:55:00Z">
        <w:r>
          <w:rPr>
            <w:rFonts w:ascii="Georgia" w:eastAsia="Georgia" w:hAnsi="Georgia" w:cs="Georgia"/>
            <w:rPrChange w:id="1002" w:author="Jade Raposa" w:date="2024-10-15T01:55:00Z">
              <w:rPr/>
            </w:rPrChange>
          </w:rPr>
          <w:delText>2.</w:delText>
        </w:r>
        <w:r>
          <w:rPr>
            <w:rFonts w:ascii="Georgia" w:eastAsia="Georgia" w:hAnsi="Georgia" w:cs="Georgia"/>
            <w:rPrChange w:id="1003"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1004"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proofErr w:type="gramStart"/>
      <w:r w:rsidR="00BD54F6">
        <w:rPr>
          <w:rFonts w:ascii="Georgia" w:eastAsia="Georgia" w:hAnsi="Georgia" w:cs="Georgia"/>
        </w:rPr>
        <w:t>direct-messaging</w:t>
      </w:r>
      <w:proofErr w:type="gramEnd"/>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1005"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 xml:space="preserve">After successful completion and evaluation of tasks and assessments, the students are given personal certificates of accomplishment for the work done. These certificates are available and can be downloaded, thus becoming </w:t>
      </w:r>
      <w:proofErr w:type="gramStart"/>
      <w:r w:rsidR="00B001DA" w:rsidRPr="00B001DA">
        <w:rPr>
          <w:rFonts w:ascii="Georgia" w:eastAsia="Georgia" w:hAnsi="Georgia" w:cs="Georgia"/>
        </w:rPr>
        <w:t>actual proof</w:t>
      </w:r>
      <w:proofErr w:type="gramEnd"/>
      <w:r w:rsidR="00B001DA" w:rsidRPr="00B001DA">
        <w:rPr>
          <w:rFonts w:ascii="Georgia" w:eastAsia="Georgia" w:hAnsi="Georgia" w:cs="Georgia"/>
        </w:rPr>
        <w:t xml:space="preserve">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1006" w:author="Jade Raposa" w:date="2024-10-15T01:57:00Z">
            <w:rPr/>
          </w:rPrChange>
        </w:rPr>
        <w:pPrChange w:id="1007" w:author="Jade Raposa" w:date="2024-10-15T01:57:00Z">
          <w:pPr>
            <w:spacing w:after="0" w:line="480" w:lineRule="auto"/>
            <w:jc w:val="both"/>
          </w:pPr>
        </w:pPrChange>
      </w:pPr>
      <w:ins w:id="1008" w:author="Jade Raposa" w:date="2024-10-15T01:57:00Z">
        <w:r>
          <w:rPr>
            <w:rFonts w:ascii="Georgia" w:eastAsia="Georgia" w:hAnsi="Georgia" w:cs="Georgia"/>
          </w:rPr>
          <w:t>The system was evaluated using the ISO 25010 quality model.</w:t>
        </w:r>
      </w:ins>
      <w:del w:id="1009" w:author="Jade Raposa" w:date="2024-10-15T01:57:00Z">
        <w:r>
          <w:rPr>
            <w:rFonts w:ascii="Georgia" w:eastAsia="Georgia" w:hAnsi="Georgia" w:cs="Georgia"/>
            <w:rPrChange w:id="1010" w:author="Jade Raposa" w:date="2024-10-15T01:57:00Z">
              <w:rPr/>
            </w:rPrChange>
          </w:rPr>
          <w:delText>3.</w:delText>
        </w:r>
        <w:r>
          <w:rPr>
            <w:rFonts w:ascii="Georgia" w:eastAsia="Georgia" w:hAnsi="Georgia" w:cs="Georgia"/>
            <w:rPrChange w:id="1011"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1012" w:author="Jade Raposa" w:date="2024-10-15T01:58:00Z">
            <w:rPr/>
          </w:rPrChange>
        </w:rPr>
        <w:pPrChange w:id="1013" w:author="Jade Raposa" w:date="2024-10-15T01:58:00Z">
          <w:pPr>
            <w:spacing w:after="0" w:line="480" w:lineRule="auto"/>
            <w:ind w:left="720"/>
            <w:jc w:val="both"/>
          </w:pPr>
        </w:pPrChange>
      </w:pPr>
      <w:del w:id="1014" w:author="Jade Raposa" w:date="2024-10-15T01:58:00Z">
        <w:r>
          <w:rPr>
            <w:rFonts w:ascii="Georgia" w:eastAsia="Georgia" w:hAnsi="Georgia" w:cs="Georgia"/>
            <w:rPrChange w:id="1015" w:author="Jade Raposa" w:date="2024-10-15T01:58:00Z">
              <w:rPr/>
            </w:rPrChange>
          </w:rPr>
          <w:delText>a.</w:delText>
        </w:r>
        <w:r>
          <w:rPr>
            <w:rFonts w:ascii="Georgia" w:eastAsia="Georgia" w:hAnsi="Georgia" w:cs="Georgia"/>
            <w:rPrChange w:id="1016" w:author="Jade Raposa" w:date="2024-10-15T01:58:00Z">
              <w:rPr/>
            </w:rPrChange>
          </w:rPr>
          <w:tab/>
        </w:r>
      </w:del>
      <w:r>
        <w:rPr>
          <w:rFonts w:ascii="Georgia" w:eastAsia="Georgia" w:hAnsi="Georgia" w:cs="Georgia"/>
          <w:rPrChange w:id="1017"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1018" w:author="Jade Raposa" w:date="2024-10-15T01:58:00Z">
        <w:r>
          <w:rPr>
            <w:rFonts w:ascii="Georgia" w:eastAsia="Georgia" w:hAnsi="Georgia" w:cs="Georgia"/>
            <w:rPrChange w:id="1019" w:author="Jade Raposa" w:date="2024-10-15T01:58:00Z">
              <w:rPr/>
            </w:rPrChange>
          </w:rPr>
          <w:delText>b.</w:delText>
        </w:r>
        <w:r>
          <w:rPr>
            <w:rFonts w:ascii="Georgia" w:eastAsia="Georgia" w:hAnsi="Georgia" w:cs="Georgia"/>
            <w:rPrChange w:id="1020" w:author="Jade Raposa" w:date="2024-10-15T01:58:00Z">
              <w:rPr/>
            </w:rPrChange>
          </w:rPr>
          <w:tab/>
        </w:r>
      </w:del>
      <w:r>
        <w:rPr>
          <w:rFonts w:ascii="Georgia" w:eastAsia="Georgia" w:hAnsi="Georgia" w:cs="Georgia"/>
          <w:rPrChange w:id="1021"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1022"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88"/>
          <w:headerReference w:type="first" r:id="rId8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1029" w:author="Jade Raposa" w:date="2024-10-15T02:03:00Z"/>
          <w:rFonts w:eastAsia="Georgia"/>
        </w:rPr>
        <w:pPrChange w:id="1030" w:author="Jade Raposa" w:date="2024-10-15T02:04:00Z">
          <w:pPr>
            <w:spacing w:after="0" w:line="480" w:lineRule="auto"/>
            <w:jc w:val="both"/>
          </w:pPr>
        </w:pPrChange>
      </w:pPr>
      <w:ins w:id="1031"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1032"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w:t>
      </w:r>
      <w:proofErr w:type="gramStart"/>
      <w:r w:rsidRPr="00B04E8B">
        <w:rPr>
          <w:rFonts w:ascii="Georgia" w:eastAsia="Georgia" w:hAnsi="Georgia" w:cs="Georgia"/>
        </w:rPr>
        <w:t>in order to</w:t>
      </w:r>
      <w:proofErr w:type="gramEnd"/>
      <w:r w:rsidRPr="00B04E8B">
        <w:rPr>
          <w:rFonts w:ascii="Georgia" w:eastAsia="Georgia" w:hAnsi="Georgia" w:cs="Georgia"/>
        </w:rPr>
        <w:t xml:space="preserve">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1033"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1034"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C142A1" w:rsidRDefault="0064706E" w:rsidP="004569ED">
      <w:pPr>
        <w:pStyle w:val="ListParagraph"/>
        <w:numPr>
          <w:ilvl w:val="0"/>
          <w:numId w:val="22"/>
        </w:numPr>
        <w:spacing w:line="480" w:lineRule="auto"/>
        <w:jc w:val="both"/>
        <w:rPr>
          <w:rFonts w:ascii="Georgia" w:hAnsi="Georgia"/>
          <w:rPrChange w:id="1035" w:author="Jade Raposa [2]" w:date="2024-11-05T23:29:00Z" w16du:dateUtc="2024-11-05T15:29:00Z">
            <w:rPr/>
          </w:rPrChange>
        </w:rPr>
        <w:sectPr w:rsidR="0064706E" w:rsidRPr="00C142A1">
          <w:pgSz w:w="12240" w:h="15840"/>
          <w:pgMar w:top="1620" w:right="1440" w:bottom="1440" w:left="2160" w:header="706" w:footer="706" w:gutter="0"/>
          <w:pgNumType w:start="7"/>
          <w:cols w:space="708"/>
          <w:titlePg/>
          <w:docGrid w:linePitch="360"/>
        </w:sectPr>
      </w:pPr>
      <w:r w:rsidRPr="00C142A1">
        <w:rPr>
          <w:rFonts w:ascii="Georgia" w:hAnsi="Georgia"/>
        </w:rPr>
        <w:t>Continuous Updates and Feedback Mechanism:</w:t>
      </w:r>
      <w:r w:rsidR="00ED3AF6" w:rsidRPr="00C142A1">
        <w:rPr>
          <w:rFonts w:ascii="Georgia" w:hAnsi="Georgia"/>
        </w:rPr>
        <w:t xml:space="preserve"> Establishing a continuous update and feedback mechanism would ensure that the app remains relevant and user-friendly. Regular updates based on user feedback and technological advancements would enhance the app's functionality and usability. </w:t>
      </w:r>
      <w:r w:rsidR="00AE6AB6" w:rsidRPr="00C142A1">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1036" w:author="Jade Raposa" w:date="2024-10-15T01:59:00Z"/>
        </w:rPr>
        <w:pPrChange w:id="1037" w:author="Jade Raposa" w:date="2024-10-16T22:55:00Z">
          <w:pPr/>
        </w:pPrChange>
      </w:pPr>
      <w:del w:id="1038" w:author="Jade Raposa" w:date="2024-10-15T01:59:00Z">
        <w:r>
          <w:lastRenderedPageBreak/>
          <w:delText>Conclusions</w:delText>
        </w:r>
      </w:del>
    </w:p>
    <w:p w14:paraId="7CA5B93D" w14:textId="77777777" w:rsidR="008F456D" w:rsidRDefault="008F456D">
      <w:pPr>
        <w:jc w:val="center"/>
        <w:rPr>
          <w:del w:id="1039" w:author="Jade Raposa" w:date="2024-10-15T01:59:00Z"/>
        </w:rPr>
        <w:pPrChange w:id="1040" w:author="Jade Raposa" w:date="2024-10-16T22:55:00Z">
          <w:pPr>
            <w:pStyle w:val="Heading2"/>
          </w:pPr>
        </w:pPrChange>
      </w:pPr>
    </w:p>
    <w:p w14:paraId="7B170C2F" w14:textId="77777777" w:rsidR="008F456D" w:rsidRDefault="008F456D">
      <w:pPr>
        <w:jc w:val="center"/>
        <w:rPr>
          <w:del w:id="1041" w:author="Jade Raposa" w:date="2024-10-15T01:59:00Z"/>
        </w:rPr>
        <w:pPrChange w:id="1042" w:author="Jade Raposa" w:date="2024-10-16T22:55:00Z">
          <w:pPr>
            <w:spacing w:line="480" w:lineRule="auto"/>
            <w:jc w:val="both"/>
          </w:pPr>
        </w:pPrChange>
      </w:pPr>
    </w:p>
    <w:p w14:paraId="0588FC7A" w14:textId="77777777" w:rsidR="008F456D" w:rsidRDefault="008F456D">
      <w:pPr>
        <w:jc w:val="center"/>
        <w:rPr>
          <w:del w:id="1043" w:author="Jade Raposa" w:date="2024-10-15T01:59:00Z"/>
        </w:rPr>
        <w:pPrChange w:id="1044" w:author="Jade Raposa" w:date="2024-10-16T22:55:00Z">
          <w:pPr>
            <w:spacing w:line="480" w:lineRule="auto"/>
            <w:jc w:val="both"/>
          </w:pPr>
        </w:pPrChange>
      </w:pPr>
    </w:p>
    <w:p w14:paraId="0F6D7615" w14:textId="77777777" w:rsidR="008F456D" w:rsidRDefault="008F456D">
      <w:pPr>
        <w:jc w:val="center"/>
        <w:rPr>
          <w:del w:id="1045" w:author="Jade Raposa" w:date="2024-10-15T01:59:00Z"/>
        </w:rPr>
        <w:pPrChange w:id="1046" w:author="Jade Raposa" w:date="2024-10-16T22:55:00Z">
          <w:pPr>
            <w:spacing w:line="480" w:lineRule="auto"/>
            <w:jc w:val="both"/>
          </w:pPr>
        </w:pPrChange>
      </w:pPr>
    </w:p>
    <w:p w14:paraId="43CFF92F" w14:textId="77777777" w:rsidR="008F456D" w:rsidRDefault="008F456D">
      <w:pPr>
        <w:jc w:val="center"/>
        <w:rPr>
          <w:del w:id="1047" w:author="Jade Raposa" w:date="2024-10-15T01:59:00Z"/>
        </w:rPr>
        <w:pPrChange w:id="1048" w:author="Jade Raposa" w:date="2024-10-16T22:55:00Z">
          <w:pPr>
            <w:spacing w:line="480" w:lineRule="auto"/>
            <w:jc w:val="both"/>
          </w:pPr>
        </w:pPrChange>
      </w:pPr>
    </w:p>
    <w:p w14:paraId="7555B832" w14:textId="77777777" w:rsidR="008F456D" w:rsidRDefault="008F456D">
      <w:pPr>
        <w:jc w:val="center"/>
        <w:rPr>
          <w:del w:id="1049" w:author="Jade Raposa" w:date="2024-10-15T01:59:00Z"/>
        </w:rPr>
        <w:pPrChange w:id="1050" w:author="Jade Raposa" w:date="2024-10-16T22:55:00Z">
          <w:pPr>
            <w:spacing w:line="480" w:lineRule="auto"/>
            <w:jc w:val="both"/>
          </w:pPr>
        </w:pPrChange>
      </w:pPr>
    </w:p>
    <w:p w14:paraId="2A0D8C70" w14:textId="77777777" w:rsidR="008F456D" w:rsidRDefault="008F456D">
      <w:pPr>
        <w:jc w:val="center"/>
        <w:rPr>
          <w:del w:id="1051" w:author="Jade Raposa" w:date="2024-10-15T01:59:00Z"/>
        </w:rPr>
        <w:pPrChange w:id="1052" w:author="Jade Raposa" w:date="2024-10-16T22:55:00Z">
          <w:pPr>
            <w:spacing w:line="480" w:lineRule="auto"/>
            <w:jc w:val="both"/>
          </w:pPr>
        </w:pPrChange>
      </w:pPr>
    </w:p>
    <w:p w14:paraId="4F3E48C6" w14:textId="77777777" w:rsidR="008F456D" w:rsidRDefault="008F456D">
      <w:pPr>
        <w:jc w:val="center"/>
        <w:rPr>
          <w:del w:id="1053" w:author="Jade Raposa" w:date="2024-10-15T01:59:00Z"/>
        </w:rPr>
        <w:pPrChange w:id="1054" w:author="Jade Raposa" w:date="2024-10-16T22:55:00Z">
          <w:pPr>
            <w:spacing w:line="480" w:lineRule="auto"/>
            <w:jc w:val="both"/>
          </w:pPr>
        </w:pPrChange>
      </w:pPr>
    </w:p>
    <w:p w14:paraId="1812DDA0" w14:textId="77777777" w:rsidR="008F456D" w:rsidRDefault="008F456D">
      <w:pPr>
        <w:jc w:val="center"/>
        <w:rPr>
          <w:del w:id="1055" w:author="Jade Raposa" w:date="2024-10-15T01:59:00Z"/>
        </w:rPr>
        <w:pPrChange w:id="1056" w:author="Jade Raposa" w:date="2024-10-16T22:55:00Z">
          <w:pPr>
            <w:spacing w:line="480" w:lineRule="auto"/>
            <w:jc w:val="both"/>
          </w:pPr>
        </w:pPrChange>
      </w:pPr>
    </w:p>
    <w:p w14:paraId="22B265E0" w14:textId="77777777" w:rsidR="008F456D" w:rsidRDefault="008F456D">
      <w:pPr>
        <w:jc w:val="center"/>
        <w:rPr>
          <w:del w:id="1057" w:author="Jade Raposa" w:date="2024-10-15T01:59:00Z"/>
          <w:highlight w:val="yellow"/>
        </w:rPr>
        <w:pPrChange w:id="1058" w:author="Jade Raposa" w:date="2024-10-16T22:55:00Z">
          <w:pPr>
            <w:spacing w:line="480" w:lineRule="auto"/>
            <w:jc w:val="both"/>
          </w:pPr>
        </w:pPrChange>
      </w:pPr>
    </w:p>
    <w:p w14:paraId="3EF8E022" w14:textId="77777777" w:rsidR="008F456D" w:rsidRDefault="008F456D">
      <w:pPr>
        <w:jc w:val="center"/>
        <w:rPr>
          <w:del w:id="1059" w:author="Jade Raposa" w:date="2024-10-15T01:59:00Z"/>
          <w:rFonts w:eastAsia="Times New Roman"/>
        </w:rPr>
        <w:pPrChange w:id="1060" w:author="Jade Raposa" w:date="2024-10-16T22:55:00Z">
          <w:pPr>
            <w:spacing w:after="0" w:line="480" w:lineRule="auto"/>
            <w:jc w:val="both"/>
          </w:pPr>
        </w:pPrChange>
      </w:pPr>
    </w:p>
    <w:p w14:paraId="170A67E2" w14:textId="77777777" w:rsidR="008F456D" w:rsidRDefault="008F456D">
      <w:pPr>
        <w:jc w:val="center"/>
        <w:rPr>
          <w:del w:id="1061" w:author="Jade Raposa" w:date="2024-10-15T01:59:00Z"/>
          <w:rFonts w:eastAsia="Times New Roman"/>
        </w:rPr>
        <w:pPrChange w:id="1062" w:author="Jade Raposa" w:date="2024-10-16T22:55:00Z">
          <w:pPr>
            <w:spacing w:after="0" w:line="480" w:lineRule="auto"/>
            <w:jc w:val="both"/>
          </w:pPr>
        </w:pPrChange>
      </w:pPr>
    </w:p>
    <w:p w14:paraId="4B1C6185" w14:textId="77777777" w:rsidR="008F456D" w:rsidRDefault="002B278F">
      <w:pPr>
        <w:spacing w:line="480" w:lineRule="auto"/>
        <w:jc w:val="center"/>
        <w:rPr>
          <w:del w:id="1063"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1064" w:author="Jade Raposa" w:date="2024-10-16T22:55:00Z">
          <w:pPr>
            <w:spacing w:line="480" w:lineRule="auto"/>
            <w:jc w:val="both"/>
          </w:pPr>
        </w:pPrChange>
      </w:pPr>
      <w:del w:id="1065" w:author="Jade Raposa" w:date="2024-10-15T01:59:00Z">
        <w:r>
          <w:rPr>
            <w:rFonts w:ascii="Georgia" w:eastAsia="Georgia" w:hAnsi="Georgia" w:cs="Georgia"/>
            <w:b/>
          </w:rPr>
          <w:delText>Recommendations</w:delText>
        </w:r>
      </w:del>
    </w:p>
    <w:p w14:paraId="178262D3" w14:textId="77777777" w:rsidR="008F456D" w:rsidRDefault="008F456D">
      <w:pPr>
        <w:jc w:val="center"/>
        <w:rPr>
          <w:del w:id="1066" w:author="Jade Raposa" w:date="2024-10-15T01:58:00Z"/>
          <w:rFonts w:ascii="Georgia" w:eastAsia="Georgia" w:hAnsi="Georgia" w:cs="Georgia"/>
          <w:b/>
        </w:rPr>
        <w:pPrChange w:id="1067" w:author="Jade Raposa" w:date="2024-10-16T22:55:00Z">
          <w:pPr>
            <w:spacing w:line="480" w:lineRule="auto"/>
            <w:jc w:val="both"/>
          </w:pPr>
        </w:pPrChange>
      </w:pPr>
    </w:p>
    <w:p w14:paraId="04227BEC" w14:textId="77777777" w:rsidR="008F456D" w:rsidRDefault="008F456D">
      <w:pPr>
        <w:jc w:val="center"/>
        <w:rPr>
          <w:del w:id="1068" w:author="Jade Raposa" w:date="2024-10-15T01:58:00Z"/>
          <w:rFonts w:ascii="Georgia" w:eastAsia="Times New Roman" w:hAnsi="Georgia" w:cs="Times New Roman"/>
          <w:b/>
          <w:bCs/>
          <w:lang w:eastAsia="en-PH"/>
        </w:rPr>
        <w:pPrChange w:id="1069" w:author="Jade Raposa" w:date="2024-10-16T22:55:00Z">
          <w:pPr>
            <w:spacing w:after="0" w:line="480" w:lineRule="auto"/>
            <w:jc w:val="both"/>
          </w:pPr>
        </w:pPrChange>
      </w:pPr>
    </w:p>
    <w:p w14:paraId="347AADF5" w14:textId="77777777" w:rsidR="008F456D" w:rsidRDefault="008F456D">
      <w:pPr>
        <w:jc w:val="center"/>
        <w:rPr>
          <w:del w:id="1070" w:author="Jade Raposa" w:date="2024-10-15T01:58:00Z"/>
          <w:rFonts w:ascii="Georgia" w:eastAsia="Times New Roman" w:hAnsi="Georgia" w:cs="Times New Roman"/>
          <w:b/>
          <w:bCs/>
          <w:lang w:eastAsia="en-PH"/>
        </w:rPr>
        <w:pPrChange w:id="1071" w:author="Jade Raposa" w:date="2024-10-16T22:55:00Z">
          <w:pPr>
            <w:spacing w:after="0" w:line="480" w:lineRule="auto"/>
            <w:jc w:val="both"/>
          </w:pPr>
        </w:pPrChange>
      </w:pPr>
    </w:p>
    <w:p w14:paraId="2EC7AA18" w14:textId="77777777" w:rsidR="008F456D" w:rsidRDefault="008F456D">
      <w:pPr>
        <w:jc w:val="center"/>
        <w:rPr>
          <w:del w:id="1072" w:author="Jade Raposa" w:date="2024-10-15T01:58:00Z"/>
          <w:rFonts w:ascii="Georgia" w:eastAsia="Times New Roman" w:hAnsi="Georgia" w:cs="Times New Roman"/>
          <w:b/>
          <w:bCs/>
          <w:lang w:eastAsia="en-PH"/>
        </w:rPr>
        <w:pPrChange w:id="1073" w:author="Jade Raposa" w:date="2024-10-16T22:55:00Z">
          <w:pPr>
            <w:spacing w:after="0" w:line="480" w:lineRule="auto"/>
            <w:jc w:val="both"/>
          </w:pPr>
        </w:pPrChange>
      </w:pPr>
    </w:p>
    <w:p w14:paraId="56CD4BF8" w14:textId="77777777" w:rsidR="008F456D" w:rsidRDefault="008F456D">
      <w:pPr>
        <w:jc w:val="center"/>
        <w:rPr>
          <w:del w:id="1074" w:author="Jade Raposa" w:date="2024-10-15T01:58:00Z"/>
          <w:rFonts w:ascii="Georgia" w:eastAsia="Times New Roman" w:hAnsi="Georgia" w:cs="Times New Roman"/>
          <w:b/>
          <w:bCs/>
          <w:lang w:eastAsia="en-PH"/>
        </w:rPr>
        <w:pPrChange w:id="1075" w:author="Jade Raposa" w:date="2024-10-16T22:55:00Z">
          <w:pPr>
            <w:spacing w:after="0" w:line="480" w:lineRule="auto"/>
            <w:jc w:val="both"/>
          </w:pPr>
        </w:pPrChange>
      </w:pPr>
    </w:p>
    <w:p w14:paraId="18423B22" w14:textId="77777777" w:rsidR="008F456D" w:rsidRDefault="008F456D">
      <w:pPr>
        <w:jc w:val="center"/>
        <w:rPr>
          <w:del w:id="1076" w:author="Jade Raposa" w:date="2024-10-15T01:58:00Z"/>
          <w:rFonts w:ascii="Georgia" w:eastAsia="Times New Roman" w:hAnsi="Georgia" w:cs="Times New Roman"/>
          <w:b/>
          <w:bCs/>
          <w:lang w:eastAsia="en-PH"/>
        </w:rPr>
        <w:pPrChange w:id="1077" w:author="Jade Raposa" w:date="2024-10-16T22:55:00Z">
          <w:pPr>
            <w:spacing w:after="0" w:line="480" w:lineRule="auto"/>
            <w:jc w:val="both"/>
          </w:pPr>
        </w:pPrChange>
      </w:pPr>
    </w:p>
    <w:p w14:paraId="1053086E" w14:textId="77777777" w:rsidR="008F456D" w:rsidRDefault="008F456D">
      <w:pPr>
        <w:jc w:val="center"/>
        <w:rPr>
          <w:del w:id="1078" w:author="Jade Raposa" w:date="2024-10-15T01:58:00Z"/>
          <w:rFonts w:ascii="Georgia" w:eastAsia="Times New Roman" w:hAnsi="Georgia" w:cs="Times New Roman"/>
          <w:b/>
          <w:bCs/>
          <w:lang w:eastAsia="en-PH"/>
        </w:rPr>
        <w:pPrChange w:id="1079" w:author="Jade Raposa" w:date="2024-10-16T22:55:00Z">
          <w:pPr>
            <w:spacing w:after="0" w:line="480" w:lineRule="auto"/>
            <w:jc w:val="both"/>
          </w:pPr>
        </w:pPrChange>
      </w:pPr>
    </w:p>
    <w:p w14:paraId="5E668565" w14:textId="77777777" w:rsidR="008F456D" w:rsidRDefault="008F456D">
      <w:pPr>
        <w:jc w:val="center"/>
        <w:rPr>
          <w:del w:id="1080" w:author="Jade Raposa" w:date="2024-10-15T01:58:00Z"/>
          <w:rFonts w:ascii="Georgia" w:eastAsia="Times New Roman" w:hAnsi="Georgia" w:cs="Times New Roman"/>
          <w:b/>
          <w:bCs/>
          <w:lang w:eastAsia="en-PH"/>
        </w:rPr>
        <w:pPrChange w:id="1081" w:author="Jade Raposa" w:date="2024-10-16T22:55:00Z">
          <w:pPr>
            <w:spacing w:after="0" w:line="480" w:lineRule="auto"/>
            <w:jc w:val="both"/>
          </w:pPr>
        </w:pPrChange>
      </w:pPr>
    </w:p>
    <w:p w14:paraId="272957A5" w14:textId="77777777" w:rsidR="008F456D" w:rsidRDefault="008F456D">
      <w:pPr>
        <w:jc w:val="center"/>
        <w:rPr>
          <w:del w:id="1082" w:author="Jade Raposa" w:date="2024-10-15T01:58:00Z"/>
          <w:rFonts w:ascii="Georgia" w:eastAsia="Times New Roman" w:hAnsi="Georgia" w:cs="Times New Roman"/>
          <w:b/>
          <w:bCs/>
          <w:lang w:eastAsia="en-PH"/>
        </w:rPr>
        <w:pPrChange w:id="1083" w:author="Jade Raposa" w:date="2024-10-16T22:55:00Z">
          <w:pPr>
            <w:spacing w:after="0" w:line="480" w:lineRule="auto"/>
            <w:jc w:val="both"/>
          </w:pPr>
        </w:pPrChange>
      </w:pPr>
    </w:p>
    <w:p w14:paraId="396A7F4B" w14:textId="77777777" w:rsidR="008F456D" w:rsidRDefault="008F456D">
      <w:pPr>
        <w:jc w:val="center"/>
        <w:rPr>
          <w:del w:id="1084" w:author="Jade Raposa" w:date="2024-10-15T01:58:00Z"/>
          <w:rFonts w:ascii="Georgia" w:eastAsia="Times New Roman" w:hAnsi="Georgia" w:cs="Times New Roman"/>
          <w:b/>
          <w:bCs/>
          <w:lang w:eastAsia="en-PH"/>
        </w:rPr>
        <w:pPrChange w:id="1085" w:author="Jade Raposa" w:date="2024-10-16T22:55:00Z">
          <w:pPr>
            <w:spacing w:after="0" w:line="480" w:lineRule="auto"/>
            <w:jc w:val="both"/>
          </w:pPr>
        </w:pPrChange>
      </w:pPr>
    </w:p>
    <w:p w14:paraId="7C5EA6DE" w14:textId="77777777" w:rsidR="008F456D" w:rsidRDefault="008F456D">
      <w:pPr>
        <w:jc w:val="center"/>
        <w:rPr>
          <w:del w:id="1086" w:author="Jade Raposa" w:date="2024-10-15T01:58:00Z"/>
          <w:rFonts w:ascii="Georgia" w:eastAsia="Times New Roman" w:hAnsi="Georgia" w:cs="Times New Roman"/>
          <w:b/>
          <w:bCs/>
          <w:lang w:eastAsia="en-PH"/>
        </w:rPr>
        <w:pPrChange w:id="1087" w:author="Jade Raposa" w:date="2024-10-16T22:55:00Z">
          <w:pPr>
            <w:spacing w:after="0" w:line="480" w:lineRule="auto"/>
            <w:jc w:val="both"/>
          </w:pPr>
        </w:pPrChange>
      </w:pPr>
    </w:p>
    <w:p w14:paraId="3820DBE5" w14:textId="77777777" w:rsidR="008F456D" w:rsidRDefault="008F456D">
      <w:pPr>
        <w:jc w:val="center"/>
        <w:rPr>
          <w:del w:id="1088" w:author="Jade Raposa" w:date="2024-10-15T01:58:00Z"/>
          <w:rFonts w:ascii="Georgia" w:eastAsia="Times New Roman" w:hAnsi="Georgia" w:cs="Times New Roman"/>
          <w:b/>
          <w:bCs/>
          <w:lang w:eastAsia="en-PH"/>
        </w:rPr>
        <w:pPrChange w:id="1089" w:author="Jade Raposa" w:date="2024-10-16T22:55:00Z">
          <w:pPr>
            <w:spacing w:after="0" w:line="480" w:lineRule="auto"/>
            <w:jc w:val="both"/>
          </w:pPr>
        </w:pPrChange>
      </w:pPr>
    </w:p>
    <w:p w14:paraId="319812E7" w14:textId="77777777" w:rsidR="008F456D" w:rsidRDefault="008F456D">
      <w:pPr>
        <w:jc w:val="center"/>
        <w:rPr>
          <w:del w:id="1090" w:author="Jade Raposa" w:date="2024-10-15T01:58:00Z"/>
          <w:rFonts w:ascii="Georgia" w:eastAsia="Times New Roman" w:hAnsi="Georgia" w:cs="Times New Roman"/>
          <w:b/>
          <w:bCs/>
          <w:lang w:eastAsia="en-PH"/>
        </w:rPr>
        <w:pPrChange w:id="1091" w:author="Jade Raposa" w:date="2024-10-16T22:55:00Z">
          <w:pPr>
            <w:spacing w:after="0" w:line="480" w:lineRule="auto"/>
            <w:jc w:val="both"/>
          </w:pPr>
        </w:pPrChange>
      </w:pPr>
    </w:p>
    <w:p w14:paraId="27F6815A" w14:textId="77777777" w:rsidR="008F456D" w:rsidRDefault="008F456D">
      <w:pPr>
        <w:jc w:val="center"/>
        <w:rPr>
          <w:del w:id="1092" w:author="Jade Raposa" w:date="2024-10-15T01:58:00Z"/>
          <w:rFonts w:ascii="Georgia" w:eastAsia="Times New Roman" w:hAnsi="Georgia" w:cs="Times New Roman"/>
          <w:b/>
          <w:bCs/>
          <w:lang w:eastAsia="en-PH"/>
        </w:rPr>
        <w:pPrChange w:id="1093" w:author="Jade Raposa" w:date="2024-10-16T22:55:00Z">
          <w:pPr>
            <w:spacing w:after="0" w:line="480" w:lineRule="auto"/>
            <w:jc w:val="both"/>
          </w:pPr>
        </w:pPrChange>
      </w:pPr>
    </w:p>
    <w:p w14:paraId="77BAD1E6" w14:textId="77777777" w:rsidR="008F456D" w:rsidRDefault="008F456D">
      <w:pPr>
        <w:jc w:val="center"/>
        <w:rPr>
          <w:del w:id="1094" w:author="Jade Raposa" w:date="2024-10-15T01:58:00Z"/>
          <w:rFonts w:ascii="Georgia" w:eastAsia="Times New Roman" w:hAnsi="Georgia" w:cs="Times New Roman"/>
          <w:b/>
          <w:bCs/>
          <w:lang w:eastAsia="en-PH"/>
        </w:rPr>
        <w:pPrChange w:id="1095" w:author="Jade Raposa" w:date="2024-10-16T22:55:00Z">
          <w:pPr>
            <w:spacing w:after="0" w:line="480" w:lineRule="auto"/>
            <w:jc w:val="both"/>
          </w:pPr>
        </w:pPrChange>
      </w:pPr>
    </w:p>
    <w:p w14:paraId="611EFA0D" w14:textId="77777777" w:rsidR="008F456D" w:rsidRDefault="008F456D">
      <w:pPr>
        <w:jc w:val="center"/>
        <w:rPr>
          <w:del w:id="1096" w:author="Jade Raposa" w:date="2024-10-15T01:58:00Z"/>
          <w:rFonts w:ascii="Georgia" w:eastAsia="Times New Roman" w:hAnsi="Georgia" w:cs="Times New Roman"/>
          <w:b/>
          <w:bCs/>
          <w:lang w:eastAsia="en-PH"/>
        </w:rPr>
        <w:pPrChange w:id="1097" w:author="Jade Raposa" w:date="2024-10-16T22:55:00Z">
          <w:pPr>
            <w:spacing w:after="0" w:line="480" w:lineRule="auto"/>
            <w:jc w:val="both"/>
          </w:pPr>
        </w:pPrChange>
      </w:pPr>
    </w:p>
    <w:p w14:paraId="49EAD240" w14:textId="77777777" w:rsidR="008F456D" w:rsidRDefault="008F456D">
      <w:pPr>
        <w:jc w:val="center"/>
        <w:rPr>
          <w:del w:id="1098" w:author="Jade Raposa" w:date="2024-10-15T01:58:00Z"/>
          <w:rFonts w:ascii="Georgia" w:eastAsia="Times New Roman" w:hAnsi="Georgia" w:cs="Times New Roman"/>
          <w:b/>
          <w:bCs/>
          <w:lang w:eastAsia="en-PH"/>
        </w:rPr>
        <w:pPrChange w:id="1099" w:author="Jade Raposa" w:date="2024-10-16T22:55:00Z">
          <w:pPr>
            <w:spacing w:after="0" w:line="480" w:lineRule="auto"/>
            <w:jc w:val="both"/>
          </w:pPr>
        </w:pPrChange>
      </w:pPr>
    </w:p>
    <w:p w14:paraId="592D0CA2" w14:textId="77777777" w:rsidR="008F456D" w:rsidRDefault="008F456D">
      <w:pPr>
        <w:jc w:val="center"/>
        <w:rPr>
          <w:del w:id="1100" w:author="Jade Raposa" w:date="2024-10-15T01:58:00Z"/>
          <w:rFonts w:ascii="Georgia" w:eastAsia="Times New Roman" w:hAnsi="Georgia" w:cs="Times New Roman"/>
          <w:b/>
          <w:bCs/>
          <w:lang w:eastAsia="en-PH"/>
        </w:rPr>
        <w:pPrChange w:id="1101" w:author="Jade Raposa" w:date="2024-10-16T22:55:00Z">
          <w:pPr>
            <w:spacing w:after="0" w:line="480" w:lineRule="auto"/>
            <w:jc w:val="both"/>
          </w:pPr>
        </w:pPrChange>
      </w:pPr>
    </w:p>
    <w:p w14:paraId="3619D2E7" w14:textId="77777777" w:rsidR="008F456D" w:rsidRDefault="008F456D">
      <w:pPr>
        <w:jc w:val="center"/>
        <w:rPr>
          <w:del w:id="1102" w:author="Jade Raposa" w:date="2024-10-15T01:58:00Z"/>
          <w:rFonts w:ascii="Georgia" w:eastAsia="Times New Roman" w:hAnsi="Georgia" w:cs="Times New Roman"/>
          <w:b/>
          <w:bCs/>
          <w:lang w:eastAsia="en-PH"/>
        </w:rPr>
        <w:pPrChange w:id="1103" w:author="Jade Raposa" w:date="2024-10-16T22:55:00Z">
          <w:pPr>
            <w:spacing w:after="0" w:line="480" w:lineRule="auto"/>
            <w:jc w:val="both"/>
          </w:pPr>
        </w:pPrChange>
      </w:pPr>
    </w:p>
    <w:p w14:paraId="3E484DD3" w14:textId="77777777" w:rsidR="008F456D" w:rsidRDefault="008F456D">
      <w:pPr>
        <w:jc w:val="center"/>
        <w:rPr>
          <w:del w:id="1104" w:author="Jade Raposa" w:date="2024-10-15T01:58:00Z"/>
          <w:rFonts w:ascii="Georgia" w:eastAsia="Times New Roman" w:hAnsi="Georgia" w:cs="Times New Roman"/>
          <w:b/>
          <w:bCs/>
          <w:lang w:eastAsia="en-PH"/>
        </w:rPr>
        <w:pPrChange w:id="1105" w:author="Jade Raposa" w:date="2024-10-16T22:55:00Z">
          <w:pPr>
            <w:spacing w:after="0" w:line="480" w:lineRule="auto"/>
            <w:jc w:val="both"/>
          </w:pPr>
        </w:pPrChange>
      </w:pPr>
    </w:p>
    <w:p w14:paraId="4BEBE085" w14:textId="77777777" w:rsidR="008F456D" w:rsidRDefault="008F456D">
      <w:pPr>
        <w:jc w:val="center"/>
        <w:rPr>
          <w:del w:id="1106" w:author="Jade Raposa" w:date="2024-10-15T01:58:00Z"/>
          <w:rFonts w:ascii="Georgia" w:eastAsia="Times New Roman" w:hAnsi="Georgia" w:cs="Times New Roman"/>
          <w:b/>
          <w:bCs/>
          <w:lang w:eastAsia="en-PH"/>
        </w:rPr>
        <w:pPrChange w:id="1107" w:author="Jade Raposa" w:date="2024-10-16T22:55:00Z">
          <w:pPr>
            <w:spacing w:after="0" w:line="480" w:lineRule="auto"/>
            <w:jc w:val="both"/>
          </w:pPr>
        </w:pPrChange>
      </w:pPr>
    </w:p>
    <w:p w14:paraId="3221F084" w14:textId="77777777" w:rsidR="008F456D" w:rsidRDefault="008F456D">
      <w:pPr>
        <w:jc w:val="center"/>
        <w:rPr>
          <w:del w:id="1108" w:author="Jade Raposa" w:date="2024-10-15T01:58:00Z"/>
          <w:rFonts w:ascii="Georgia" w:eastAsia="Times New Roman" w:hAnsi="Georgia" w:cs="Times New Roman"/>
          <w:b/>
          <w:bCs/>
          <w:lang w:eastAsia="en-PH"/>
        </w:rPr>
        <w:pPrChange w:id="1109" w:author="Jade Raposa" w:date="2024-10-16T22:55:00Z">
          <w:pPr>
            <w:spacing w:after="0" w:line="480" w:lineRule="auto"/>
            <w:jc w:val="both"/>
          </w:pPr>
        </w:pPrChange>
      </w:pPr>
    </w:p>
    <w:p w14:paraId="49CF5E43" w14:textId="77777777" w:rsidR="008F456D" w:rsidRDefault="008F456D">
      <w:pPr>
        <w:jc w:val="center"/>
        <w:rPr>
          <w:del w:id="1110" w:author="Jade Raposa" w:date="2024-10-15T01:58:00Z"/>
          <w:rFonts w:ascii="Georgia" w:eastAsia="Times New Roman" w:hAnsi="Georgia" w:cs="Times New Roman"/>
          <w:b/>
          <w:bCs/>
          <w:lang w:eastAsia="en-PH"/>
        </w:rPr>
        <w:pPrChange w:id="1111" w:author="Jade Raposa" w:date="2024-10-16T22:55:00Z">
          <w:pPr>
            <w:spacing w:after="0" w:line="480" w:lineRule="auto"/>
            <w:jc w:val="both"/>
          </w:pPr>
        </w:pPrChange>
      </w:pPr>
    </w:p>
    <w:p w14:paraId="05D25FA1" w14:textId="77777777" w:rsidR="008F456D" w:rsidRDefault="008F456D">
      <w:pPr>
        <w:jc w:val="center"/>
        <w:rPr>
          <w:del w:id="1112" w:author="Jade Raposa" w:date="2024-10-15T01:58:00Z"/>
          <w:rFonts w:ascii="Georgia" w:eastAsia="Times New Roman" w:hAnsi="Georgia" w:cs="Times New Roman"/>
          <w:b/>
          <w:bCs/>
          <w:lang w:eastAsia="en-PH"/>
        </w:rPr>
        <w:pPrChange w:id="1113" w:author="Jade Raposa" w:date="2024-10-16T22:55:00Z">
          <w:pPr>
            <w:spacing w:after="0" w:line="480" w:lineRule="auto"/>
            <w:jc w:val="both"/>
          </w:pPr>
        </w:pPrChange>
      </w:pPr>
    </w:p>
    <w:p w14:paraId="4C78EA65" w14:textId="77777777" w:rsidR="008F456D" w:rsidRDefault="008F456D">
      <w:pPr>
        <w:jc w:val="center"/>
        <w:rPr>
          <w:del w:id="1114" w:author="Jade Raposa" w:date="2024-10-15T01:59:00Z"/>
          <w:rFonts w:ascii="Georgia" w:eastAsia="Times New Roman" w:hAnsi="Georgia" w:cs="Times New Roman"/>
          <w:b/>
          <w:bCs/>
          <w:lang w:eastAsia="en-PH"/>
        </w:rPr>
        <w:pPrChange w:id="1115"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1116"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1117" w:author="Jade Raposa" w:date="2024-10-16T23:12:00Z">
          <w:pPr>
            <w:spacing w:after="0" w:line="480" w:lineRule="auto"/>
            <w:ind w:left="709" w:hanging="720"/>
            <w:jc w:val="both"/>
          </w:pPr>
        </w:pPrChange>
      </w:pPr>
      <w:del w:id="1118"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1119"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1120" w:author="Jade Raposa" w:date="2024-10-16T23:11:00Z">
          <w:pPr>
            <w:spacing w:after="0" w:line="480" w:lineRule="auto"/>
            <w:ind w:left="709" w:hanging="720"/>
            <w:jc w:val="both"/>
          </w:pPr>
        </w:pPrChange>
      </w:pPr>
      <w:del w:id="1121"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1122"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1123" w:author="Jade Raposa" w:date="2024-10-16T23:11:00Z">
        <w:r>
          <w:rPr>
            <w:rFonts w:ascii="Georgia" w:eastAsia="Times New Roman" w:hAnsi="Georgia" w:cs="Times New Roman"/>
            <w:i/>
            <w:iCs/>
            <w:color w:val="000000"/>
            <w:lang w:eastAsia="en-PH"/>
          </w:rPr>
          <w:delText>Problem Solving</w:delText>
        </w:r>
      </w:del>
      <w:ins w:id="1124"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1125" w:author="Jade Raposa" w:date="2024-10-16T23:11:00Z">
          <w:pPr>
            <w:spacing w:after="0" w:line="480" w:lineRule="auto"/>
            <w:ind w:left="709" w:hanging="720"/>
            <w:jc w:val="both"/>
          </w:pPr>
        </w:pPrChange>
      </w:pPr>
      <w:del w:id="1126"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127" w:author="Jade Raposa" w:date="2024-10-16T23:11:00Z">
        <w:r>
          <w:rPr>
            <w:rFonts w:ascii="Georgia" w:eastAsia="Times New Roman" w:hAnsi="Georgia" w:cs="Times New Roman"/>
            <w:color w:val="000000"/>
            <w:lang w:eastAsia="en-PH"/>
          </w:rPr>
          <w:t>-</w:t>
        </w:r>
      </w:ins>
      <w:del w:id="1128"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0"/>
          <w:headerReference w:type="first" r:id="rId9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141" w:author="Jade Raposa" w:date="2024-10-16T22:59:00Z">
        <w:r>
          <w:rPr>
            <w:rFonts w:ascii="Georgia" w:eastAsia="Times New Roman" w:hAnsi="Georgia" w:cs="Times New Roman"/>
            <w:color w:val="000000"/>
            <w:lang w:eastAsia="en-PH"/>
          </w:rPr>
          <w:t>.</w:t>
        </w:r>
      </w:ins>
      <w:del w:id="1142"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1ED14565" w:rsidR="008F456D" w:rsidRDefault="00705091">
      <w:pPr>
        <w:spacing w:after="0" w:line="480" w:lineRule="auto"/>
        <w:ind w:left="709"/>
        <w:jc w:val="both"/>
        <w:rPr>
          <w:rFonts w:ascii="Georgia" w:eastAsia="Times New Roman" w:hAnsi="Georgia" w:cs="Times New Roman"/>
          <w:lang w:eastAsia="en-PH"/>
        </w:rPr>
        <w:pPrChange w:id="1143" w:author="Jade Raposa" w:date="2024-10-16T22:59:00Z">
          <w:pPr>
            <w:spacing w:after="0" w:line="480" w:lineRule="auto"/>
            <w:ind w:left="709" w:hanging="720"/>
            <w:jc w:val="both"/>
          </w:pPr>
        </w:pPrChange>
      </w:pPr>
      <w:ins w:id="1144" w:author="Jade Raposa [2]" w:date="2024-11-06T00:16:00Z" w16du:dateUtc="2024-11-05T16:16:00Z">
        <w:r w:rsidRPr="00705091">
          <w:rPr>
            <w:rFonts w:ascii="Georgia" w:eastAsia="Times New Roman" w:hAnsi="Georgia" w:cs="Times New Roman"/>
            <w:color w:val="000000"/>
            <w:lang w:eastAsia="en-PH"/>
          </w:rPr>
          <w:lastRenderedPageBreak/>
          <w:t>https://shorturl.at/r3JMg</w:t>
        </w:r>
      </w:ins>
      <w:del w:id="1145" w:author="Jade Raposa" w:date="2024-10-16T22:59:00Z">
        <w:r w:rsidR="002B278F">
          <w:rPr>
            <w:rFonts w:ascii="Georgia" w:eastAsia="Times New Roman" w:hAnsi="Georgia" w:cs="Times New Roman"/>
            <w:color w:val="000000"/>
            <w:lang w:eastAsia="en-PH"/>
          </w:rPr>
          <w:delText xml:space="preserve"> </w:delText>
        </w:r>
      </w:del>
      <w:del w:id="1146" w:author="Jade Raposa [2]" w:date="2024-11-06T00:16:00Z" w16du:dateUtc="2024-11-05T16:16:00Z">
        <w:r w:rsidR="002B278F" w:rsidDel="00705091">
          <w:rPr>
            <w:rFonts w:ascii="Georgia" w:eastAsia="Times New Roman" w:hAnsi="Georgia" w:cs="Times New Roman"/>
            <w:color w:val="000000"/>
            <w:lang w:eastAsia="en-PH"/>
          </w:rPr>
          <w:delText>https://www.researchgate.net/publication/342307714_GrabTutor_A_web_and_mobile_application_for_tutor_appointment_system_with_GPS_security_feature</w:delText>
        </w:r>
      </w:del>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1147"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148" w:author="Jade Raposa" w:date="2024-10-16T23:11:00Z">
          <w:pPr>
            <w:spacing w:after="0" w:line="480" w:lineRule="auto"/>
            <w:ind w:left="709" w:hanging="720"/>
            <w:jc w:val="both"/>
          </w:pPr>
        </w:pPrChange>
      </w:pPr>
      <w:del w:id="1149"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15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050CD58F" w:rsidR="008F456D" w:rsidRDefault="00705091">
      <w:pPr>
        <w:spacing w:after="0" w:line="480" w:lineRule="auto"/>
        <w:ind w:left="709"/>
        <w:jc w:val="both"/>
        <w:rPr>
          <w:rFonts w:ascii="Georgia" w:eastAsia="Times New Roman" w:hAnsi="Georgia" w:cs="Times New Roman"/>
          <w:lang w:eastAsia="en-PH"/>
        </w:rPr>
        <w:pPrChange w:id="1151" w:author="Jade Raposa" w:date="2024-10-16T23:11:00Z">
          <w:pPr>
            <w:spacing w:after="0" w:line="480" w:lineRule="auto"/>
            <w:ind w:left="709" w:hanging="720"/>
            <w:jc w:val="both"/>
          </w:pPr>
        </w:pPrChange>
      </w:pPr>
      <w:ins w:id="1152" w:author="Jade Raposa [2]" w:date="2024-11-06T00:15:00Z" w16du:dateUtc="2024-11-05T16:15:00Z">
        <w:r w:rsidRPr="00705091">
          <w:rPr>
            <w:rFonts w:ascii="Georgia" w:eastAsia="Times New Roman" w:hAnsi="Georgia" w:cs="Times New Roman"/>
            <w:color w:val="000000"/>
            <w:lang w:eastAsia="en-PH"/>
          </w:rPr>
          <w:t>https://shorturl.at/r2AII</w:t>
        </w:r>
      </w:ins>
      <w:del w:id="1153" w:author="Jade Raposa" w:date="2024-10-16T23:10:00Z">
        <w:r w:rsidR="002B278F">
          <w:rPr>
            <w:rFonts w:ascii="Georgia" w:eastAsia="Times New Roman" w:hAnsi="Georgia" w:cs="Times New Roman"/>
            <w:color w:val="000000"/>
            <w:lang w:eastAsia="en-PH"/>
          </w:rPr>
          <w:br/>
        </w:r>
      </w:del>
      <w:del w:id="1154" w:author="Jade Raposa [2]" w:date="2024-11-06T00:11:00Z" w16du:dateUtc="2024-11-05T16:11:00Z">
        <w:r w:rsidR="002B278F" w:rsidDel="0014422F">
          <w:rPr>
            <w:rFonts w:ascii="Georgia" w:eastAsia="Times New Roman" w:hAnsi="Georgia" w:cs="Times New Roman"/>
            <w:color w:val="000000"/>
            <w:lang w:eastAsia="en-PH"/>
          </w:rPr>
          <w:delText>https://www.researchgate.net/publication/364628885_MENTOR_-_Intelligent_Mobile_Online_Peer_Tutoring_Application_for_Face-to-Face_and_Remote_Peer_Tutoring</w:delText>
        </w:r>
      </w:del>
    </w:p>
    <w:p w14:paraId="121E1E53" w14:textId="77777777" w:rsidR="008F456D" w:rsidRDefault="002B278F">
      <w:pPr>
        <w:spacing w:after="0" w:line="480" w:lineRule="auto"/>
        <w:ind w:left="709" w:hanging="709"/>
        <w:jc w:val="both"/>
        <w:rPr>
          <w:ins w:id="1155"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2AC83DEB" w:rsidR="008F456D" w:rsidRDefault="0014422F">
      <w:pPr>
        <w:spacing w:after="0" w:line="480" w:lineRule="auto"/>
        <w:ind w:left="709"/>
        <w:jc w:val="both"/>
        <w:rPr>
          <w:rFonts w:ascii="Georgia" w:eastAsia="Times New Roman" w:hAnsi="Georgia" w:cs="Times New Roman"/>
          <w:lang w:eastAsia="en-PH"/>
        </w:rPr>
        <w:pPrChange w:id="1156" w:author="Jade Raposa" w:date="2024-10-16T23:10:00Z">
          <w:pPr>
            <w:spacing w:after="0" w:line="480" w:lineRule="auto"/>
            <w:ind w:left="709" w:hanging="709"/>
            <w:jc w:val="both"/>
          </w:pPr>
        </w:pPrChange>
      </w:pPr>
      <w:ins w:id="1157" w:author="Jade Raposa [2]" w:date="2024-11-06T00:11:00Z" w16du:dateUtc="2024-11-05T16:11:00Z">
        <w:r w:rsidRPr="0014422F">
          <w:rPr>
            <w:rFonts w:ascii="Georgia" w:eastAsia="Times New Roman" w:hAnsi="Georgia" w:cs="Times New Roman"/>
            <w:color w:val="000000"/>
            <w:lang w:eastAsia="en-PH"/>
          </w:rPr>
          <w:t>https://tinyurl.com/2aq2ze7v</w:t>
        </w:r>
      </w:ins>
      <w:del w:id="1158" w:author="Jade Raposa" w:date="2024-10-16T23:10:00Z">
        <w:r w:rsidR="002B278F">
          <w:rPr>
            <w:rFonts w:ascii="Georgia" w:eastAsia="Times New Roman" w:hAnsi="Georgia" w:cs="Times New Roman"/>
            <w:color w:val="000000"/>
            <w:lang w:eastAsia="en-PH"/>
          </w:rPr>
          <w:br/>
        </w:r>
      </w:del>
      <w:del w:id="1159" w:author="Jade Raposa [2]" w:date="2024-11-06T00:11:00Z" w16du:dateUtc="2024-11-05T16:11:00Z">
        <w:r w:rsidR="002B278F" w:rsidDel="0014422F">
          <w:rPr>
            <w:rFonts w:ascii="Georgia" w:eastAsia="Times New Roman" w:hAnsi="Georgia" w:cs="Times New Roman"/>
            <w:color w:val="000000"/>
            <w:lang w:eastAsia="en-PH"/>
          </w:rPr>
          <w:delText>https://www.researchgate.net/publication/374194593_Analyzing_the_Role_of_Teachers%27_Mentoring_in_Improving_Senior_High_School_Students%27_Research_Competency</w:delText>
        </w:r>
      </w:del>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16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B4446ED" w:rsidR="008F456D" w:rsidRDefault="002B278F">
      <w:pPr>
        <w:spacing w:after="0" w:line="480" w:lineRule="auto"/>
        <w:ind w:left="709"/>
        <w:jc w:val="both"/>
        <w:rPr>
          <w:ins w:id="1161" w:author="Jade Raposa [2]" w:date="2024-11-06T00:26:00Z" w16du:dateUtc="2024-11-05T16:26:00Z"/>
          <w:rFonts w:ascii="Georgia" w:eastAsia="Times New Roman" w:hAnsi="Georgia" w:cs="Times New Roman"/>
          <w:color w:val="000000"/>
          <w:lang w:eastAsia="en-PH"/>
        </w:rPr>
      </w:pPr>
      <w:del w:id="1162" w:author="Jade Raposa" w:date="2024-10-16T23:10:00Z">
        <w:r>
          <w:rPr>
            <w:rFonts w:ascii="Georgia" w:eastAsia="Times New Roman" w:hAnsi="Georgia" w:cs="Times New Roman"/>
            <w:color w:val="000000"/>
            <w:lang w:eastAsia="en-PH"/>
          </w:rPr>
          <w:br/>
        </w:r>
      </w:del>
      <w:ins w:id="1163" w:author="Jade Raposa [2]" w:date="2024-11-06T00:26:00Z" w16du:dateUtc="2024-11-05T16:26:00Z">
        <w:r w:rsidR="00851EBB">
          <w:rPr>
            <w:rFonts w:ascii="Georgia" w:eastAsia="Times New Roman" w:hAnsi="Georgia" w:cs="Times New Roman"/>
            <w:color w:val="000000"/>
            <w:lang w:eastAsia="en-PH"/>
          </w:rPr>
          <w:fldChar w:fldCharType="begin"/>
        </w:r>
        <w:r w:rsidR="00851EBB">
          <w:rPr>
            <w:rFonts w:ascii="Georgia" w:eastAsia="Times New Roman" w:hAnsi="Georgia" w:cs="Times New Roman"/>
            <w:color w:val="000000"/>
            <w:lang w:eastAsia="en-PH"/>
          </w:rPr>
          <w:instrText>HYPERLINK "</w:instrText>
        </w:r>
      </w:ins>
      <w:r w:rsidR="00851EBB">
        <w:rPr>
          <w:rFonts w:ascii="Georgia" w:eastAsia="Times New Roman" w:hAnsi="Georgia" w:cs="Times New Roman"/>
          <w:color w:val="000000"/>
          <w:lang w:eastAsia="en-PH"/>
        </w:rPr>
        <w:instrText>https://ieeexplore.ieee.org/document/8653663</w:instrText>
      </w:r>
      <w:ins w:id="1164" w:author="Jade Raposa [2]" w:date="2024-11-06T00:26:00Z" w16du:dateUtc="2024-11-05T16:26:00Z">
        <w:r w:rsidR="00851EBB">
          <w:rPr>
            <w:rFonts w:ascii="Georgia" w:eastAsia="Times New Roman" w:hAnsi="Georgia" w:cs="Times New Roman"/>
            <w:color w:val="000000"/>
            <w:lang w:eastAsia="en-PH"/>
          </w:rPr>
          <w:instrText>"</w:instrText>
        </w:r>
        <w:r w:rsidR="00851EBB">
          <w:rPr>
            <w:rFonts w:ascii="Georgia" w:eastAsia="Times New Roman" w:hAnsi="Georgia" w:cs="Times New Roman"/>
            <w:color w:val="000000"/>
            <w:lang w:eastAsia="en-PH"/>
          </w:rPr>
        </w:r>
        <w:r w:rsidR="00851EBB">
          <w:rPr>
            <w:rFonts w:ascii="Georgia" w:eastAsia="Times New Roman" w:hAnsi="Georgia" w:cs="Times New Roman"/>
            <w:color w:val="000000"/>
            <w:lang w:eastAsia="en-PH"/>
          </w:rPr>
          <w:fldChar w:fldCharType="separate"/>
        </w:r>
      </w:ins>
      <w:r w:rsidR="00851EBB" w:rsidRPr="00297B51">
        <w:rPr>
          <w:rStyle w:val="Hyperlink"/>
          <w:rFonts w:ascii="Georgia" w:eastAsia="Times New Roman" w:hAnsi="Georgia" w:cs="Times New Roman"/>
          <w:lang w:eastAsia="en-PH"/>
        </w:rPr>
        <w:t>https://ieeexplore.ieee.org/document/8653663</w:t>
      </w:r>
      <w:ins w:id="1165" w:author="Jade Raposa [2]" w:date="2024-11-06T00:26:00Z" w16du:dateUtc="2024-11-05T16:26:00Z">
        <w:r w:rsidR="00851EBB">
          <w:rPr>
            <w:rFonts w:ascii="Georgia" w:eastAsia="Times New Roman" w:hAnsi="Georgia" w:cs="Times New Roman"/>
            <w:color w:val="000000"/>
            <w:lang w:eastAsia="en-PH"/>
          </w:rPr>
          <w:fldChar w:fldCharType="end"/>
        </w:r>
      </w:ins>
    </w:p>
    <w:p w14:paraId="2DC2E9D5" w14:textId="50965F88" w:rsidR="00851EBB" w:rsidRDefault="00851EBB">
      <w:pPr>
        <w:spacing w:after="0" w:line="480" w:lineRule="auto"/>
        <w:ind w:left="709" w:hanging="709"/>
        <w:jc w:val="both"/>
        <w:rPr>
          <w:rFonts w:ascii="Georgia" w:eastAsia="Times New Roman" w:hAnsi="Georgia" w:cs="Times New Roman"/>
          <w:lang w:eastAsia="en-PH"/>
        </w:rPr>
        <w:pPrChange w:id="1166" w:author="Jade Raposa [2]" w:date="2024-11-06T00:26:00Z" w16du:dateUtc="2024-11-05T16:26:00Z">
          <w:pPr>
            <w:spacing w:after="0" w:line="480" w:lineRule="auto"/>
            <w:ind w:left="709" w:hanging="720"/>
            <w:jc w:val="both"/>
          </w:pPr>
        </w:pPrChange>
      </w:pPr>
      <w:ins w:id="1167" w:author="Jade Raposa [2]" w:date="2024-11-06T00:26:00Z" w16du:dateUtc="2024-11-05T16:26:00Z">
        <w:r w:rsidRPr="00851EBB">
          <w:rPr>
            <w:rFonts w:ascii="Georgia" w:eastAsia="Times New Roman" w:hAnsi="Georgia" w:cs="Times New Roman"/>
            <w:lang w:eastAsia="en-PH"/>
          </w:rPr>
          <w:lastRenderedPageBreak/>
          <w:t>Garrison, Anderson &amp; Archer (2000, 2001). Community of Inquiry, Office of Curriculum, Assessment and Teaching Transformation, University at Buffalo.</w:t>
        </w:r>
        <w:r>
          <w:rPr>
            <w:rFonts w:ascii="Georgia" w:eastAsia="Times New Roman" w:hAnsi="Georgia" w:cs="Times New Roman"/>
            <w:lang w:eastAsia="en-PH"/>
          </w:rPr>
          <w:br/>
        </w:r>
        <w:r w:rsidRPr="00851EBB">
          <w:rPr>
            <w:rFonts w:ascii="Georgia" w:eastAsia="Times New Roman" w:hAnsi="Georgia" w:cs="Times New Roman"/>
            <w:lang w:eastAsia="en-PH"/>
          </w:rPr>
          <w:t>https://www.buffalo.edu/catt/teach/develop/teach/learning-environments/community-of-inquiry.html</w:t>
        </w:r>
      </w:ins>
    </w:p>
    <w:p w14:paraId="0D3C272B" w14:textId="77777777" w:rsidR="008F456D" w:rsidRDefault="002B278F">
      <w:pPr>
        <w:spacing w:after="0" w:line="480" w:lineRule="auto"/>
        <w:ind w:left="709" w:hanging="720"/>
        <w:jc w:val="both"/>
        <w:rPr>
          <w:ins w:id="116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67F4CA4F" w14:textId="776A3A5F" w:rsidR="00336A1F" w:rsidRDefault="002B278F" w:rsidP="00511CB3">
      <w:pPr>
        <w:spacing w:after="0" w:line="480" w:lineRule="auto"/>
        <w:ind w:left="709"/>
        <w:jc w:val="both"/>
        <w:rPr>
          <w:ins w:id="1169" w:author="Jade Raposa [2]" w:date="2024-11-06T00:25:00Z" w16du:dateUtc="2024-11-05T16:25:00Z"/>
          <w:rFonts w:ascii="Georgia" w:eastAsia="Times New Roman" w:hAnsi="Georgia" w:cs="Times New Roman"/>
          <w:color w:val="000000"/>
          <w:lang w:eastAsia="en-PH"/>
        </w:rPr>
      </w:pPr>
      <w:del w:id="1170" w:author="Jade Raposa" w:date="2024-10-16T23:10:00Z">
        <w:r>
          <w:rPr>
            <w:rFonts w:ascii="Georgia" w:eastAsia="Times New Roman" w:hAnsi="Georgia" w:cs="Times New Roman"/>
            <w:color w:val="000000"/>
            <w:lang w:eastAsia="en-PH"/>
          </w:rPr>
          <w:br/>
        </w:r>
      </w:del>
      <w:ins w:id="1171" w:author="Jade Raposa [2]" w:date="2024-11-06T00:25:00Z" w16du:dateUtc="2024-11-05T16:25:00Z">
        <w:r w:rsidR="00511CB3" w:rsidRPr="00511CB3">
          <w:rPr>
            <w:color w:val="000000"/>
            <w:rPrChange w:id="1172" w:author="Jade Raposa [2]" w:date="2024-11-06T00:25:00Z" w16du:dateUtc="2024-11-05T16:25:00Z">
              <w:rPr>
                <w:rStyle w:val="Hyperlink"/>
                <w:rFonts w:ascii="Georgia" w:eastAsia="Times New Roman" w:hAnsi="Georgia" w:cs="Times New Roman"/>
                <w:lang w:eastAsia="en-PH"/>
              </w:rPr>
            </w:rPrChange>
          </w:rPr>
          <w:t>https://www.aaspjournal.org/uploads/155/5929_pdf.pdf</w:t>
        </w:r>
      </w:ins>
    </w:p>
    <w:p w14:paraId="0250B4A2" w14:textId="77777777" w:rsidR="00511CB3" w:rsidRPr="00511CB3" w:rsidRDefault="00511CB3" w:rsidP="00511CB3">
      <w:pPr>
        <w:spacing w:after="0" w:line="480" w:lineRule="auto"/>
        <w:ind w:left="709" w:hanging="709"/>
        <w:jc w:val="both"/>
        <w:rPr>
          <w:ins w:id="1173" w:author="Jade Raposa [2]" w:date="2024-11-06T00:25:00Z" w16du:dateUtc="2024-11-05T16:25:00Z"/>
          <w:rFonts w:ascii="Georgia" w:eastAsia="Times New Roman" w:hAnsi="Georgia" w:cs="Times New Roman"/>
          <w:color w:val="000000"/>
          <w:lang w:eastAsia="en-PH"/>
        </w:rPr>
      </w:pPr>
      <w:proofErr w:type="gramStart"/>
      <w:ins w:id="1174" w:author="Jade Raposa [2]" w:date="2024-11-06T00:25:00Z" w16du:dateUtc="2024-11-05T16:25:00Z">
        <w:r w:rsidRPr="00511CB3">
          <w:rPr>
            <w:rFonts w:ascii="Georgia" w:eastAsia="Times New Roman" w:hAnsi="Georgia" w:cs="Times New Roman"/>
            <w:color w:val="000000"/>
            <w:lang w:eastAsia="en-PH"/>
          </w:rPr>
          <w:t>Indeed</w:t>
        </w:r>
        <w:proofErr w:type="gramEnd"/>
        <w:r w:rsidRPr="00511CB3">
          <w:rPr>
            <w:rFonts w:ascii="Georgia" w:eastAsia="Times New Roman" w:hAnsi="Georgia" w:cs="Times New Roman"/>
            <w:color w:val="000000"/>
            <w:lang w:eastAsia="en-PH"/>
          </w:rPr>
          <w:t xml:space="preserve"> Editorial Team (2024). What Are Certifications? Definition, Benefits, Types and Examples, </w:t>
        </w:r>
        <w:proofErr w:type="gramStart"/>
        <w:r w:rsidRPr="00511CB3">
          <w:rPr>
            <w:rFonts w:ascii="Georgia" w:eastAsia="Times New Roman" w:hAnsi="Georgia" w:cs="Times New Roman"/>
            <w:color w:val="000000"/>
            <w:lang w:eastAsia="en-PH"/>
          </w:rPr>
          <w:t>Indeed</w:t>
        </w:r>
        <w:proofErr w:type="gramEnd"/>
        <w:r w:rsidRPr="00511CB3">
          <w:rPr>
            <w:rFonts w:ascii="Georgia" w:eastAsia="Times New Roman" w:hAnsi="Georgia" w:cs="Times New Roman"/>
            <w:color w:val="000000"/>
            <w:lang w:eastAsia="en-PH"/>
          </w:rPr>
          <w:t>.</w:t>
        </w:r>
      </w:ins>
    </w:p>
    <w:p w14:paraId="05ABE8DD" w14:textId="6D2E5D33" w:rsidR="00511CB3" w:rsidRPr="00511CB3" w:rsidRDefault="00511CB3">
      <w:pPr>
        <w:spacing w:after="0" w:line="480" w:lineRule="auto"/>
        <w:ind w:left="709"/>
        <w:jc w:val="both"/>
        <w:rPr>
          <w:rFonts w:ascii="Georgia" w:eastAsia="Times New Roman" w:hAnsi="Georgia" w:cs="Times New Roman"/>
          <w:color w:val="000000"/>
          <w:lang w:eastAsia="en-PH"/>
          <w:rPrChange w:id="1175" w:author="Jade Raposa [2]" w:date="2024-11-06T00:25:00Z" w16du:dateUtc="2024-11-05T16:25:00Z">
            <w:rPr>
              <w:rFonts w:ascii="Georgia" w:eastAsia="Times New Roman" w:hAnsi="Georgia" w:cs="Times New Roman"/>
              <w:lang w:eastAsia="en-PH"/>
            </w:rPr>
          </w:rPrChange>
        </w:rPr>
        <w:pPrChange w:id="1176" w:author="Jade Raposa [2]" w:date="2024-11-06T00:25:00Z" w16du:dateUtc="2024-11-05T16:25:00Z">
          <w:pPr>
            <w:spacing w:after="0" w:line="480" w:lineRule="auto"/>
            <w:ind w:left="709" w:hanging="720"/>
            <w:jc w:val="both"/>
          </w:pPr>
        </w:pPrChange>
      </w:pPr>
      <w:ins w:id="1177" w:author="Jade Raposa [2]" w:date="2024-11-06T00:25:00Z" w16du:dateUtc="2024-11-05T16:25:00Z">
        <w:r w:rsidRPr="00511CB3">
          <w:rPr>
            <w:rFonts w:ascii="Georgia" w:eastAsia="Times New Roman" w:hAnsi="Georgia" w:cs="Times New Roman"/>
            <w:color w:val="000000"/>
            <w:lang w:eastAsia="en-PH"/>
          </w:rPr>
          <w:t>https://www.indeed.com/career-advice/career-development/what-are-certifications</w:t>
        </w:r>
      </w:ins>
    </w:p>
    <w:p w14:paraId="045EB0A8" w14:textId="77777777" w:rsidR="008F456D" w:rsidRDefault="002B278F">
      <w:pPr>
        <w:spacing w:after="0" w:line="480" w:lineRule="auto"/>
        <w:ind w:left="709" w:hanging="720"/>
        <w:jc w:val="both"/>
        <w:rPr>
          <w:ins w:id="117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179" w:author="Jade Raposa" w:date="2024-10-16T23:10:00Z">
          <w:pPr>
            <w:spacing w:after="0" w:line="480" w:lineRule="auto"/>
            <w:ind w:left="709" w:hanging="720"/>
            <w:jc w:val="both"/>
          </w:pPr>
        </w:pPrChange>
      </w:pPr>
      <w:del w:id="1180"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4580EC00" w:rsidR="008F456D" w:rsidDel="00851EBB" w:rsidRDefault="002B278F">
      <w:pPr>
        <w:spacing w:after="0" w:line="480" w:lineRule="auto"/>
        <w:ind w:left="709" w:hanging="720"/>
        <w:jc w:val="both"/>
        <w:rPr>
          <w:del w:id="1181" w:author="Jade Raposa [2]" w:date="2024-11-06T00:27:00Z" w16du:dateUtc="2024-11-05T16:27:00Z"/>
          <w:rFonts w:ascii="Georgia" w:eastAsia="Times New Roman" w:hAnsi="Georgia" w:cs="Times New Roman"/>
          <w:color w:val="000000"/>
          <w:lang w:eastAsia="en-PH"/>
        </w:rPr>
        <w:sectPr w:rsidR="008F456D" w:rsidDel="00851EBB">
          <w:headerReference w:type="default" r:id="rId92"/>
          <w:headerReference w:type="first" r:id="rId9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ins w:id="1196" w:author="Jade Raposa [2]" w:date="2024-11-06T00:27:00Z" w16du:dateUtc="2024-11-05T16:27:00Z">
        <w:r w:rsidR="00851EBB">
          <w:rPr>
            <w:rFonts w:ascii="Georgia" w:eastAsia="Times New Roman" w:hAnsi="Georgia" w:cs="Times New Roman"/>
            <w:color w:val="000000"/>
            <w:lang w:eastAsia="en-PH"/>
          </w:rPr>
          <w:t xml:space="preserve"> </w:t>
        </w:r>
      </w:ins>
    </w:p>
    <w:p w14:paraId="0A4B287D" w14:textId="08657B90" w:rsidR="008F456D" w:rsidRDefault="002B278F">
      <w:pPr>
        <w:spacing w:after="0" w:line="480" w:lineRule="auto"/>
        <w:ind w:left="709" w:hanging="720"/>
        <w:jc w:val="both"/>
        <w:rPr>
          <w:rFonts w:ascii="Georgia" w:eastAsia="Times New Roman" w:hAnsi="Georgia" w:cs="Times New Roman"/>
          <w:lang w:eastAsia="en-PH"/>
        </w:rPr>
        <w:pPrChange w:id="1197" w:author="Jade Raposa [2]" w:date="2024-11-06T00:27:00Z" w16du:dateUtc="2024-11-05T16:27:00Z">
          <w:pPr>
            <w:spacing w:after="0" w:line="480" w:lineRule="auto"/>
            <w:ind w:left="709"/>
            <w:jc w:val="both"/>
          </w:pPr>
        </w:pPrChange>
      </w:pPr>
      <w:del w:id="1198" w:author="Jade Raposa [2]" w:date="2024-11-06T00:27:00Z" w16du:dateUtc="2024-11-05T16:27:00Z">
        <w:r w:rsidDel="00851EBB">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199"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lastRenderedPageBreak/>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200" w:author="Jade Raposa" w:date="2024-10-16T23:10:00Z">
          <w:pPr>
            <w:spacing w:after="0" w:line="480" w:lineRule="auto"/>
            <w:ind w:left="709" w:hanging="720"/>
            <w:jc w:val="both"/>
          </w:pPr>
        </w:pPrChange>
      </w:pPr>
      <w:del w:id="1201"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202"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5B6F76CA" w:rsidR="008F456D" w:rsidRDefault="002B278F">
      <w:pPr>
        <w:spacing w:after="0" w:line="480" w:lineRule="auto"/>
        <w:ind w:left="709"/>
        <w:jc w:val="both"/>
        <w:rPr>
          <w:ins w:id="1203" w:author="Jade Raposa [2]" w:date="2024-11-06T00:27:00Z" w16du:dateUtc="2024-11-05T16:27:00Z"/>
          <w:rFonts w:ascii="Georgia" w:eastAsia="Times New Roman" w:hAnsi="Georgia" w:cs="Times New Roman"/>
          <w:color w:val="000000"/>
          <w:lang w:eastAsia="en-PH"/>
        </w:rPr>
      </w:pPr>
      <w:del w:id="1204" w:author="Jade Raposa" w:date="2024-10-16T23:10:00Z">
        <w:r>
          <w:rPr>
            <w:rFonts w:ascii="Georgia" w:eastAsia="Times New Roman" w:hAnsi="Georgia" w:cs="Times New Roman"/>
            <w:color w:val="000000"/>
            <w:lang w:eastAsia="en-PH"/>
          </w:rPr>
          <w:br/>
        </w:r>
      </w:del>
      <w:ins w:id="1205" w:author="Jade Raposa [2]" w:date="2024-11-06T00:27:00Z" w16du:dateUtc="2024-11-05T16:27:00Z">
        <w:r w:rsidR="00851EBB">
          <w:rPr>
            <w:rFonts w:ascii="Georgia" w:eastAsia="Times New Roman" w:hAnsi="Georgia" w:cs="Times New Roman"/>
            <w:color w:val="000000"/>
            <w:lang w:eastAsia="en-PH"/>
          </w:rPr>
          <w:fldChar w:fldCharType="begin"/>
        </w:r>
        <w:r w:rsidR="00851EBB">
          <w:rPr>
            <w:rFonts w:ascii="Georgia" w:eastAsia="Times New Roman" w:hAnsi="Georgia" w:cs="Times New Roman"/>
            <w:color w:val="000000"/>
            <w:lang w:eastAsia="en-PH"/>
          </w:rPr>
          <w:instrText>HYPERLINK "</w:instrText>
        </w:r>
      </w:ins>
      <w:r w:rsidR="00851EBB">
        <w:rPr>
          <w:rFonts w:ascii="Georgia" w:eastAsia="Times New Roman" w:hAnsi="Georgia" w:cs="Times New Roman"/>
          <w:color w:val="000000"/>
          <w:lang w:eastAsia="en-PH"/>
        </w:rPr>
        <w:instrText>https://www.sciencedirect.com/science/article/abs/pii/S0747563216303843</w:instrText>
      </w:r>
      <w:ins w:id="1206" w:author="Jade Raposa [2]" w:date="2024-11-06T00:27:00Z" w16du:dateUtc="2024-11-05T16:27:00Z">
        <w:r w:rsidR="00851EBB">
          <w:rPr>
            <w:rFonts w:ascii="Georgia" w:eastAsia="Times New Roman" w:hAnsi="Georgia" w:cs="Times New Roman"/>
            <w:color w:val="000000"/>
            <w:lang w:eastAsia="en-PH"/>
          </w:rPr>
          <w:instrText>"</w:instrText>
        </w:r>
        <w:r w:rsidR="00851EBB">
          <w:rPr>
            <w:rFonts w:ascii="Georgia" w:eastAsia="Times New Roman" w:hAnsi="Georgia" w:cs="Times New Roman"/>
            <w:color w:val="000000"/>
            <w:lang w:eastAsia="en-PH"/>
          </w:rPr>
        </w:r>
        <w:r w:rsidR="00851EBB">
          <w:rPr>
            <w:rFonts w:ascii="Georgia" w:eastAsia="Times New Roman" w:hAnsi="Georgia" w:cs="Times New Roman"/>
            <w:color w:val="000000"/>
            <w:lang w:eastAsia="en-PH"/>
          </w:rPr>
          <w:fldChar w:fldCharType="separate"/>
        </w:r>
      </w:ins>
      <w:r w:rsidR="00851EBB" w:rsidRPr="00297B51">
        <w:rPr>
          <w:rStyle w:val="Hyperlink"/>
          <w:rFonts w:ascii="Georgia" w:eastAsia="Times New Roman" w:hAnsi="Georgia" w:cs="Times New Roman"/>
          <w:lang w:eastAsia="en-PH"/>
        </w:rPr>
        <w:t>https://www.sciencedirect.com/science/article/abs/pii/S0747563216303843</w:t>
      </w:r>
      <w:ins w:id="1207" w:author="Jade Raposa [2]" w:date="2024-11-06T00:27:00Z" w16du:dateUtc="2024-11-05T16:27:00Z">
        <w:r w:rsidR="00851EBB">
          <w:rPr>
            <w:rFonts w:ascii="Georgia" w:eastAsia="Times New Roman" w:hAnsi="Georgia" w:cs="Times New Roman"/>
            <w:color w:val="000000"/>
            <w:lang w:eastAsia="en-PH"/>
          </w:rPr>
          <w:fldChar w:fldCharType="end"/>
        </w:r>
      </w:ins>
    </w:p>
    <w:p w14:paraId="175ACDD6" w14:textId="0EBBC2D5" w:rsidR="00851EBB" w:rsidRDefault="00851EBB">
      <w:pPr>
        <w:spacing w:after="0" w:line="480" w:lineRule="auto"/>
        <w:ind w:left="709" w:hanging="709"/>
        <w:jc w:val="both"/>
        <w:rPr>
          <w:rFonts w:ascii="Georgia" w:eastAsia="Times New Roman" w:hAnsi="Georgia" w:cs="Times New Roman"/>
          <w:lang w:eastAsia="en-PH"/>
        </w:rPr>
        <w:pPrChange w:id="1208" w:author="Jade Raposa [2]" w:date="2024-11-06T00:27:00Z" w16du:dateUtc="2024-11-05T16:27:00Z">
          <w:pPr>
            <w:spacing w:after="0" w:line="480" w:lineRule="auto"/>
            <w:ind w:left="709" w:hanging="720"/>
            <w:jc w:val="both"/>
          </w:pPr>
        </w:pPrChange>
      </w:pPr>
      <w:ins w:id="1209" w:author="Jade Raposa [2]" w:date="2024-11-06T00:27:00Z" w16du:dateUtc="2024-11-05T16:27:00Z">
        <w:r w:rsidRPr="00851EBB">
          <w:rPr>
            <w:rFonts w:ascii="Georgia" w:eastAsia="Times New Roman" w:hAnsi="Georgia" w:cs="Times New Roman"/>
            <w:lang w:eastAsia="en-PH"/>
          </w:rPr>
          <w:t>Ragins, B. R. &amp; Kram, K. (2007). The Handbook of Mentoring at Work, ResearchGate.</w:t>
        </w:r>
        <w:r>
          <w:rPr>
            <w:rFonts w:ascii="Georgia" w:eastAsia="Times New Roman" w:hAnsi="Georgia" w:cs="Times New Roman"/>
            <w:lang w:eastAsia="en-PH"/>
          </w:rPr>
          <w:br/>
        </w:r>
        <w:r w:rsidRPr="00851EBB">
          <w:rPr>
            <w:rFonts w:ascii="Georgia" w:eastAsia="Times New Roman" w:hAnsi="Georgia" w:cs="Times New Roman"/>
            <w:lang w:eastAsia="en-PH"/>
          </w:rPr>
          <w:t>https://www.researchgate.net/publication/255662364_The_Handbook_of_Mentoring_at_Work</w:t>
        </w:r>
      </w:ins>
    </w:p>
    <w:p w14:paraId="78D4E970" w14:textId="77777777" w:rsidR="008F456D" w:rsidRDefault="002B278F">
      <w:pPr>
        <w:spacing w:after="0" w:line="480" w:lineRule="auto"/>
        <w:ind w:left="709" w:hanging="720"/>
        <w:jc w:val="both"/>
        <w:rPr>
          <w:ins w:id="121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69DD1258" w:rsidR="008F456D" w:rsidRDefault="00870F3A">
      <w:pPr>
        <w:spacing w:after="0" w:line="480" w:lineRule="auto"/>
        <w:ind w:left="709"/>
        <w:jc w:val="both"/>
        <w:rPr>
          <w:rFonts w:ascii="Georgia" w:eastAsia="Times New Roman" w:hAnsi="Georgia" w:cs="Times New Roman"/>
          <w:lang w:eastAsia="en-PH"/>
        </w:rPr>
        <w:pPrChange w:id="1211" w:author="Jade Raposa" w:date="2024-10-16T23:10:00Z">
          <w:pPr>
            <w:spacing w:after="0" w:line="480" w:lineRule="auto"/>
            <w:ind w:left="709" w:hanging="720"/>
            <w:jc w:val="both"/>
          </w:pPr>
        </w:pPrChange>
      </w:pPr>
      <w:ins w:id="1212" w:author="Jade Raposa [2]" w:date="2024-11-06T00:10:00Z" w16du:dateUtc="2024-11-05T16:10:00Z">
        <w:r w:rsidRPr="00870F3A">
          <w:rPr>
            <w:rFonts w:ascii="Georgia" w:eastAsia="Times New Roman" w:hAnsi="Georgia" w:cs="Times New Roman"/>
            <w:color w:val="000000"/>
            <w:lang w:eastAsia="en-PH"/>
          </w:rPr>
          <w:t>https://tinyurl.com/26lnundo</w:t>
        </w:r>
      </w:ins>
      <w:del w:id="1213" w:author="Jade Raposa" w:date="2024-10-16T23:10:00Z">
        <w:r w:rsidR="002B278F">
          <w:rPr>
            <w:rFonts w:ascii="Georgia" w:eastAsia="Times New Roman" w:hAnsi="Georgia" w:cs="Times New Roman"/>
            <w:color w:val="000000"/>
            <w:lang w:eastAsia="en-PH"/>
          </w:rPr>
          <w:br/>
        </w:r>
      </w:del>
      <w:del w:id="1214" w:author="Jade Raposa [2]" w:date="2024-11-06T00:10:00Z" w16du:dateUtc="2024-11-05T16:10:00Z">
        <w:r w:rsidR="002B278F" w:rsidDel="00870F3A">
          <w:rPr>
            <w:rFonts w:ascii="Georgia" w:eastAsia="Times New Roman" w:hAnsi="Georgia" w:cs="Times New Roman"/>
            <w:color w:val="000000"/>
            <w:lang w:eastAsia="en-PH"/>
          </w:rPr>
          <w:delText>https://www.scribd.com/document/633079447/Chapter-2-RRL-for-Peer-Mentoring-and-Interactive-Reading-Materials-towards-Student-s-Reading-Performance</w:delText>
        </w:r>
      </w:del>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1725A637" w:rsidR="008F456D" w:rsidRDefault="00870F3A">
      <w:pPr>
        <w:spacing w:after="0" w:line="480" w:lineRule="auto"/>
        <w:ind w:left="709"/>
        <w:jc w:val="both"/>
        <w:rPr>
          <w:rFonts w:ascii="Georgia" w:eastAsia="Times New Roman" w:hAnsi="Georgia" w:cs="Times New Roman"/>
          <w:lang w:eastAsia="en-PH"/>
        </w:rPr>
      </w:pPr>
      <w:ins w:id="1215" w:author="Jade Raposa [2]" w:date="2024-11-06T00:09:00Z" w16du:dateUtc="2024-11-05T16:09:00Z">
        <w:r w:rsidRPr="00870F3A">
          <w:rPr>
            <w:rFonts w:ascii="Georgia" w:eastAsia="Times New Roman" w:hAnsi="Georgia" w:cs="Times New Roman"/>
            <w:color w:val="000000"/>
            <w:lang w:eastAsia="en-PH"/>
          </w:rPr>
          <w:t>https://tinyurl.com/2y65rjhy</w:t>
        </w:r>
      </w:ins>
      <w:del w:id="1216" w:author="Jade Raposa [2]" w:date="2024-11-06T00:09:00Z" w16du:dateUtc="2024-11-05T16:09:00Z">
        <w:r w:rsidR="002B278F" w:rsidDel="00870F3A">
          <w:rPr>
            <w:rFonts w:ascii="Georgia" w:eastAsia="Times New Roman" w:hAnsi="Georgia" w:cs="Times New Roman"/>
            <w:color w:val="000000"/>
            <w:lang w:eastAsia="en-PH"/>
          </w:rPr>
          <w:delText>https://www.researchgate.net/publication/377718242_The_Educational_Technology_A_Technology_for_Education_and_an_Education_with_Technology</w:delText>
        </w:r>
      </w:del>
      <w:r w:rsidR="002B278F">
        <w:rPr>
          <w:rFonts w:ascii="Georgia" w:eastAsia="Times New Roman" w:hAnsi="Georgia" w:cs="Times New Roman"/>
          <w:color w:val="000000"/>
          <w:lang w:eastAsia="en-PH"/>
        </w:rPr>
        <w:t> </w:t>
      </w:r>
    </w:p>
    <w:p w14:paraId="5C165304" w14:textId="77777777" w:rsidR="008F456D" w:rsidRDefault="002B278F">
      <w:pPr>
        <w:spacing w:after="0" w:line="480" w:lineRule="auto"/>
        <w:ind w:left="709" w:hanging="720"/>
        <w:jc w:val="both"/>
        <w:rPr>
          <w:ins w:id="1217"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491230E6" w14:textId="39E1D9D7" w:rsidR="0079069E" w:rsidRDefault="002B278F">
      <w:pPr>
        <w:spacing w:after="0" w:line="480" w:lineRule="auto"/>
        <w:ind w:left="709"/>
        <w:jc w:val="both"/>
        <w:rPr>
          <w:ins w:id="1218" w:author="Jade Raposa [2]" w:date="2024-11-06T00:28:00Z" w16du:dateUtc="2024-11-05T16:28:00Z"/>
          <w:rFonts w:ascii="Georgia" w:eastAsia="Times New Roman" w:hAnsi="Georgia" w:cs="Times New Roman"/>
          <w:color w:val="000000"/>
          <w:lang w:eastAsia="en-PH"/>
        </w:rPr>
      </w:pPr>
      <w:del w:id="1219" w:author="Jade Raposa" w:date="2024-10-16T23:10:00Z">
        <w:r>
          <w:rPr>
            <w:rFonts w:ascii="Georgia" w:eastAsia="Times New Roman" w:hAnsi="Georgia" w:cs="Times New Roman"/>
            <w:color w:val="000000"/>
            <w:lang w:eastAsia="en-PH"/>
          </w:rPr>
          <w:br/>
        </w:r>
      </w:del>
      <w:ins w:id="1220" w:author="Jade Raposa" w:date="2024-10-16T23:15:00Z">
        <w:del w:id="1221" w:author="Jade Raposa [2]" w:date="2024-11-06T00:09:00Z" w16du:dateUtc="2024-11-05T16:09:00Z">
          <w:r w:rsidDel="00BA4662">
            <w:rPr>
              <w:rFonts w:ascii="Georgia" w:eastAsia="Times New Roman" w:hAnsi="Georgia" w:cs="Times New Roman"/>
              <w:color w:val="000000"/>
              <w:lang w:eastAsia="en-PH"/>
            </w:rPr>
            <w:fldChar w:fldCharType="begin"/>
          </w:r>
          <w:r w:rsidDel="00BA4662">
            <w:rPr>
              <w:rFonts w:ascii="Georgia" w:eastAsia="Times New Roman" w:hAnsi="Georgia" w:cs="Times New Roman"/>
              <w:color w:val="000000"/>
              <w:lang w:eastAsia="en-PH"/>
            </w:rPr>
            <w:delInstrText>HYPERLINK "</w:delInstrText>
          </w:r>
        </w:del>
      </w:ins>
      <w:del w:id="1222" w:author="Jade Raposa [2]" w:date="2024-11-06T00:09:00Z" w16du:dateUtc="2024-11-05T16:09:00Z">
        <w:r w:rsidDel="00BA4662">
          <w:rPr>
            <w:rFonts w:ascii="Georgia" w:eastAsia="Times New Roman" w:hAnsi="Georgia" w:cs="Times New Roman"/>
            <w:color w:val="000000"/>
            <w:lang w:eastAsia="en-PH"/>
          </w:rPr>
          <w:delInstrText>https://doi.org/10.1186/s40561-020-00140-9</w:delInstrText>
        </w:r>
      </w:del>
      <w:ins w:id="1223" w:author="Jade Raposa" w:date="2024-10-16T23:15:00Z">
        <w:del w:id="1224" w:author="Jade Raposa [2]" w:date="2024-11-06T00:09:00Z" w16du:dateUtc="2024-11-05T16:09:00Z">
          <w:r w:rsidDel="00BA4662">
            <w:rPr>
              <w:rFonts w:ascii="Georgia" w:eastAsia="Times New Roman" w:hAnsi="Georgia" w:cs="Times New Roman"/>
              <w:color w:val="000000"/>
              <w:lang w:eastAsia="en-PH"/>
            </w:rPr>
            <w:delInstrText>"</w:delInstrText>
          </w:r>
          <w:r w:rsidDel="00BA4662">
            <w:rPr>
              <w:rFonts w:ascii="Georgia" w:eastAsia="Times New Roman" w:hAnsi="Georgia" w:cs="Times New Roman"/>
              <w:color w:val="000000"/>
              <w:lang w:eastAsia="en-PH"/>
            </w:rPr>
          </w:r>
          <w:r w:rsidDel="00BA4662">
            <w:rPr>
              <w:rFonts w:ascii="Georgia" w:eastAsia="Times New Roman" w:hAnsi="Georgia" w:cs="Times New Roman"/>
              <w:color w:val="000000"/>
              <w:lang w:eastAsia="en-PH"/>
            </w:rPr>
            <w:fldChar w:fldCharType="separate"/>
          </w:r>
        </w:del>
      </w:ins>
      <w:del w:id="1225" w:author="Jade Raposa [2]" w:date="2024-11-06T00:09:00Z" w16du:dateUtc="2024-11-05T16:09:00Z">
        <w:r w:rsidRPr="00BA4662" w:rsidDel="00BA4662">
          <w:rPr>
            <w:color w:val="000000"/>
            <w:rPrChange w:id="1226" w:author="Jade Raposa [2]" w:date="2024-11-06T00:09:00Z" w16du:dateUtc="2024-11-05T16:09:00Z">
              <w:rPr>
                <w:rStyle w:val="Hyperlink"/>
                <w:rFonts w:ascii="Georgia" w:eastAsia="Times New Roman" w:hAnsi="Georgia" w:cs="Times New Roman"/>
                <w:lang w:eastAsia="en-PH"/>
              </w:rPr>
            </w:rPrChange>
          </w:rPr>
          <w:delText>https://doi.org/10.1186/s40561-020-00140-9</w:delText>
        </w:r>
      </w:del>
      <w:ins w:id="1227" w:author="Jade Raposa" w:date="2024-10-16T23:15:00Z">
        <w:del w:id="1228" w:author="Jade Raposa [2]" w:date="2024-11-06T00:09:00Z" w16du:dateUtc="2024-11-05T16:09:00Z">
          <w:r w:rsidDel="00BA4662">
            <w:rPr>
              <w:rFonts w:ascii="Georgia" w:eastAsia="Times New Roman" w:hAnsi="Georgia" w:cs="Times New Roman"/>
              <w:color w:val="000000"/>
              <w:lang w:eastAsia="en-PH"/>
            </w:rPr>
            <w:fldChar w:fldCharType="end"/>
          </w:r>
        </w:del>
      </w:ins>
      <w:ins w:id="1229" w:author="Jade Raposa [2]" w:date="2024-11-06T00:28:00Z" w16du:dateUtc="2024-11-05T16:28:00Z">
        <w:r w:rsidR="0079069E" w:rsidRPr="0079069E">
          <w:rPr>
            <w:color w:val="000000"/>
            <w:rPrChange w:id="1230" w:author="Jade Raposa [2]" w:date="2024-11-06T00:28:00Z" w16du:dateUtc="2024-11-05T16:28:00Z">
              <w:rPr>
                <w:rStyle w:val="Hyperlink"/>
                <w:rFonts w:ascii="Georgia" w:eastAsia="Times New Roman" w:hAnsi="Georgia" w:cs="Times New Roman"/>
                <w:lang w:eastAsia="en-PH"/>
              </w:rPr>
            </w:rPrChange>
          </w:rPr>
          <w:t>https://doi.org/10.1186/s40561-020-00140-9</w:t>
        </w:r>
      </w:ins>
    </w:p>
    <w:p w14:paraId="6B42FB69" w14:textId="0C86447B" w:rsidR="008F456D" w:rsidRDefault="0079069E">
      <w:pPr>
        <w:spacing w:after="0" w:line="480" w:lineRule="auto"/>
        <w:ind w:left="720" w:hanging="720"/>
        <w:jc w:val="both"/>
        <w:rPr>
          <w:del w:id="1231" w:author="Jade Raposa" w:date="2024-10-16T23:15:00Z"/>
          <w:rFonts w:ascii="Georgia" w:eastAsia="Times New Roman" w:hAnsi="Georgia" w:cs="Times New Roman"/>
          <w:color w:val="000000"/>
          <w:lang w:eastAsia="en-PH"/>
        </w:rPr>
        <w:pPrChange w:id="1232" w:author="Jade Raposa [2]" w:date="2024-11-06T00:28:00Z" w16du:dateUtc="2024-11-05T16:28:00Z">
          <w:pPr>
            <w:spacing w:after="0" w:line="480" w:lineRule="auto"/>
            <w:ind w:left="709"/>
            <w:jc w:val="both"/>
          </w:pPr>
        </w:pPrChange>
      </w:pPr>
      <w:ins w:id="1233" w:author="Jade Raposa [2]" w:date="2024-11-06T00:28:00Z" w16du:dateUtc="2024-11-05T16:28:00Z">
        <w:r w:rsidRPr="0079069E">
          <w:rPr>
            <w:rFonts w:ascii="Georgia" w:eastAsia="Times New Roman" w:hAnsi="Georgia" w:cs="Times New Roman"/>
            <w:color w:val="000000"/>
            <w:lang w:eastAsia="en-PH"/>
          </w:rPr>
          <w:t xml:space="preserve">Srivastava, S. (2020). How We Align Lean Principles in Our Software Development Process, </w:t>
        </w:r>
        <w:proofErr w:type="spellStart"/>
        <w:r w:rsidRPr="0079069E">
          <w:rPr>
            <w:rFonts w:ascii="Georgia" w:eastAsia="Times New Roman" w:hAnsi="Georgia" w:cs="Times New Roman"/>
            <w:color w:val="000000"/>
            <w:lang w:eastAsia="en-PH"/>
          </w:rPr>
          <w:t>Appinventiv</w:t>
        </w:r>
        <w:proofErr w:type="spellEnd"/>
        <w:r w:rsidRPr="0079069E">
          <w:rPr>
            <w:rFonts w:ascii="Georgia" w:eastAsia="Times New Roman" w:hAnsi="Georgia" w:cs="Times New Roman"/>
            <w:color w:val="000000"/>
            <w:lang w:eastAsia="en-PH"/>
          </w:rPr>
          <w:t>.</w:t>
        </w:r>
        <w:r>
          <w:rPr>
            <w:rFonts w:ascii="Georgia" w:eastAsia="Times New Roman" w:hAnsi="Georgia" w:cs="Times New Roman"/>
            <w:color w:val="000000"/>
            <w:lang w:eastAsia="en-PH"/>
          </w:rPr>
          <w:br/>
        </w:r>
        <w:r w:rsidRPr="0079069E">
          <w:rPr>
            <w:rFonts w:ascii="Georgia" w:eastAsia="Times New Roman" w:hAnsi="Georgia" w:cs="Times New Roman"/>
            <w:color w:val="000000"/>
            <w:lang w:eastAsia="en-PH"/>
          </w:rPr>
          <w:t>https://appinventiv.com/blog/how-we-integrate-lean-principles-in-software-development/</w:t>
        </w:r>
      </w:ins>
      <w:r w:rsidR="002B278F">
        <w:rPr>
          <w:rFonts w:ascii="Georgia" w:eastAsia="Times New Roman" w:hAnsi="Georgia" w:cs="Times New Roman"/>
          <w:color w:val="000000"/>
          <w:lang w:eastAsia="en-PH"/>
        </w:rPr>
        <w:t> </w:t>
      </w:r>
    </w:p>
    <w:p w14:paraId="00C7D4F3" w14:textId="77777777" w:rsidR="008F456D" w:rsidRDefault="008F456D">
      <w:pPr>
        <w:spacing w:after="0" w:line="480" w:lineRule="auto"/>
        <w:ind w:left="720" w:hanging="720"/>
        <w:jc w:val="both"/>
        <w:rPr>
          <w:ins w:id="1234" w:author="Jade Raposa" w:date="2024-10-16T23:15:00Z"/>
          <w:rFonts w:ascii="Georgia" w:eastAsia="Times New Roman" w:hAnsi="Georgia" w:cs="Times New Roman"/>
          <w:lang w:eastAsia="en-PH"/>
        </w:rPr>
        <w:pPrChange w:id="1235" w:author="Jade Raposa [2]" w:date="2024-11-06T00:28:00Z" w16du:dateUtc="2024-11-05T16:28: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236" w:author="Jade Raposa" w:date="2024-10-16T23:09:00Z"/>
          <w:rFonts w:ascii="Georgia" w:eastAsia="Times New Roman" w:hAnsi="Georgia" w:cs="Times New Roman"/>
          <w:color w:val="000000"/>
          <w:lang w:eastAsia="en-PH"/>
        </w:rPr>
        <w:pPrChange w:id="1237"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1725A684" w:rsidR="008F456D" w:rsidRDefault="00BA4662">
      <w:pPr>
        <w:spacing w:after="0" w:line="480" w:lineRule="auto"/>
        <w:ind w:left="709"/>
        <w:jc w:val="both"/>
        <w:rPr>
          <w:rFonts w:ascii="Georgia" w:eastAsia="Times New Roman" w:hAnsi="Georgia" w:cs="Times New Roman"/>
          <w:lang w:eastAsia="en-PH"/>
        </w:rPr>
        <w:pPrChange w:id="1238" w:author="Jade Raposa" w:date="2024-10-16T23:09:00Z">
          <w:pPr>
            <w:spacing w:after="0" w:line="480" w:lineRule="auto"/>
            <w:ind w:left="709" w:hanging="720"/>
            <w:jc w:val="both"/>
          </w:pPr>
        </w:pPrChange>
      </w:pPr>
      <w:ins w:id="1239" w:author="Jade Raposa [2]" w:date="2024-11-06T00:08:00Z" w16du:dateUtc="2024-11-05T16:08:00Z">
        <w:r w:rsidRPr="00BA4662">
          <w:rPr>
            <w:rFonts w:ascii="Georgia" w:eastAsia="Times New Roman" w:hAnsi="Georgia" w:cs="Times New Roman"/>
            <w:color w:val="000000"/>
            <w:lang w:eastAsia="en-PH"/>
          </w:rPr>
          <w:t>https://tinyurl.com/2btm4h6j</w:t>
        </w:r>
      </w:ins>
      <w:del w:id="1240" w:author="Jade Raposa" w:date="2024-10-16T23:09:00Z">
        <w:r w:rsidR="002B278F">
          <w:rPr>
            <w:rFonts w:ascii="Georgia" w:eastAsia="Times New Roman" w:hAnsi="Georgia" w:cs="Times New Roman"/>
            <w:color w:val="000000"/>
            <w:lang w:eastAsia="en-PH"/>
          </w:rPr>
          <w:br/>
        </w:r>
      </w:del>
      <w:del w:id="1241" w:author="Jade Raposa [2]" w:date="2024-11-06T00:08:00Z" w16du:dateUtc="2024-11-05T16:08:00Z">
        <w:r w:rsidR="002B278F" w:rsidDel="00BA4662">
          <w:rPr>
            <w:rFonts w:ascii="Georgia" w:eastAsia="Times New Roman" w:hAnsi="Georgia" w:cs="Times New Roman"/>
            <w:color w:val="000000"/>
            <w:lang w:eastAsia="en-PH"/>
          </w:rPr>
          <w:delText>https://www.researchgate.net/publication/332196330_Online_Mentoring_System_An_Online_Mentor-Student_System</w:delText>
        </w:r>
      </w:del>
    </w:p>
    <w:p w14:paraId="407E6F0B" w14:textId="77777777" w:rsidR="008F456D" w:rsidRDefault="002B278F">
      <w:pPr>
        <w:spacing w:after="0" w:line="480" w:lineRule="auto"/>
        <w:ind w:left="709" w:hanging="720"/>
        <w:jc w:val="both"/>
        <w:rPr>
          <w:ins w:id="1242"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19ED241E" w:rsidR="008F456D" w:rsidRDefault="00811FA4">
      <w:pPr>
        <w:spacing w:after="0" w:line="480" w:lineRule="auto"/>
        <w:ind w:left="709"/>
        <w:jc w:val="both"/>
        <w:rPr>
          <w:rFonts w:ascii="Georgia" w:eastAsia="Times New Roman" w:hAnsi="Georgia" w:cs="Times New Roman"/>
          <w:lang w:eastAsia="en-PH"/>
        </w:rPr>
        <w:pPrChange w:id="1243" w:author="Jade Raposa" w:date="2024-10-16T23:09:00Z">
          <w:pPr>
            <w:spacing w:after="0" w:line="480" w:lineRule="auto"/>
            <w:ind w:left="709" w:hanging="720"/>
            <w:jc w:val="both"/>
          </w:pPr>
        </w:pPrChange>
      </w:pPr>
      <w:ins w:id="1244" w:author="Jade Raposa [2]" w:date="2024-11-06T00:08:00Z" w16du:dateUtc="2024-11-05T16:08:00Z">
        <w:r w:rsidRPr="00811FA4">
          <w:rPr>
            <w:rFonts w:ascii="Georgia" w:eastAsia="Times New Roman" w:hAnsi="Georgia" w:cs="Times New Roman"/>
            <w:color w:val="000000"/>
            <w:lang w:eastAsia="en-PH"/>
          </w:rPr>
          <w:t>https://tinyurl.com/22lfbvfd</w:t>
        </w:r>
      </w:ins>
      <w:del w:id="1245" w:author="Jade Raposa" w:date="2024-10-16T23:09:00Z">
        <w:r w:rsidR="002B278F">
          <w:rPr>
            <w:rFonts w:ascii="Georgia" w:eastAsia="Times New Roman" w:hAnsi="Georgia" w:cs="Times New Roman"/>
            <w:color w:val="000000"/>
            <w:lang w:eastAsia="en-PH"/>
          </w:rPr>
          <w:br/>
        </w:r>
      </w:del>
      <w:del w:id="1246" w:author="Jade Raposa [2]" w:date="2024-11-06T00:08:00Z" w16du:dateUtc="2024-11-05T16:08:00Z">
        <w:r w:rsidR="002B278F" w:rsidDel="00811FA4">
          <w:rPr>
            <w:rFonts w:ascii="Georgia" w:eastAsia="Times New Roman" w:hAnsi="Georgia" w:cs="Times New Roman"/>
            <w:color w:val="000000"/>
            <w:lang w:eastAsia="en-PH"/>
          </w:rPr>
          <w:delText>https://www.researchgate.net/publication/372196974_Grab_A_Tutor_A_Decision_Support_Mobile_App_for_Student_Tutoring</w:delText>
        </w:r>
      </w:del>
    </w:p>
    <w:p w14:paraId="639E1299" w14:textId="77777777" w:rsidR="008F456D" w:rsidRDefault="002B278F">
      <w:pPr>
        <w:spacing w:after="0" w:line="480" w:lineRule="auto"/>
        <w:ind w:left="709" w:hanging="720"/>
        <w:jc w:val="both"/>
        <w:rPr>
          <w:ins w:id="1247"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0A72B4FC" w:rsidR="008F456D" w:rsidRDefault="0079069E">
      <w:pPr>
        <w:spacing w:after="0" w:line="480" w:lineRule="auto"/>
        <w:ind w:left="709"/>
        <w:jc w:val="both"/>
        <w:rPr>
          <w:ins w:id="1248" w:author="Jade Raposa [2]" w:date="2024-11-06T00:28:00Z" w16du:dateUtc="2024-11-05T16:28:00Z"/>
          <w:rFonts w:ascii="Georgia" w:eastAsia="Times New Roman" w:hAnsi="Georgia" w:cs="Times New Roman"/>
          <w:color w:val="000000"/>
          <w:lang w:eastAsia="en-PH"/>
        </w:rPr>
      </w:pPr>
      <w:ins w:id="1249" w:author="Jade Raposa [2]" w:date="2024-11-06T00:28:00Z" w16du:dateUtc="2024-11-05T16:28: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ins w:id="1250" w:author="Jade Raposa [2]" w:date="2024-11-06T00:07:00Z" w16du:dateUtc="2024-11-05T16:07:00Z">
        <w:r w:rsidRPr="00811FA4">
          <w:rPr>
            <w:rFonts w:ascii="Georgia" w:eastAsia="Times New Roman" w:hAnsi="Georgia" w:cs="Times New Roman"/>
            <w:color w:val="000000"/>
            <w:lang w:eastAsia="en-PH"/>
          </w:rPr>
          <w:instrText>https://</w:instrText>
        </w:r>
      </w:ins>
      <w:ins w:id="1251" w:author="Jade Raposa [2]" w:date="2024-11-06T00:06:00Z" w16du:dateUtc="2024-11-05T16:06:00Z">
        <w:r w:rsidRPr="00AA3BA0">
          <w:rPr>
            <w:rFonts w:ascii="Georgia" w:eastAsia="Times New Roman" w:hAnsi="Georgia" w:cs="Times New Roman"/>
            <w:color w:val="000000"/>
            <w:lang w:eastAsia="en-PH"/>
          </w:rPr>
          <w:instrText>tinyurl.com/29op4gyt</w:instrText>
        </w:r>
      </w:ins>
      <w:ins w:id="1252" w:author="Jade Raposa [2]" w:date="2024-11-06T00:28:00Z" w16du:dateUtc="2024-11-05T16:28: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ins w:id="1253" w:author="Jade Raposa [2]" w:date="2024-11-06T00:07:00Z" w16du:dateUtc="2024-11-05T16:07:00Z">
        <w:r w:rsidRPr="00297B51">
          <w:rPr>
            <w:rStyle w:val="Hyperlink"/>
            <w:rFonts w:ascii="Georgia" w:eastAsia="Times New Roman" w:hAnsi="Georgia" w:cs="Times New Roman"/>
            <w:lang w:eastAsia="en-PH"/>
          </w:rPr>
          <w:t>https://</w:t>
        </w:r>
      </w:ins>
      <w:ins w:id="1254" w:author="Jade Raposa [2]" w:date="2024-11-06T00:06:00Z" w16du:dateUtc="2024-11-05T16:06:00Z">
        <w:r w:rsidRPr="00297B51">
          <w:rPr>
            <w:rStyle w:val="Hyperlink"/>
            <w:rFonts w:ascii="Georgia" w:eastAsia="Times New Roman" w:hAnsi="Georgia" w:cs="Times New Roman"/>
            <w:lang w:eastAsia="en-PH"/>
          </w:rPr>
          <w:t>tinyurl.com/29op4gyt</w:t>
        </w:r>
      </w:ins>
      <w:ins w:id="1255" w:author="Jade Raposa [2]" w:date="2024-11-06T00:28:00Z" w16du:dateUtc="2024-11-05T16:28:00Z">
        <w:r>
          <w:rPr>
            <w:rFonts w:ascii="Georgia" w:eastAsia="Times New Roman" w:hAnsi="Georgia" w:cs="Times New Roman"/>
            <w:color w:val="000000"/>
            <w:lang w:eastAsia="en-PH"/>
          </w:rPr>
          <w:fldChar w:fldCharType="end"/>
        </w:r>
      </w:ins>
      <w:del w:id="1256" w:author="Jade Raposa" w:date="2024-10-16T23:09:00Z">
        <w:r w:rsidR="002B278F">
          <w:rPr>
            <w:rFonts w:ascii="Georgia" w:eastAsia="Times New Roman" w:hAnsi="Georgia" w:cs="Times New Roman"/>
            <w:color w:val="000000"/>
            <w:lang w:eastAsia="en-PH"/>
          </w:rPr>
          <w:br/>
        </w:r>
      </w:del>
      <w:del w:id="1257" w:author="Jade Raposa [2]" w:date="2024-11-06T00:06:00Z" w16du:dateUtc="2024-11-05T16:06:00Z">
        <w:r w:rsidR="002B278F" w:rsidDel="00AA3BA0">
          <w:rPr>
            <w:rFonts w:ascii="Georgia" w:eastAsia="Times New Roman" w:hAnsi="Georgia" w:cs="Times New Roman"/>
            <w:color w:val="000000"/>
            <w:lang w:eastAsia="en-PH"/>
          </w:rPr>
          <w:delText>https://www.researchgate.net/publication/354606144_Mentoring_Support_of_Cooperating_Teachers_Insights_from_Filipino_Practice_Teachers</w:delText>
        </w:r>
      </w:del>
    </w:p>
    <w:p w14:paraId="4B9925B6" w14:textId="02028603" w:rsidR="0079069E" w:rsidRDefault="0079069E">
      <w:pPr>
        <w:spacing w:after="0" w:line="480" w:lineRule="auto"/>
        <w:ind w:left="709" w:hanging="709"/>
        <w:jc w:val="both"/>
        <w:rPr>
          <w:rFonts w:ascii="Georgia" w:eastAsia="Times New Roman" w:hAnsi="Georgia" w:cs="Times New Roman"/>
          <w:lang w:eastAsia="en-PH"/>
        </w:rPr>
        <w:pPrChange w:id="1258" w:author="Jade Raposa [2]" w:date="2024-11-06T00:29:00Z" w16du:dateUtc="2024-11-05T16:29:00Z">
          <w:pPr>
            <w:spacing w:after="0" w:line="480" w:lineRule="auto"/>
            <w:ind w:left="709" w:hanging="720"/>
            <w:jc w:val="both"/>
          </w:pPr>
        </w:pPrChange>
      </w:pPr>
      <w:ins w:id="1259" w:author="Jade Raposa [2]" w:date="2024-11-06T00:29:00Z" w16du:dateUtc="2024-11-05T16:29:00Z">
        <w:r>
          <w:rPr>
            <w:rFonts w:ascii="Georgia" w:eastAsia="Times New Roman" w:hAnsi="Georgia" w:cs="Times New Roman"/>
            <w:lang w:eastAsia="en-PH"/>
          </w:rPr>
          <w:t>W</w:t>
        </w:r>
      </w:ins>
      <w:ins w:id="1260" w:author="Jade Raposa [2]" w:date="2024-11-06T00:28:00Z" w16du:dateUtc="2024-11-05T16:28:00Z">
        <w:r w:rsidRPr="0079069E">
          <w:rPr>
            <w:rFonts w:ascii="Georgia" w:eastAsia="Times New Roman" w:hAnsi="Georgia" w:cs="Times New Roman"/>
            <w:lang w:eastAsia="en-PH"/>
          </w:rPr>
          <w:t xml:space="preserve">atson, J., Murin, A., Vashaw, L., </w:t>
        </w:r>
        <w:proofErr w:type="spellStart"/>
        <w:r w:rsidRPr="0079069E">
          <w:rPr>
            <w:rFonts w:ascii="Georgia" w:eastAsia="Times New Roman" w:hAnsi="Georgia" w:cs="Times New Roman"/>
            <w:lang w:eastAsia="en-PH"/>
          </w:rPr>
          <w:t>Gemin</w:t>
        </w:r>
        <w:proofErr w:type="spellEnd"/>
        <w:r w:rsidRPr="0079069E">
          <w:rPr>
            <w:rFonts w:ascii="Georgia" w:eastAsia="Times New Roman" w:hAnsi="Georgia" w:cs="Times New Roman"/>
            <w:lang w:eastAsia="en-PH"/>
          </w:rPr>
          <w:t>, B., &amp; Rapp, C. (2011). Keeping Pace with K-12 Online Learning: An Annual Review of Policy and Practice, 2011, ERIC.</w:t>
        </w:r>
      </w:ins>
      <w:ins w:id="1261" w:author="Jade Raposa [2]" w:date="2024-11-06T00:29:00Z" w16du:dateUtc="2024-11-05T16:29:00Z">
        <w:r>
          <w:rPr>
            <w:rFonts w:ascii="Georgia" w:eastAsia="Times New Roman" w:hAnsi="Georgia" w:cs="Times New Roman"/>
            <w:lang w:eastAsia="en-PH"/>
          </w:rPr>
          <w:br/>
        </w:r>
      </w:ins>
      <w:ins w:id="1262" w:author="Jade Raposa [2]" w:date="2024-11-06T00:28:00Z" w16du:dateUtc="2024-11-05T16:28:00Z">
        <w:r w:rsidRPr="0079069E">
          <w:rPr>
            <w:rFonts w:ascii="Georgia" w:eastAsia="Times New Roman" w:hAnsi="Georgia" w:cs="Times New Roman"/>
            <w:lang w:eastAsia="en-PH"/>
          </w:rPr>
          <w:t>https://eric.ed.gov/?id=ED535912</w:t>
        </w:r>
      </w:ins>
    </w:p>
    <w:p w14:paraId="0517BE9B" w14:textId="77777777" w:rsidR="008F456D" w:rsidRDefault="002B278F">
      <w:pPr>
        <w:spacing w:after="0" w:line="480" w:lineRule="auto"/>
        <w:ind w:left="709" w:hanging="709"/>
        <w:jc w:val="both"/>
        <w:rPr>
          <w:ins w:id="1263"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5750F690" w:rsidR="008F456D" w:rsidDel="00511CB3" w:rsidRDefault="002B278F">
      <w:pPr>
        <w:spacing w:after="0" w:line="480" w:lineRule="auto"/>
        <w:ind w:left="709"/>
        <w:jc w:val="both"/>
        <w:rPr>
          <w:del w:id="1264" w:author="Jade Raposa [2]" w:date="2024-11-06T00:26:00Z" w16du:dateUtc="2024-11-05T16:26:00Z"/>
          <w:rFonts w:ascii="Georgia" w:eastAsia="Times New Roman" w:hAnsi="Georgia" w:cs="Times New Roman"/>
          <w:lang w:eastAsia="en-PH"/>
        </w:rPr>
        <w:pPrChange w:id="1265" w:author="Jade Raposa" w:date="2024-10-16T23:09:00Z">
          <w:pPr>
            <w:spacing w:after="0" w:line="480" w:lineRule="auto"/>
            <w:ind w:left="709" w:hanging="709"/>
            <w:jc w:val="both"/>
          </w:pPr>
        </w:pPrChange>
      </w:pPr>
      <w:ins w:id="1266" w:author="Jade Raposa" w:date="2024-10-16T23:09:00Z">
        <w:r>
          <w:rPr>
            <w:rFonts w:ascii="Georgia" w:eastAsia="Times New Roman" w:hAnsi="Georgia" w:cs="Times New Roman"/>
            <w:color w:val="000000"/>
            <w:lang w:eastAsia="en-PH"/>
          </w:rPr>
          <w:t xml:space="preserve"> </w:t>
        </w:r>
      </w:ins>
      <w:ins w:id="1267" w:author="Jade Raposa [2]" w:date="2024-11-06T00:28:00Z" w16du:dateUtc="2024-11-05T16:28:00Z">
        <w:r w:rsidR="0079069E">
          <w:rPr>
            <w:rFonts w:ascii="Georgia" w:eastAsia="Times New Roman" w:hAnsi="Georgia" w:cs="Times New Roman"/>
            <w:color w:val="000000"/>
            <w:lang w:eastAsia="en-PH"/>
          </w:rPr>
          <w:tab/>
        </w:r>
      </w:ins>
      <w:del w:id="1268"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1F47F195" w:rsidR="008F456D" w:rsidDel="00511CB3" w:rsidRDefault="002B278F">
      <w:pPr>
        <w:spacing w:after="0" w:line="480" w:lineRule="auto"/>
        <w:ind w:left="720" w:hanging="720"/>
        <w:jc w:val="both"/>
        <w:rPr>
          <w:del w:id="1269" w:author="Jade Raposa [2]" w:date="2024-11-06T00:26:00Z" w16du:dateUtc="2024-11-05T16:26:00Z"/>
          <w:rFonts w:ascii="Georgia" w:eastAsia="Times New Roman" w:hAnsi="Georgia" w:cs="Times New Roman"/>
          <w:color w:val="000000"/>
          <w:lang w:eastAsia="en-PH"/>
        </w:rPr>
        <w:pPrChange w:id="1270" w:author="Jade Raposa [2]" w:date="2024-11-06T00:24:00Z" w16du:dateUtc="2024-11-05T16:24:00Z">
          <w:pPr>
            <w:spacing w:after="0" w:line="480" w:lineRule="auto"/>
            <w:ind w:left="709" w:hanging="720"/>
            <w:jc w:val="both"/>
          </w:pPr>
        </w:pPrChange>
      </w:pPr>
      <w:del w:id="1271" w:author="Jade Raposa [2]" w:date="2024-11-06T00:26:00Z" w16du:dateUtc="2024-11-05T16:26:00Z">
        <w:r w:rsidDel="00511CB3">
          <w:rPr>
            <w:rFonts w:ascii="Georgia" w:eastAsia="Times New Roman" w:hAnsi="Georgia" w:cs="Times New Roman"/>
            <w:color w:val="000000"/>
            <w:lang w:eastAsia="en-PH"/>
          </w:rPr>
          <w:delText>Garrison, Anderson &amp; Archer (2000, 2001).</w:delText>
        </w:r>
        <w:r w:rsidDel="00511CB3">
          <w:rPr>
            <w:rFonts w:ascii="Georgia" w:eastAsia="Times New Roman" w:hAnsi="Georgia" w:cs="Times New Roman"/>
            <w:i/>
            <w:iCs/>
            <w:color w:val="000000"/>
            <w:lang w:eastAsia="en-PH"/>
          </w:rPr>
          <w:delText xml:space="preserve"> Community of Inquiry</w:delText>
        </w:r>
        <w:r w:rsidDel="00511CB3">
          <w:rPr>
            <w:rFonts w:ascii="Georgia" w:eastAsia="Times New Roman" w:hAnsi="Georgia" w:cs="Times New Roman"/>
            <w:color w:val="000000"/>
            <w:lang w:eastAsia="en-PH"/>
          </w:rPr>
          <w:delText>, Office of Curriculum, Assessment and Teaching Transformation, University at Buffalo.</w:delText>
        </w:r>
        <w:r w:rsidDel="00511CB3">
          <w:rPr>
            <w:rFonts w:ascii="Georgia" w:eastAsia="Times New Roman" w:hAnsi="Georgia" w:cs="Times New Roman"/>
            <w:color w:val="000000"/>
            <w:lang w:eastAsia="en-PH"/>
          </w:rPr>
          <w:br/>
          <w:delText> </w:delText>
        </w:r>
      </w:del>
    </w:p>
    <w:p w14:paraId="73A08550" w14:textId="20B78498" w:rsidR="008F456D" w:rsidDel="00851EBB" w:rsidRDefault="008F456D">
      <w:pPr>
        <w:spacing w:after="0" w:line="480" w:lineRule="auto"/>
        <w:jc w:val="both"/>
        <w:rPr>
          <w:ins w:id="1272" w:author="Jade Raposa" w:date="2024-10-16T23:06:00Z"/>
          <w:del w:id="1273" w:author="Jade Raposa [2]" w:date="2024-11-06T00:27:00Z" w16du:dateUtc="2024-11-05T16:27:00Z"/>
          <w:rFonts w:ascii="Georgia" w:eastAsia="Times New Roman" w:hAnsi="Georgia" w:cs="Times New Roman"/>
          <w:lang w:eastAsia="en-PH"/>
        </w:rPr>
        <w:pPrChange w:id="1274" w:author="Jade Raposa [2]" w:date="2024-11-06T00:28:00Z" w16du:dateUtc="2024-11-05T16:28:00Z">
          <w:pPr>
            <w:spacing w:after="0" w:line="480" w:lineRule="auto"/>
            <w:ind w:left="709" w:hanging="720"/>
            <w:jc w:val="both"/>
          </w:pPr>
        </w:pPrChange>
      </w:pPr>
    </w:p>
    <w:p w14:paraId="24C98543" w14:textId="07296AAF" w:rsidR="008F456D" w:rsidDel="0079069E" w:rsidRDefault="002B278F">
      <w:pPr>
        <w:spacing w:after="0" w:line="480" w:lineRule="auto"/>
        <w:ind w:hanging="709"/>
        <w:jc w:val="both"/>
        <w:rPr>
          <w:ins w:id="1275" w:author="Jade Raposa" w:date="2024-10-16T23:12:00Z"/>
          <w:del w:id="1276" w:author="Jade Raposa [2]" w:date="2024-11-06T00:28:00Z" w16du:dateUtc="2024-11-05T16:28:00Z"/>
          <w:rFonts w:ascii="Georgia" w:eastAsia="Times New Roman" w:hAnsi="Georgia" w:cs="Times New Roman"/>
          <w:color w:val="000000"/>
          <w:lang w:eastAsia="en-PH"/>
        </w:rPr>
        <w:pPrChange w:id="1277" w:author="Jade Raposa [2]" w:date="2024-11-06T00:28:00Z" w16du:dateUtc="2024-11-05T16:28:00Z">
          <w:pPr>
            <w:spacing w:after="0" w:line="480" w:lineRule="auto"/>
            <w:ind w:left="709" w:hanging="709"/>
            <w:jc w:val="both"/>
          </w:pPr>
        </w:pPrChange>
      </w:pPr>
      <w:del w:id="1278" w:author="Jade Raposa [2]" w:date="2024-11-06T00:28:00Z" w16du:dateUtc="2024-11-05T16:28:00Z">
        <w:r w:rsidDel="0079069E">
          <w:rPr>
            <w:rFonts w:ascii="Georgia" w:eastAsia="Times New Roman" w:hAnsi="Georgia" w:cs="Times New Roman"/>
            <w:color w:val="000000"/>
            <w:lang w:eastAsia="en-PH"/>
          </w:rPr>
          <w:delText xml:space="preserve">Srivastava, S. (2020). </w:delText>
        </w:r>
        <w:r w:rsidDel="0079069E">
          <w:rPr>
            <w:rFonts w:ascii="Georgia" w:eastAsia="Times New Roman" w:hAnsi="Georgia" w:cs="Times New Roman"/>
            <w:i/>
            <w:iCs/>
            <w:color w:val="000000"/>
            <w:lang w:eastAsia="en-PH"/>
          </w:rPr>
          <w:delText>How We Align Lean Principles in Our Software Development Process</w:delText>
        </w:r>
        <w:r w:rsidDel="0079069E">
          <w:rPr>
            <w:rFonts w:ascii="Georgia" w:eastAsia="Times New Roman" w:hAnsi="Georgia" w:cs="Times New Roman"/>
            <w:color w:val="000000"/>
            <w:lang w:eastAsia="en-PH"/>
          </w:rPr>
          <w:delText>, Appinventiv.</w:delText>
        </w:r>
      </w:del>
    </w:p>
    <w:p w14:paraId="3068DCEC" w14:textId="5B2E0C67" w:rsidR="008F456D" w:rsidDel="0079069E" w:rsidRDefault="002B278F">
      <w:pPr>
        <w:spacing w:after="0" w:line="480" w:lineRule="auto"/>
        <w:jc w:val="both"/>
        <w:rPr>
          <w:del w:id="1279" w:author="Jade Raposa [2]" w:date="2024-11-06T00:28:00Z" w16du:dateUtc="2024-11-05T16:28:00Z"/>
          <w:rFonts w:ascii="Georgia" w:eastAsia="Times New Roman" w:hAnsi="Georgia" w:cs="Times New Roman"/>
          <w:color w:val="000000"/>
          <w:lang w:eastAsia="en-PH"/>
        </w:rPr>
        <w:pPrChange w:id="1280" w:author="Jade Raposa [2]" w:date="2024-11-06T00:28:00Z" w16du:dateUtc="2024-11-05T16:28:00Z">
          <w:pPr>
            <w:spacing w:after="0" w:line="480" w:lineRule="auto"/>
            <w:ind w:left="709" w:hanging="709"/>
            <w:jc w:val="both"/>
          </w:pPr>
        </w:pPrChange>
      </w:pPr>
      <w:ins w:id="1281" w:author="Jade Raposa" w:date="2024-10-16T23:09:00Z">
        <w:del w:id="1282" w:author="Jade Raposa [2]" w:date="2024-11-06T00:28:00Z" w16du:dateUtc="2024-11-05T16:28:00Z">
          <w:r w:rsidDel="0079069E">
            <w:rPr>
              <w:rFonts w:ascii="Georgia" w:eastAsia="Times New Roman" w:hAnsi="Georgia" w:cs="Times New Roman"/>
              <w:color w:val="000000"/>
              <w:lang w:eastAsia="en-PH"/>
            </w:rPr>
            <w:delText>development/</w:delText>
          </w:r>
        </w:del>
      </w:ins>
      <w:del w:id="1283" w:author="Jade Raposa [2]" w:date="2024-11-06T00:28:00Z" w16du:dateUtc="2024-11-05T16:28:00Z">
        <w:r w:rsidDel="0079069E">
          <w:rPr>
            <w:rFonts w:ascii="Georgia" w:eastAsia="Times New Roman" w:hAnsi="Georgia" w:cs="Times New Roman"/>
            <w:color w:val="000000"/>
            <w:lang w:eastAsia="en-PH"/>
          </w:rPr>
          <w:br/>
        </w:r>
      </w:del>
    </w:p>
    <w:p w14:paraId="4C6E129A" w14:textId="77777777" w:rsidR="008F456D" w:rsidDel="00336A1F" w:rsidRDefault="008F456D">
      <w:pPr>
        <w:spacing w:after="0" w:line="480" w:lineRule="auto"/>
        <w:jc w:val="both"/>
        <w:rPr>
          <w:ins w:id="1284" w:author="Jade Raposa" w:date="2024-10-16T23:07:00Z"/>
          <w:del w:id="1285" w:author="Jade Raposa [2]" w:date="2024-11-06T00:24:00Z" w16du:dateUtc="2024-11-05T16:24:00Z"/>
          <w:rFonts w:ascii="Georgia" w:eastAsia="Times New Roman" w:hAnsi="Georgia" w:cs="Times New Roman"/>
          <w:color w:val="000000"/>
          <w:lang w:eastAsia="en-PH"/>
        </w:rPr>
        <w:pPrChange w:id="1286" w:author="Jade Raposa [2]" w:date="2024-11-06T00:28:00Z" w16du:dateUtc="2024-11-05T16:28:00Z">
          <w:pPr>
            <w:spacing w:after="0" w:line="480" w:lineRule="auto"/>
            <w:ind w:left="709" w:hanging="720"/>
            <w:jc w:val="both"/>
          </w:pPr>
        </w:pPrChange>
      </w:pPr>
    </w:p>
    <w:p w14:paraId="6DBC9A6A" w14:textId="699F2642" w:rsidR="007C3994" w:rsidRDefault="007C3994">
      <w:pPr>
        <w:spacing w:after="0" w:line="480" w:lineRule="auto"/>
        <w:rPr>
          <w:ins w:id="1287" w:author="Jade Raposa [2]" w:date="2024-11-06T00:18:00Z" w16du:dateUtc="2024-11-05T16:18:00Z"/>
          <w:rFonts w:ascii="Georgia" w:eastAsia="Times New Roman" w:hAnsi="Georgia" w:cs="Times New Roman"/>
          <w:color w:val="000000"/>
          <w:lang w:eastAsia="en-PH"/>
        </w:rPr>
        <w:pPrChange w:id="1288" w:author="Jade Raposa [2]" w:date="2024-11-06T00:28:00Z" w16du:dateUtc="2024-11-05T16:28:00Z">
          <w:pPr>
            <w:spacing w:after="0" w:line="480" w:lineRule="auto"/>
            <w:ind w:left="720" w:hanging="720"/>
          </w:pPr>
        </w:pPrChange>
      </w:pPr>
    </w:p>
    <w:p w14:paraId="30392069" w14:textId="129F1D00" w:rsidR="007B4C2D" w:rsidRPr="00857E84" w:rsidRDefault="007B4C2D">
      <w:pPr>
        <w:spacing w:after="0" w:line="480" w:lineRule="auto"/>
        <w:ind w:left="720" w:hanging="720"/>
        <w:rPr>
          <w:ins w:id="1289" w:author="Jade Raposa" w:date="2024-10-16T23:08:00Z"/>
          <w:rFonts w:ascii="Georgia" w:eastAsia="Times New Roman" w:hAnsi="Georgia" w:cs="Times New Roman"/>
          <w:color w:val="000000"/>
          <w:lang w:eastAsia="en-PH"/>
        </w:rPr>
        <w:sectPr w:rsidR="007B4C2D" w:rsidRPr="00857E84">
          <w:headerReference w:type="default" r:id="rId94"/>
          <w:footerReference w:type="default" r:id="rId95"/>
          <w:headerReference w:type="first" r:id="rId96"/>
          <w:footerReference w:type="first" r:id="rId97"/>
          <w:pgSz w:w="12240" w:h="15840"/>
          <w:pgMar w:top="1440" w:right="1440" w:bottom="990" w:left="1440" w:header="708" w:footer="270" w:gutter="0"/>
          <w:pgNumType w:start="7"/>
          <w:cols w:space="708"/>
          <w:titlePg/>
          <w:docGrid w:linePitch="360"/>
        </w:sectPr>
        <w:pPrChange w:id="1307" w:author="Jade Raposa [2]" w:date="2024-11-06T00:20:00Z" w16du:dateUtc="2024-11-05T16:20:00Z">
          <w:pPr>
            <w:spacing w:before="240" w:after="240" w:line="240" w:lineRule="auto"/>
            <w:jc w:val="center"/>
          </w:pPr>
        </w:pPrChange>
      </w:pPr>
    </w:p>
    <w:p w14:paraId="656EFC4F" w14:textId="77777777" w:rsidR="008F456D" w:rsidRDefault="002B278F">
      <w:pPr>
        <w:spacing w:after="0" w:line="480" w:lineRule="auto"/>
        <w:ind w:left="709" w:hanging="709"/>
        <w:jc w:val="both"/>
        <w:rPr>
          <w:del w:id="1308"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309" w:author="Jade Raposa" w:date="2024-10-16T23:06:00Z">
          <w:pPr>
            <w:spacing w:after="0" w:line="480" w:lineRule="auto"/>
            <w:ind w:left="709" w:firstLine="11"/>
            <w:jc w:val="both"/>
          </w:pPr>
        </w:pPrChange>
      </w:pPr>
      <w:del w:id="1310"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98"/>
          <w:headerReference w:type="first" r:id="rId99"/>
          <w:footerReference w:type="first" r:id="rId10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1"/>
          <w:headerReference w:type="first" r:id="rId102"/>
          <w:footerReference w:type="first" r:id="rId10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4"/>
          <w:headerReference w:type="first" r:id="rId10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350" w:author="Jade Raposa" w:date="2024-10-17T00:34:00Z"/>
          <w:rFonts w:ascii="Georgia" w:eastAsia="Georgia" w:hAnsi="Georgia" w:cs="Georgia"/>
          <w:b/>
          <w:bCs/>
          <w:lang w:val="en-US"/>
        </w:rPr>
      </w:pPr>
      <w:ins w:id="1351"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rFonts w:ascii="Georgia" w:eastAsia="Times New Roman" w:hAnsi="Georgia" w:cs="Arial"/>
              </w:rPr>
            </w:pPr>
            <w:ins w:id="1352"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rFonts w:ascii="Georgia" w:eastAsia="Times New Roman" w:hAnsi="Georgia" w:cs="Arial"/>
                <w:i/>
                <w:iCs/>
              </w:rPr>
            </w:pPr>
            <w:ins w:id="1353"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rFonts w:ascii="Georgia" w:eastAsia="Times New Roman" w:hAnsi="Georgia" w:cs="Arial"/>
              </w:rPr>
            </w:pPr>
            <w:ins w:id="135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rFonts w:ascii="Georgia" w:eastAsia="Times New Roman" w:hAnsi="Georgia" w:cs="Arial"/>
              </w:rPr>
            </w:pPr>
            <w:ins w:id="1355"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rFonts w:ascii="Georgia" w:eastAsia="Times New Roman" w:hAnsi="Georgia" w:cs="Arial"/>
              </w:rPr>
            </w:pPr>
            <w:ins w:id="135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rFonts w:ascii="Georgia" w:eastAsia="Times New Roman" w:hAnsi="Georgia" w:cs="Arial"/>
              </w:rPr>
            </w:pPr>
            <w:ins w:id="135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rFonts w:ascii="Georgia" w:eastAsia="Times New Roman" w:hAnsi="Georgia" w:cs="Arial"/>
              </w:rPr>
            </w:pPr>
            <w:ins w:id="135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rFonts w:ascii="Georgia" w:eastAsia="Times New Roman" w:hAnsi="Georgia" w:cs="Arial"/>
              </w:rPr>
            </w:pPr>
            <w:ins w:id="135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rFonts w:ascii="Georgia" w:eastAsia="Times New Roman" w:hAnsi="Georgia" w:cs="Arial"/>
                <w:b/>
                <w:bCs/>
              </w:rPr>
            </w:pPr>
            <w:ins w:id="1360"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rFonts w:ascii="Georgia" w:eastAsia="Times New Roman" w:hAnsi="Georgia" w:cs="Arial"/>
              </w:rPr>
            </w:pPr>
            <w:ins w:id="1361"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rFonts w:ascii="Georgia" w:eastAsia="Times New Roman" w:hAnsi="Georgia" w:cs="Arial"/>
                <w:i/>
                <w:iCs/>
              </w:rPr>
            </w:pPr>
            <w:ins w:id="1362"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rFonts w:ascii="Georgia" w:eastAsia="Times New Roman" w:hAnsi="Georgia" w:cs="Arial"/>
              </w:rPr>
            </w:pPr>
            <w:ins w:id="1363"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rFonts w:ascii="Georgia" w:eastAsia="Times New Roman" w:hAnsi="Georgia" w:cs="Arial"/>
              </w:rPr>
            </w:pPr>
            <w:ins w:id="1364"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rFonts w:ascii="Georgia" w:eastAsia="Times New Roman" w:hAnsi="Georgia" w:cs="Arial"/>
              </w:rPr>
            </w:pPr>
            <w:ins w:id="136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rFonts w:ascii="Georgia" w:eastAsia="Times New Roman" w:hAnsi="Georgia" w:cs="Arial"/>
              </w:rPr>
            </w:pPr>
            <w:ins w:id="136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rFonts w:ascii="Georgia" w:eastAsia="Times New Roman" w:hAnsi="Georgia" w:cs="Arial"/>
              </w:rPr>
            </w:pPr>
            <w:ins w:id="136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rFonts w:ascii="Georgia" w:eastAsia="Times New Roman" w:hAnsi="Georgia" w:cs="Arial"/>
                <w:b/>
                <w:bCs/>
              </w:rPr>
            </w:pPr>
            <w:ins w:id="1368"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rFonts w:ascii="Georgia" w:eastAsia="Times New Roman" w:hAnsi="Georgia" w:cs="Arial"/>
              </w:rPr>
            </w:pPr>
            <w:ins w:id="1369"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rFonts w:ascii="Georgia" w:eastAsia="Times New Roman" w:hAnsi="Georgia" w:cs="Arial"/>
                <w:i/>
                <w:iCs/>
              </w:rPr>
            </w:pPr>
            <w:ins w:id="1370"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rFonts w:ascii="Georgia" w:eastAsia="Times New Roman" w:hAnsi="Georgia" w:cs="Arial"/>
              </w:rPr>
            </w:pPr>
            <w:ins w:id="1371"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rFonts w:ascii="Georgia" w:eastAsia="Times New Roman" w:hAnsi="Georgia" w:cs="Arial"/>
              </w:rPr>
            </w:pPr>
            <w:ins w:id="1372"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rFonts w:ascii="Georgia" w:eastAsia="Times New Roman" w:hAnsi="Georgia" w:cs="Arial"/>
              </w:rPr>
            </w:pPr>
            <w:ins w:id="137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rFonts w:ascii="Georgia" w:eastAsia="Times New Roman" w:hAnsi="Georgia" w:cs="Arial"/>
              </w:rPr>
            </w:pPr>
            <w:ins w:id="137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rFonts w:ascii="Georgia" w:eastAsia="Times New Roman" w:hAnsi="Georgia" w:cs="Arial"/>
              </w:rPr>
            </w:pPr>
            <w:ins w:id="137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rFonts w:ascii="Georgia" w:eastAsia="Times New Roman" w:hAnsi="Georgia" w:cs="Arial"/>
              </w:rPr>
            </w:pPr>
            <w:ins w:id="1376"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rFonts w:ascii="Georgia" w:eastAsia="Times New Roman" w:hAnsi="Georgia" w:cs="Arial"/>
                <w:b/>
                <w:bCs/>
              </w:rPr>
            </w:pPr>
            <w:ins w:id="1377"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rFonts w:ascii="Georgia" w:eastAsia="Times New Roman" w:hAnsi="Georgia" w:cs="Arial"/>
              </w:rPr>
            </w:pPr>
            <w:ins w:id="1378"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rFonts w:ascii="Georgia" w:eastAsia="Times New Roman" w:hAnsi="Georgia" w:cs="Arial"/>
                <w:i/>
                <w:iCs/>
              </w:rPr>
            </w:pPr>
            <w:ins w:id="1379"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rFonts w:ascii="Georgia" w:eastAsia="Times New Roman" w:hAnsi="Georgia" w:cs="Arial"/>
              </w:rPr>
            </w:pPr>
            <w:ins w:id="138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rFonts w:ascii="Georgia" w:eastAsia="Times New Roman" w:hAnsi="Georgia" w:cs="Arial"/>
              </w:rPr>
            </w:pPr>
            <w:ins w:id="1381"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rFonts w:ascii="Georgia" w:eastAsia="Times New Roman" w:hAnsi="Georgia" w:cs="Arial"/>
              </w:rPr>
            </w:pPr>
            <w:ins w:id="1382"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rFonts w:ascii="Georgia" w:eastAsia="Times New Roman" w:hAnsi="Georgia" w:cs="Arial"/>
              </w:rPr>
            </w:pPr>
            <w:ins w:id="138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rFonts w:ascii="Georgia" w:eastAsia="Times New Roman" w:hAnsi="Georgia" w:cs="Arial"/>
              </w:rPr>
            </w:pPr>
            <w:ins w:id="1384"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rFonts w:ascii="Georgia" w:eastAsia="Times New Roman" w:hAnsi="Georgia" w:cs="Arial"/>
              </w:rPr>
            </w:pPr>
            <w:ins w:id="1385"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rFonts w:ascii="Georgia" w:eastAsia="Times New Roman" w:hAnsi="Georgia" w:cs="Arial"/>
                <w:b/>
                <w:bCs/>
              </w:rPr>
            </w:pPr>
            <w:ins w:id="1386"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rFonts w:ascii="Georgia" w:eastAsia="Times New Roman" w:hAnsi="Georgia" w:cs="Arial"/>
              </w:rPr>
            </w:pPr>
            <w:ins w:id="1387"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rFonts w:ascii="Georgia" w:eastAsia="Times New Roman" w:hAnsi="Georgia" w:cs="Arial"/>
                <w:i/>
                <w:iCs/>
              </w:rPr>
            </w:pPr>
            <w:ins w:id="1388"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rFonts w:ascii="Georgia" w:eastAsia="Times New Roman" w:hAnsi="Georgia" w:cs="Arial"/>
              </w:rPr>
            </w:pPr>
            <w:ins w:id="138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rFonts w:ascii="Georgia" w:eastAsia="Times New Roman" w:hAnsi="Georgia" w:cs="Arial"/>
              </w:rPr>
            </w:pPr>
            <w:ins w:id="1390"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rFonts w:ascii="Georgia" w:eastAsia="Times New Roman" w:hAnsi="Georgia" w:cs="Arial"/>
              </w:rPr>
            </w:pPr>
            <w:ins w:id="139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rFonts w:ascii="Georgia" w:eastAsia="Times New Roman" w:hAnsi="Georgia" w:cs="Arial"/>
              </w:rPr>
            </w:pPr>
            <w:ins w:id="139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rFonts w:ascii="Georgia" w:eastAsia="Times New Roman" w:hAnsi="Georgia" w:cs="Arial"/>
              </w:rPr>
            </w:pPr>
            <w:ins w:id="1393"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rFonts w:ascii="Georgia" w:eastAsia="Times New Roman" w:hAnsi="Georgia" w:cs="Arial"/>
              </w:rPr>
            </w:pPr>
            <w:ins w:id="1394"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rFonts w:ascii="Georgia" w:eastAsia="Times New Roman" w:hAnsi="Georgia" w:cs="Arial"/>
                <w:b/>
                <w:bCs/>
              </w:rPr>
            </w:pPr>
            <w:ins w:id="1395"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rFonts w:ascii="Georgia" w:eastAsia="Times New Roman" w:hAnsi="Georgia" w:cs="Arial"/>
              </w:rPr>
            </w:pPr>
            <w:ins w:id="1396"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rFonts w:ascii="Georgia" w:eastAsia="Times New Roman" w:hAnsi="Georgia" w:cs="Arial"/>
                <w:b/>
                <w:bCs/>
              </w:rPr>
            </w:pPr>
            <w:ins w:id="1397"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rFonts w:ascii="Georgia" w:eastAsia="Times New Roman" w:hAnsi="Georgia" w:cs="Arial"/>
                <w:b/>
                <w:bCs/>
              </w:rPr>
            </w:pPr>
            <w:ins w:id="1398"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rFonts w:ascii="Georgia" w:eastAsia="Times New Roman" w:hAnsi="Georgia" w:cs="Arial"/>
                <w:b/>
                <w:bCs/>
              </w:rPr>
            </w:pPr>
            <w:ins w:id="1399"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rFonts w:ascii="Georgia" w:eastAsia="Times New Roman" w:hAnsi="Georgia" w:cs="Arial"/>
              </w:rPr>
            </w:pPr>
            <w:ins w:id="1400"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 xml:space="preserve">is the capability of the system or component performs specified functions under specified conditions for a specified </w:t>
              </w:r>
              <w:proofErr w:type="gramStart"/>
              <w:r>
                <w:rPr>
                  <w:rFonts w:ascii="Georgia" w:eastAsia="Times New Roman" w:hAnsi="Georgia" w:cs="Arial"/>
                  <w:i/>
                  <w:iCs/>
                </w:rPr>
                <w:t>period of time</w:t>
              </w:r>
              <w:proofErr w:type="gramEnd"/>
              <w:r>
                <w:rPr>
                  <w:rFonts w:ascii="Georgia" w:eastAsia="Times New Roman" w:hAnsi="Georgia" w:cs="Arial"/>
                  <w:i/>
                  <w:iCs/>
                </w:rPr>
                <w:t>.</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rFonts w:ascii="Georgia" w:eastAsia="Times New Roman" w:hAnsi="Georgia" w:cs="Arial"/>
                <w:i/>
                <w:iCs/>
              </w:rPr>
            </w:pPr>
            <w:ins w:id="1401"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rFonts w:ascii="Georgia" w:eastAsia="Times New Roman" w:hAnsi="Georgia" w:cs="Arial"/>
              </w:rPr>
            </w:pPr>
            <w:ins w:id="140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rFonts w:ascii="Georgia" w:eastAsia="Times New Roman" w:hAnsi="Georgia" w:cs="Arial"/>
              </w:rPr>
            </w:pPr>
            <w:ins w:id="1403"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rFonts w:ascii="Georgia" w:eastAsia="Times New Roman" w:hAnsi="Georgia" w:cs="Arial"/>
              </w:rPr>
            </w:pPr>
            <w:ins w:id="1404"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rFonts w:ascii="Georgia" w:eastAsia="Times New Roman" w:hAnsi="Georgia" w:cs="Arial"/>
              </w:rPr>
            </w:pPr>
            <w:ins w:id="140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rFonts w:ascii="Georgia" w:eastAsia="Times New Roman" w:hAnsi="Georgia" w:cs="Arial"/>
              </w:rPr>
            </w:pPr>
            <w:ins w:id="1406"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rFonts w:ascii="Georgia" w:eastAsia="Times New Roman" w:hAnsi="Georgia" w:cs="Arial"/>
              </w:rPr>
            </w:pPr>
            <w:ins w:id="1407"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rFonts w:ascii="Georgia" w:eastAsia="Times New Roman" w:hAnsi="Georgia" w:cs="Arial"/>
                <w:b/>
                <w:bCs/>
              </w:rPr>
            </w:pPr>
            <w:ins w:id="1408"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rFonts w:ascii="Georgia" w:eastAsia="Times New Roman" w:hAnsi="Georgia" w:cs="Arial"/>
              </w:rPr>
            </w:pPr>
            <w:ins w:id="1409"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rFonts w:ascii="Georgia" w:eastAsia="Times New Roman" w:hAnsi="Georgia" w:cs="Arial"/>
                <w:i/>
                <w:iCs/>
              </w:rPr>
            </w:pPr>
            <w:ins w:id="1410"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rFonts w:ascii="Georgia" w:eastAsia="Times New Roman" w:hAnsi="Georgia" w:cs="Arial"/>
              </w:rPr>
            </w:pPr>
            <w:ins w:id="1411"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rFonts w:ascii="Georgia" w:eastAsia="Times New Roman" w:hAnsi="Georgia" w:cs="Arial"/>
              </w:rPr>
            </w:pPr>
            <w:ins w:id="1412"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rFonts w:ascii="Georgia" w:eastAsia="Times New Roman" w:hAnsi="Georgia" w:cs="Arial"/>
              </w:rPr>
            </w:pPr>
            <w:ins w:id="141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rFonts w:ascii="Georgia" w:eastAsia="Times New Roman" w:hAnsi="Georgia" w:cs="Arial"/>
              </w:rPr>
            </w:pPr>
            <w:ins w:id="141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rFonts w:ascii="Georgia" w:eastAsia="Times New Roman" w:hAnsi="Georgia" w:cs="Arial"/>
              </w:rPr>
            </w:pPr>
            <w:ins w:id="141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rFonts w:ascii="Georgia" w:eastAsia="Times New Roman" w:hAnsi="Georgia" w:cs="Arial"/>
              </w:rPr>
            </w:pPr>
            <w:ins w:id="1416"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rFonts w:ascii="Georgia" w:eastAsia="Times New Roman" w:hAnsi="Georgia" w:cs="Arial"/>
                <w:b/>
                <w:bCs/>
              </w:rPr>
            </w:pPr>
            <w:ins w:id="1417"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rFonts w:ascii="Georgia" w:eastAsia="Times New Roman" w:hAnsi="Georgia" w:cs="Arial"/>
              </w:rPr>
            </w:pPr>
            <w:ins w:id="1418"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419" w:author="Jade Raposa" w:date="2024-10-17T00:45:00Z"/>
                <w:rFonts w:ascii="Georgia" w:eastAsia="Times New Roman" w:hAnsi="Georgia" w:cs="Arial"/>
                <w:b/>
                <w:bCs/>
              </w:rPr>
            </w:pPr>
          </w:p>
          <w:p w14:paraId="0F2CA624" w14:textId="77777777" w:rsidR="00A272BF" w:rsidRDefault="00A272BF" w:rsidP="00A272BF">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rFonts w:ascii="Georgia" w:eastAsia="Times New Roman" w:hAnsi="Georgia" w:cs="Arial"/>
                <w:b/>
                <w:bCs/>
              </w:rPr>
            </w:pPr>
            <w:ins w:id="1420"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rFonts w:ascii="Georgia" w:eastAsia="Times New Roman" w:hAnsi="Georgia" w:cs="Arial"/>
                <w:b/>
                <w:bCs/>
              </w:rPr>
            </w:pPr>
            <w:ins w:id="1421"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rFonts w:ascii="Georgia" w:eastAsia="Times New Roman" w:hAnsi="Georgia" w:cs="Arial"/>
                <w:b/>
                <w:bCs/>
              </w:rPr>
            </w:pPr>
            <w:ins w:id="1422"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423" w:author="Jade Raposa" w:date="2024-10-17T00:38:00Z"/>
          <w:rFonts w:ascii="Georgia" w:eastAsia="Times New Roman" w:hAnsi="Georgia" w:cs="Arial"/>
          <w:b/>
          <w:bCs/>
        </w:rPr>
        <w:sectPr w:rsidR="008F456D">
          <w:headerReference w:type="default" r:id="rId106"/>
          <w:headerReference w:type="first" r:id="rId10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439" w:author="Jade Raposa" w:date="2024-10-17T00:43:00Z"/>
          <w:rFonts w:ascii="Georgia" w:eastAsia="Georgia" w:hAnsi="Georgia" w:cs="Georgia"/>
          <w:b/>
          <w:bCs/>
          <w:lang w:val="en-US"/>
        </w:rPr>
        <w:sectPr w:rsidR="008F456D">
          <w:headerReference w:type="default" r:id="rId108"/>
          <w:headerReference w:type="first" r:id="rId10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460"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461"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462"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463"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0"/>
          <w:headerReference w:type="first" r:id="rId11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476"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477"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478" w:author="Jade Raposa" w:date="2024-10-15T02:18:00Z">
            <w:rPr>
              <w:b/>
              <w:bCs/>
            </w:rPr>
          </w:rPrChange>
        </w:rPr>
        <w:pPrChange w:id="1479" w:author="Jade Raposa" w:date="2024-10-15T02:46:00Z">
          <w:pPr>
            <w:ind w:left="720"/>
          </w:pPr>
        </w:pPrChange>
      </w:pPr>
      <w:bookmarkStart w:id="1480" w:name="_Hlk179778553"/>
      <w:r>
        <w:rPr>
          <w:rFonts w:ascii="Georgia" w:hAnsi="Georgia"/>
          <w:b/>
          <w:bCs/>
          <w:rPrChange w:id="1481"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482" w:author="Jade Raposa" w:date="2024-10-15T02:18:00Z">
            <w:rPr>
              <w:b/>
              <w:bCs/>
            </w:rPr>
          </w:rPrChange>
        </w:rPr>
        <w:pPrChange w:id="1483" w:author="Jade Raposa" w:date="2024-10-15T02:46:00Z">
          <w:pPr>
            <w:pStyle w:val="ListParagraph"/>
            <w:numPr>
              <w:numId w:val="16"/>
            </w:numPr>
            <w:ind w:left="2160" w:hanging="360"/>
          </w:pPr>
        </w:pPrChange>
      </w:pPr>
      <w:r>
        <w:rPr>
          <w:rFonts w:ascii="Georgia" w:hAnsi="Georgia"/>
          <w:rPrChange w:id="1484" w:author="Jade Raposa" w:date="2024-10-15T02:18:00Z">
            <w:rPr/>
          </w:rPrChange>
        </w:rPr>
        <w:t xml:space="preserve">Select your role, the option is </w:t>
      </w:r>
      <w:r>
        <w:rPr>
          <w:rFonts w:ascii="Georgia" w:hAnsi="Georgia"/>
          <w:b/>
          <w:bCs/>
          <w:rPrChange w:id="1485"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486" w:author="Jade Raposa" w:date="2024-10-15T02:18:00Z">
            <w:rPr>
              <w:b/>
              <w:bCs/>
            </w:rPr>
          </w:rPrChange>
        </w:rPr>
        <w:pPrChange w:id="1487" w:author="Jade Raposa" w:date="2024-10-15T02:46:00Z">
          <w:pPr>
            <w:ind w:left="720"/>
          </w:pPr>
        </w:pPrChange>
      </w:pPr>
      <w:r>
        <w:rPr>
          <w:rFonts w:ascii="Georgia" w:hAnsi="Georgia"/>
          <w:b/>
          <w:bCs/>
          <w:noProof/>
          <w:rPrChange w:id="1488"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489" w:author="Jade Raposa" w:date="2024-10-15T02:18:00Z">
            <w:rPr>
              <w:b/>
              <w:bCs/>
            </w:rPr>
          </w:rPrChange>
        </w:rPr>
        <w:pPrChange w:id="1490"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491" w:author="Jade Raposa" w:date="2024-10-15T02:18:00Z">
            <w:rPr>
              <w:b/>
              <w:bCs/>
            </w:rPr>
          </w:rPrChange>
        </w:rPr>
        <w:pPrChange w:id="1492"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493" w:author="Jade Raposa" w:date="2024-10-15T02:18:00Z">
            <w:rPr>
              <w:b/>
              <w:bCs/>
            </w:rPr>
          </w:rPrChange>
        </w:rPr>
        <w:pPrChange w:id="1494"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495" w:author="Jade Raposa" w:date="2024-10-15T02:18:00Z">
            <w:rPr>
              <w:b/>
              <w:bCs/>
            </w:rPr>
          </w:rPrChange>
        </w:rPr>
        <w:pPrChange w:id="1496"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497" w:author="Jade Raposa" w:date="2024-10-15T02:18:00Z">
            <w:rPr>
              <w:b/>
              <w:bCs/>
            </w:rPr>
          </w:rPrChange>
        </w:rPr>
        <w:pPrChange w:id="1498" w:author="Jade Raposa" w:date="2024-10-15T02:46:00Z">
          <w:pPr>
            <w:ind w:left="720"/>
          </w:pPr>
        </w:pPrChange>
      </w:pPr>
      <w:r>
        <w:rPr>
          <w:rFonts w:ascii="Georgia" w:hAnsi="Georgia"/>
          <w:b/>
          <w:bCs/>
          <w:noProof/>
          <w:rPrChange w:id="1499"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F175E5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500" w:author="Jade Raposa" w:date="2024-10-15T02:18:00Z">
            <w:rPr>
              <w:b/>
              <w:bCs/>
            </w:rPr>
          </w:rPrChange>
        </w:rPr>
        <w:pPrChange w:id="1501" w:author="Jade Raposa" w:date="2024-10-15T02:46:00Z">
          <w:pPr>
            <w:ind w:left="720"/>
          </w:pPr>
        </w:pPrChange>
      </w:pPr>
    </w:p>
    <w:p w14:paraId="5CEDA771" w14:textId="77777777" w:rsidR="008F456D" w:rsidRPr="008F456D" w:rsidRDefault="008F456D">
      <w:pPr>
        <w:spacing w:line="360" w:lineRule="auto"/>
        <w:ind w:left="1620" w:hanging="450"/>
        <w:rPr>
          <w:del w:id="1502" w:author="Jade Raposa" w:date="2024-10-15T02:47:00Z"/>
          <w:rFonts w:ascii="Georgia" w:hAnsi="Georgia"/>
          <w:b/>
          <w:bCs/>
          <w:rPrChange w:id="1503" w:author="Jade Raposa" w:date="2024-10-15T02:18:00Z">
            <w:rPr>
              <w:del w:id="1504" w:author="Jade Raposa" w:date="2024-10-15T02:47:00Z"/>
              <w:b/>
              <w:bCs/>
            </w:rPr>
          </w:rPrChange>
        </w:rPr>
        <w:pPrChange w:id="1505" w:author="Jade Raposa" w:date="2024-10-15T02:46:00Z">
          <w:pPr>
            <w:ind w:left="720"/>
          </w:pPr>
        </w:pPrChange>
      </w:pPr>
    </w:p>
    <w:p w14:paraId="243D70E5" w14:textId="77777777" w:rsidR="008F456D" w:rsidRPr="008F456D" w:rsidRDefault="008F456D">
      <w:pPr>
        <w:spacing w:line="360" w:lineRule="auto"/>
        <w:rPr>
          <w:rFonts w:ascii="Georgia" w:hAnsi="Georgia"/>
          <w:b/>
          <w:bCs/>
          <w:rPrChange w:id="1506" w:author="Jade Raposa" w:date="2024-10-15T02:18:00Z">
            <w:rPr>
              <w:b/>
              <w:bCs/>
            </w:rPr>
          </w:rPrChange>
        </w:rPr>
        <w:pPrChange w:id="1507"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508" w:author="Jade Raposa" w:date="2024-10-15T02:18:00Z">
            <w:rPr/>
          </w:rPrChange>
        </w:rPr>
        <w:pPrChange w:id="1509" w:author="Jade Raposa" w:date="2024-10-15T02:46:00Z">
          <w:pPr>
            <w:pStyle w:val="ListParagraph"/>
            <w:numPr>
              <w:numId w:val="16"/>
            </w:numPr>
            <w:ind w:left="2160" w:hanging="360"/>
          </w:pPr>
        </w:pPrChange>
      </w:pPr>
      <w:r>
        <w:rPr>
          <w:rFonts w:ascii="Georgia" w:hAnsi="Georgia"/>
          <w:rPrChange w:id="1510" w:author="Jade Raposa" w:date="2024-10-15T02:18:00Z">
            <w:rPr/>
          </w:rPrChange>
        </w:rPr>
        <w:t xml:space="preserve">Tap </w:t>
      </w:r>
      <w:r>
        <w:rPr>
          <w:rFonts w:ascii="Georgia" w:hAnsi="Georgia"/>
          <w:b/>
          <w:bCs/>
          <w:rPrChange w:id="1511" w:author="Jade Raposa" w:date="2024-10-15T02:18:00Z">
            <w:rPr>
              <w:b/>
              <w:bCs/>
            </w:rPr>
          </w:rPrChange>
        </w:rPr>
        <w:t>“SIGN UP”</w:t>
      </w:r>
      <w:r>
        <w:rPr>
          <w:rFonts w:ascii="Georgia" w:hAnsi="Georgia"/>
          <w:rPrChange w:id="1512" w:author="Jade Raposa" w:date="2024-10-15T02:18:00Z">
            <w:rPr/>
          </w:rPrChange>
        </w:rPr>
        <w:t xml:space="preserve"> to create an account. Make sure to use your </w:t>
      </w:r>
      <w:r>
        <w:rPr>
          <w:rFonts w:ascii="Georgia" w:hAnsi="Georgia"/>
          <w:b/>
          <w:bCs/>
          <w:rPrChange w:id="1513" w:author="Jade Raposa" w:date="2024-10-15T02:18:00Z">
            <w:rPr>
              <w:b/>
              <w:bCs/>
            </w:rPr>
          </w:rPrChange>
        </w:rPr>
        <w:t>“@dwc-legazpi.edu”</w:t>
      </w:r>
      <w:r>
        <w:rPr>
          <w:rFonts w:ascii="Georgia" w:hAnsi="Georgia"/>
          <w:rPrChange w:id="1514"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515" w:author="Jade Raposa" w:date="2024-10-15T02:18:00Z">
            <w:rPr/>
          </w:rPrChange>
        </w:rPr>
        <w:pPrChange w:id="1516" w:author="Jade Raposa" w:date="2024-10-15T02:46:00Z">
          <w:pPr>
            <w:ind w:left="720"/>
          </w:pPr>
        </w:pPrChange>
      </w:pPr>
      <w:r>
        <w:rPr>
          <w:rFonts w:ascii="Georgia" w:hAnsi="Georgia"/>
          <w:b/>
          <w:bCs/>
          <w:noProof/>
          <w:rPrChange w:id="1517"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518" w:author="Jade Raposa" w:date="2024-10-15T02:18:00Z">
            <w:rPr/>
          </w:rPrChange>
        </w:rPr>
        <w:pPrChange w:id="1519"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520" w:author="Jade Raposa" w:date="2024-10-15T02:18:00Z">
            <w:rPr/>
          </w:rPrChange>
        </w:rPr>
        <w:pPrChange w:id="1521"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522" w:author="Jade Raposa" w:date="2024-10-15T02:18:00Z">
            <w:rPr/>
          </w:rPrChange>
        </w:rPr>
        <w:pPrChange w:id="1523"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524" w:author="Jade Raposa" w:date="2024-10-15T02:18:00Z">
            <w:rPr/>
          </w:rPrChange>
        </w:rPr>
        <w:pPrChange w:id="1525" w:author="Jade Raposa" w:date="2024-10-15T02:46:00Z">
          <w:pPr>
            <w:ind w:left="720"/>
          </w:pPr>
        </w:pPrChange>
      </w:pPr>
      <w:r>
        <w:rPr>
          <w:rFonts w:ascii="Georgia" w:hAnsi="Georgia"/>
          <w:b/>
          <w:bCs/>
          <w:noProof/>
          <w:rPrChange w:id="1526"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73B70A6"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527" w:author="Jade Raposa" w:date="2024-10-17T00:49:00Z"/>
          <w:rFonts w:ascii="Georgia" w:hAnsi="Georgia"/>
        </w:rPr>
      </w:pPr>
    </w:p>
    <w:p w14:paraId="6C2D0B8D" w14:textId="77777777" w:rsidR="008F456D" w:rsidRDefault="008F456D">
      <w:pPr>
        <w:spacing w:line="360" w:lineRule="auto"/>
        <w:ind w:left="1620" w:hanging="450"/>
        <w:rPr>
          <w:ins w:id="1528" w:author="Jade Raposa" w:date="2024-10-17T00:51:00Z"/>
          <w:rFonts w:ascii="Georgia" w:hAnsi="Georgia"/>
        </w:rPr>
      </w:pPr>
    </w:p>
    <w:p w14:paraId="365AC7B0" w14:textId="77777777" w:rsidR="008F456D" w:rsidRDefault="008F456D">
      <w:pPr>
        <w:spacing w:line="360" w:lineRule="auto"/>
        <w:ind w:left="1620" w:hanging="450"/>
        <w:rPr>
          <w:ins w:id="1529" w:author="Jade Raposa" w:date="2024-10-17T00:51:00Z"/>
          <w:rFonts w:ascii="Georgia" w:hAnsi="Georgia"/>
        </w:rPr>
      </w:pPr>
    </w:p>
    <w:p w14:paraId="5A975658" w14:textId="77777777" w:rsidR="008F456D" w:rsidRPr="008F456D" w:rsidRDefault="008F456D">
      <w:pPr>
        <w:spacing w:line="360" w:lineRule="auto"/>
        <w:ind w:left="1620" w:hanging="450"/>
        <w:rPr>
          <w:ins w:id="1530" w:author="Jade Raposa" w:date="2024-10-17T00:51:00Z"/>
          <w:rFonts w:ascii="Georgia" w:hAnsi="Georgia"/>
          <w:rPrChange w:id="1531" w:author="Jade Raposa" w:date="2024-10-15T02:18:00Z">
            <w:rPr>
              <w:ins w:id="1532" w:author="Jade Raposa" w:date="2024-10-17T00:51:00Z"/>
            </w:rPr>
          </w:rPrChange>
        </w:rPr>
        <w:pPrChange w:id="1533" w:author="Jade Raposa" w:date="2024-10-15T02:46:00Z">
          <w:pPr>
            <w:ind w:left="720"/>
          </w:pPr>
        </w:pPrChange>
      </w:pPr>
    </w:p>
    <w:p w14:paraId="6C17B47E" w14:textId="77777777" w:rsidR="008F456D" w:rsidRDefault="008F456D">
      <w:pPr>
        <w:spacing w:line="360" w:lineRule="auto"/>
        <w:rPr>
          <w:ins w:id="1534" w:author="Jade Raposa" w:date="2024-10-17T00:48:00Z"/>
          <w:rFonts w:ascii="Georgia" w:hAnsi="Georgia"/>
        </w:rPr>
        <w:sectPr w:rsidR="008F456D">
          <w:headerReference w:type="default" r:id="rId114"/>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545" w:author="Jade Raposa" w:date="2024-10-15T02:47:00Z"/>
          <w:rFonts w:ascii="Georgia" w:hAnsi="Georgia"/>
          <w:rPrChange w:id="1546" w:author="Jade Raposa" w:date="2024-10-15T02:18:00Z">
            <w:rPr>
              <w:del w:id="1547" w:author="Jade Raposa" w:date="2024-10-15T02:47:00Z"/>
            </w:rPr>
          </w:rPrChange>
        </w:rPr>
        <w:pPrChange w:id="1548" w:author="Jade Raposa" w:date="2024-10-17T00:47:00Z">
          <w:pPr>
            <w:ind w:left="720"/>
          </w:pPr>
        </w:pPrChange>
      </w:pPr>
    </w:p>
    <w:p w14:paraId="6C6357FC" w14:textId="77777777" w:rsidR="008F456D" w:rsidRPr="008F456D" w:rsidRDefault="008F456D">
      <w:pPr>
        <w:spacing w:line="360" w:lineRule="auto"/>
        <w:rPr>
          <w:rFonts w:ascii="Georgia" w:hAnsi="Georgia"/>
          <w:rPrChange w:id="1549" w:author="Jade Raposa" w:date="2024-10-15T02:18:00Z">
            <w:rPr/>
          </w:rPrChange>
        </w:rPr>
        <w:pPrChange w:id="1550" w:author="Jade Raposa" w:date="2024-10-15T02:47:00Z">
          <w:pPr>
            <w:ind w:left="720"/>
          </w:pPr>
        </w:pPrChange>
      </w:pPr>
    </w:p>
    <w:p w14:paraId="432E18FB" w14:textId="77777777" w:rsidR="003431F5" w:rsidRPr="003431F5" w:rsidRDefault="002B278F" w:rsidP="003431F5">
      <w:pPr>
        <w:pStyle w:val="ListParagraph"/>
        <w:numPr>
          <w:ilvl w:val="0"/>
          <w:numId w:val="16"/>
        </w:numPr>
        <w:spacing w:line="360" w:lineRule="auto"/>
        <w:ind w:left="1620" w:hanging="450"/>
        <w:rPr>
          <w:del w:id="1551" w:author="Jade Raposa" w:date="2024-10-15T02:47:00Z"/>
          <w:rFonts w:ascii="Georgia" w:hAnsi="Georgia"/>
          <w:b/>
          <w:bCs/>
          <w:rPrChange w:id="1552" w:author="Jade Raposa" w:date="2024-10-15T02:47:00Z">
            <w:rPr>
              <w:del w:id="1553" w:author="Jade Raposa" w:date="2024-10-15T02:47:00Z"/>
              <w:b/>
              <w:bCs/>
            </w:rPr>
          </w:rPrChange>
        </w:rPr>
        <w:sectPr w:rsidR="003431F5" w:rsidRPr="003431F5">
          <w:pgSz w:w="12240" w:h="15840"/>
          <w:pgMar w:top="1440" w:right="1440" w:bottom="1440" w:left="1440" w:header="708" w:footer="708" w:gutter="0"/>
          <w:pgNumType w:start="1"/>
          <w:cols w:space="708"/>
          <w:titlePg/>
          <w:docGrid w:linePitch="360"/>
        </w:sectPr>
        <w:pPrChange w:id="1554" w:author="Jade Raposa" w:date="2024-10-15T02:46:00Z">
          <w:pPr>
            <w:pStyle w:val="ListParagraph"/>
            <w:numPr>
              <w:numId w:val="16"/>
            </w:numPr>
            <w:ind w:left="2160" w:hanging="360"/>
          </w:pPr>
        </w:pPrChange>
      </w:pPr>
      <w:r>
        <w:rPr>
          <w:rFonts w:ascii="Georgia" w:hAnsi="Georgia"/>
          <w:rPrChange w:id="1555" w:author="Jade Raposa" w:date="2024-10-15T02:47:00Z">
            <w:rPr/>
          </w:rPrChange>
        </w:rPr>
        <w:t xml:space="preserve">Enter your </w:t>
      </w:r>
      <w:r>
        <w:rPr>
          <w:rFonts w:ascii="Georgia" w:hAnsi="Georgia"/>
          <w:b/>
          <w:bCs/>
          <w:rPrChange w:id="1556" w:author="Jade Raposa" w:date="2024-10-15T02:47:00Z">
            <w:rPr>
              <w:b/>
              <w:bCs/>
            </w:rPr>
          </w:rPrChange>
        </w:rPr>
        <w:t>“EMAIL”</w:t>
      </w:r>
      <w:r>
        <w:rPr>
          <w:rFonts w:ascii="Georgia" w:hAnsi="Georgia"/>
          <w:rPrChange w:id="1557" w:author="Jade Raposa" w:date="2024-10-15T02:47:00Z">
            <w:rPr/>
          </w:rPrChange>
        </w:rPr>
        <w:t xml:space="preserve"> using the school </w:t>
      </w:r>
      <w:proofErr w:type="gramStart"/>
      <w:r>
        <w:rPr>
          <w:rFonts w:ascii="Georgia" w:hAnsi="Georgia"/>
          <w:rPrChange w:id="1558" w:author="Jade Raposa" w:date="2024-10-15T02:47:00Z">
            <w:rPr/>
          </w:rPrChange>
        </w:rPr>
        <w:t>account, and</w:t>
      </w:r>
      <w:proofErr w:type="gramEnd"/>
      <w:r>
        <w:rPr>
          <w:rFonts w:ascii="Georgia" w:hAnsi="Georgia"/>
          <w:rPrChange w:id="1559" w:author="Jade Raposa" w:date="2024-10-15T02:47:00Z">
            <w:rPr/>
          </w:rPrChange>
        </w:rPr>
        <w:t xml:space="preserve"> set your </w:t>
      </w:r>
      <w:r>
        <w:rPr>
          <w:rFonts w:ascii="Georgia" w:hAnsi="Georgia"/>
          <w:b/>
          <w:bCs/>
          <w:rPrChange w:id="1560" w:author="Jade Raposa" w:date="2024-10-15T02:47:00Z">
            <w:rPr>
              <w:b/>
              <w:bCs/>
            </w:rPr>
          </w:rPrChange>
        </w:rPr>
        <w:t>“PASSWORD”.</w:t>
      </w:r>
      <w:r>
        <w:rPr>
          <w:rFonts w:ascii="Georgia" w:hAnsi="Georgia"/>
          <w:rPrChange w:id="1561" w:author="Jade Raposa" w:date="2024-10-15T02:47:00Z">
            <w:rPr/>
          </w:rPrChange>
        </w:rPr>
        <w:t xml:space="preserve"> Press </w:t>
      </w:r>
      <w:r>
        <w:rPr>
          <w:rFonts w:ascii="Georgia" w:hAnsi="Georgia"/>
          <w:b/>
          <w:bCs/>
          <w:rPrChange w:id="1562" w:author="Jade Raposa" w:date="2024-10-15T02:47:00Z">
            <w:rPr>
              <w:b/>
              <w:bCs/>
            </w:rPr>
          </w:rPrChange>
        </w:rPr>
        <w:t>“Next.”</w:t>
      </w:r>
      <w:ins w:id="1563"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564" w:author="Jade Raposa" w:date="2024-10-15T02:47:00Z"/>
          <w:rFonts w:ascii="Georgia" w:hAnsi="Georgia"/>
          <w:b/>
          <w:bCs/>
          <w:rPrChange w:id="1565" w:author="Jade Raposa" w:date="2024-10-15T02:18:00Z">
            <w:rPr>
              <w:del w:id="1566" w:author="Jade Raposa" w:date="2024-10-15T02:47:00Z"/>
              <w:b/>
              <w:bCs/>
            </w:rPr>
          </w:rPrChange>
        </w:rPr>
        <w:pPrChange w:id="1567"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568" w:author="Jade Raposa" w:date="2024-10-15T02:18:00Z">
            <w:rPr/>
          </w:rPrChange>
        </w:rPr>
        <w:pPrChange w:id="1569"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570" w:author="Jade Raposa" w:date="2024-10-15T02:18:00Z">
            <w:rPr/>
          </w:rPrChange>
        </w:rPr>
        <w:pPrChange w:id="1571" w:author="Jade Raposa" w:date="2024-10-15T02:46:00Z">
          <w:pPr>
            <w:ind w:left="720"/>
          </w:pPr>
        </w:pPrChange>
      </w:pPr>
      <w:r>
        <w:rPr>
          <w:rFonts w:ascii="Georgia" w:hAnsi="Georgia"/>
          <w:noProof/>
          <w:rPrChange w:id="1572"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573" w:author="Jade Raposa" w:date="2024-10-15T02:18:00Z">
            <w:rPr/>
          </w:rPrChange>
        </w:rPr>
        <w:pPrChange w:id="1574"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575" w:author="Jade Raposa" w:date="2024-10-15T02:18:00Z">
            <w:rPr/>
          </w:rPrChange>
        </w:rPr>
        <w:pPrChange w:id="1576"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577" w:author="Jade Raposa" w:date="2024-10-15T02:18:00Z">
            <w:rPr/>
          </w:rPrChange>
        </w:rPr>
        <w:pPrChange w:id="1578"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579" w:author="Jade Raposa" w:date="2024-10-15T02:18:00Z">
            <w:rPr/>
          </w:rPrChange>
        </w:rPr>
        <w:pPrChange w:id="1580" w:author="Jade Raposa" w:date="2024-10-15T02:46:00Z">
          <w:pPr>
            <w:ind w:left="720"/>
          </w:pPr>
        </w:pPrChange>
      </w:pPr>
    </w:p>
    <w:p w14:paraId="30865D5C" w14:textId="77777777" w:rsidR="008F456D" w:rsidRDefault="008F456D">
      <w:pPr>
        <w:spacing w:line="360" w:lineRule="auto"/>
        <w:rPr>
          <w:del w:id="1581" w:author="Jade Raposa" w:date="2024-10-17T00:49:00Z"/>
          <w:rFonts w:ascii="Georgia" w:hAnsi="Georgia"/>
        </w:rPr>
      </w:pPr>
    </w:p>
    <w:p w14:paraId="7AE8D66F" w14:textId="77777777" w:rsidR="008F456D" w:rsidRPr="008F456D" w:rsidRDefault="008F456D">
      <w:pPr>
        <w:spacing w:line="360" w:lineRule="auto"/>
        <w:ind w:left="1620" w:hanging="450"/>
        <w:rPr>
          <w:ins w:id="1582" w:author="Jade Raposa" w:date="2024-10-17T00:49:00Z"/>
          <w:rFonts w:ascii="Georgia" w:hAnsi="Georgia"/>
          <w:rPrChange w:id="1583" w:author="Jade Raposa" w:date="2024-10-15T02:18:00Z">
            <w:rPr>
              <w:ins w:id="1584" w:author="Jade Raposa" w:date="2024-10-17T00:49:00Z"/>
            </w:rPr>
          </w:rPrChange>
        </w:rPr>
        <w:pPrChange w:id="1585" w:author="Jade Raposa" w:date="2024-10-15T02:46:00Z">
          <w:pPr>
            <w:ind w:left="720"/>
          </w:pPr>
        </w:pPrChange>
      </w:pPr>
    </w:p>
    <w:p w14:paraId="38654123" w14:textId="77777777" w:rsidR="008F456D" w:rsidRPr="008F456D" w:rsidRDefault="008F456D">
      <w:pPr>
        <w:spacing w:line="360" w:lineRule="auto"/>
        <w:rPr>
          <w:rFonts w:ascii="Georgia" w:hAnsi="Georgia"/>
          <w:rPrChange w:id="1586" w:author="Jade Raposa" w:date="2024-10-15T02:18:00Z">
            <w:rPr/>
          </w:rPrChange>
        </w:rPr>
        <w:pPrChange w:id="1587"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588" w:author="Jade Raposa" w:date="2024-10-15T02:19:00Z">
            <w:rPr>
              <w:b/>
              <w:bCs/>
            </w:rPr>
          </w:rPrChange>
        </w:rPr>
        <w:pPrChange w:id="1589" w:author="Jade Raposa" w:date="2024-10-15T02:46:00Z">
          <w:pPr>
            <w:pStyle w:val="ListParagraph"/>
            <w:numPr>
              <w:numId w:val="16"/>
            </w:numPr>
            <w:ind w:left="2160" w:hanging="360"/>
          </w:pPr>
        </w:pPrChange>
      </w:pPr>
      <w:r>
        <w:rPr>
          <w:rFonts w:ascii="Georgia" w:hAnsi="Georgia"/>
          <w:rPrChange w:id="1590" w:author="Jade Raposa" w:date="2024-10-15T02:19:00Z">
            <w:rPr/>
          </w:rPrChange>
        </w:rPr>
        <w:t xml:space="preserve">You will enter your </w:t>
      </w:r>
      <w:r>
        <w:rPr>
          <w:rFonts w:ascii="Georgia" w:hAnsi="Georgia"/>
          <w:b/>
          <w:bCs/>
          <w:rPrChange w:id="1591" w:author="Jade Raposa" w:date="2024-10-15T02:19:00Z">
            <w:rPr>
              <w:b/>
              <w:bCs/>
            </w:rPr>
          </w:rPrChange>
        </w:rPr>
        <w:t>“FIRST NAME”,</w:t>
      </w:r>
      <w:r>
        <w:rPr>
          <w:rFonts w:ascii="Georgia" w:hAnsi="Georgia"/>
          <w:rPrChange w:id="1592" w:author="Jade Raposa" w:date="2024-10-15T02:19:00Z">
            <w:rPr/>
          </w:rPrChange>
        </w:rPr>
        <w:t xml:space="preserve"> </w:t>
      </w:r>
      <w:r>
        <w:rPr>
          <w:rFonts w:ascii="Georgia" w:hAnsi="Georgia"/>
          <w:b/>
          <w:bCs/>
          <w:rPrChange w:id="1593" w:author="Jade Raposa" w:date="2024-10-15T02:19:00Z">
            <w:rPr>
              <w:b/>
              <w:bCs/>
            </w:rPr>
          </w:rPrChange>
        </w:rPr>
        <w:t>“LAST NAME”, “GENDER”,</w:t>
      </w:r>
      <w:r>
        <w:rPr>
          <w:rFonts w:ascii="Georgia" w:hAnsi="Georgia"/>
          <w:rPrChange w:id="1594" w:author="Jade Raposa" w:date="2024-10-15T02:19:00Z">
            <w:rPr/>
          </w:rPrChange>
        </w:rPr>
        <w:t xml:space="preserve"> and </w:t>
      </w:r>
      <w:r>
        <w:rPr>
          <w:rFonts w:ascii="Georgia" w:hAnsi="Georgia"/>
          <w:b/>
          <w:bCs/>
          <w:rPrChange w:id="1595" w:author="Jade Raposa" w:date="2024-10-15T02:19:00Z">
            <w:rPr>
              <w:b/>
              <w:bCs/>
            </w:rPr>
          </w:rPrChange>
        </w:rPr>
        <w:t>“BIRTHDATE.”</w:t>
      </w:r>
      <w:r>
        <w:rPr>
          <w:rFonts w:ascii="Georgia" w:hAnsi="Georgia"/>
          <w:rPrChange w:id="1596" w:author="Jade Raposa" w:date="2024-10-15T02:19:00Z">
            <w:rPr/>
          </w:rPrChange>
        </w:rPr>
        <w:t xml:space="preserve"> After that, press </w:t>
      </w:r>
      <w:r>
        <w:rPr>
          <w:rFonts w:ascii="Georgia" w:hAnsi="Georgia"/>
          <w:b/>
          <w:bCs/>
          <w:rPrChange w:id="1597"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598" w:author="Jade Raposa" w:date="2024-10-15T02:18:00Z">
            <w:rPr/>
          </w:rPrChange>
        </w:rPr>
        <w:pPrChange w:id="1599" w:author="Jade Raposa" w:date="2024-10-15T02:46:00Z">
          <w:pPr>
            <w:ind w:left="720"/>
          </w:pPr>
        </w:pPrChange>
      </w:pPr>
      <w:r>
        <w:rPr>
          <w:rFonts w:ascii="Georgia" w:hAnsi="Georgia"/>
          <w:noProof/>
          <w:rPrChange w:id="1600"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601" w:author="Jade Raposa" w:date="2024-10-15T02:18:00Z">
            <w:rPr/>
          </w:rPrChange>
        </w:rPr>
        <w:pPrChange w:id="1602"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603" w:author="Jade Raposa" w:date="2024-10-15T02:18:00Z">
            <w:rPr/>
          </w:rPrChange>
        </w:rPr>
        <w:pPrChange w:id="1604"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605" w:author="Jade Raposa" w:date="2024-10-15T02:18:00Z">
            <w:rPr/>
          </w:rPrChange>
        </w:rPr>
        <w:pPrChange w:id="1606"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607" w:author="Jade Raposa" w:date="2024-10-15T02:18:00Z">
            <w:rPr/>
          </w:rPrChange>
        </w:rPr>
        <w:pPrChange w:id="1608"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609" w:author="Jade Raposa" w:date="2024-10-15T02:18:00Z">
            <w:rPr/>
          </w:rPrChange>
        </w:rPr>
        <w:pPrChange w:id="1610"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611" w:author="Jade Raposa" w:date="2024-10-17T00:48:00Z"/>
          <w:rFonts w:ascii="Georgia" w:hAnsi="Georgia"/>
          <w:rPrChange w:id="1612" w:author="Jade Raposa" w:date="2024-10-15T02:18:00Z">
            <w:rPr>
              <w:del w:id="1613" w:author="Jade Raposa" w:date="2024-10-17T00:48:00Z"/>
            </w:rPr>
          </w:rPrChange>
        </w:rPr>
        <w:pPrChange w:id="1614"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615" w:author="Jade Raposa" w:date="2024-10-17T00:48:00Z"/>
          <w:rFonts w:ascii="Georgia" w:hAnsi="Georgia"/>
          <w:rPrChange w:id="1616" w:author="Jade Raposa" w:date="2024-10-15T02:18:00Z">
            <w:rPr>
              <w:del w:id="1617" w:author="Jade Raposa" w:date="2024-10-17T00:48:00Z"/>
            </w:rPr>
          </w:rPrChange>
        </w:rPr>
        <w:pPrChange w:id="1618"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619" w:author="Jade Raposa" w:date="2024-10-17T00:48:00Z"/>
          <w:rFonts w:ascii="Georgia" w:hAnsi="Georgia"/>
          <w:rPrChange w:id="1620" w:author="Jade Raposa" w:date="2024-10-15T02:18:00Z">
            <w:rPr>
              <w:del w:id="1621" w:author="Jade Raposa" w:date="2024-10-17T00:48:00Z"/>
            </w:rPr>
          </w:rPrChange>
        </w:rPr>
        <w:pPrChange w:id="1622"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623" w:author="Jade Raposa" w:date="2024-10-17T00:48:00Z">
            <w:rPr/>
          </w:rPrChange>
        </w:rPr>
        <w:pPrChange w:id="1624"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625" w:author="Jade Raposa" w:date="2024-10-15T02:18:00Z">
            <w:rPr>
              <w:b/>
              <w:bCs/>
            </w:rPr>
          </w:rPrChange>
        </w:rPr>
        <w:pPrChange w:id="1626" w:author="Jade Raposa" w:date="2024-10-15T02:46:00Z">
          <w:pPr>
            <w:pStyle w:val="ListParagraph"/>
            <w:numPr>
              <w:numId w:val="16"/>
            </w:numPr>
            <w:ind w:left="2160" w:hanging="360"/>
          </w:pPr>
        </w:pPrChange>
      </w:pPr>
      <w:r>
        <w:rPr>
          <w:rFonts w:ascii="Georgia" w:hAnsi="Georgia"/>
          <w:noProof/>
          <w:rPrChange w:id="1627"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628" w:author="Jade Raposa" w:date="2024-10-15T02:18:00Z">
            <w:rPr/>
          </w:rPrChange>
        </w:rPr>
        <w:t xml:space="preserve">Now, enter your preferred </w:t>
      </w:r>
      <w:r>
        <w:rPr>
          <w:rFonts w:ascii="Georgia" w:hAnsi="Georgia"/>
          <w:b/>
          <w:bCs/>
          <w:rPrChange w:id="1629" w:author="Jade Raposa" w:date="2024-10-15T02:18:00Z">
            <w:rPr>
              <w:b/>
              <w:bCs/>
            </w:rPr>
          </w:rPrChange>
        </w:rPr>
        <w:t>“DISPLAY NAME”</w:t>
      </w:r>
      <w:r>
        <w:rPr>
          <w:rFonts w:ascii="Georgia" w:hAnsi="Georgia"/>
          <w:rPrChange w:id="1630" w:author="Jade Raposa" w:date="2024-10-15T02:18:00Z">
            <w:rPr/>
          </w:rPrChange>
        </w:rPr>
        <w:t xml:space="preserve"> and your </w:t>
      </w:r>
      <w:r>
        <w:rPr>
          <w:rFonts w:ascii="Georgia" w:hAnsi="Georgia"/>
          <w:b/>
          <w:bCs/>
          <w:rPrChange w:id="1631" w:author="Jade Raposa" w:date="2024-10-15T02:18:00Z">
            <w:rPr>
              <w:b/>
              <w:bCs/>
            </w:rPr>
          </w:rPrChange>
        </w:rPr>
        <w:t>“YEAR LEVEL.”</w:t>
      </w:r>
      <w:r>
        <w:rPr>
          <w:rFonts w:ascii="Georgia" w:hAnsi="Georgia"/>
          <w:rPrChange w:id="1632" w:author="Jade Raposa" w:date="2024-10-15T02:18:00Z">
            <w:rPr/>
          </w:rPrChange>
        </w:rPr>
        <w:t xml:space="preserve"> After that, press </w:t>
      </w:r>
      <w:r>
        <w:rPr>
          <w:rFonts w:ascii="Georgia" w:hAnsi="Georgia"/>
          <w:b/>
          <w:bCs/>
          <w:rPrChange w:id="1633"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634" w:author="Jade Raposa" w:date="2024-10-15T02:18:00Z">
            <w:rPr/>
          </w:rPrChange>
        </w:rPr>
        <w:pPrChange w:id="1635"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636" w:author="Jade Raposa" w:date="2024-10-15T02:18:00Z">
            <w:rPr/>
          </w:rPrChange>
        </w:rPr>
        <w:pPrChange w:id="1637" w:author="Jade Raposa" w:date="2024-10-15T02:46:00Z">
          <w:pPr>
            <w:ind w:left="720"/>
          </w:pPr>
        </w:pPrChange>
      </w:pPr>
    </w:p>
    <w:p w14:paraId="72464FF4" w14:textId="77777777" w:rsidR="008F456D" w:rsidRDefault="008F456D">
      <w:pPr>
        <w:spacing w:line="360" w:lineRule="auto"/>
        <w:ind w:left="1620" w:hanging="450"/>
        <w:rPr>
          <w:ins w:id="1638" w:author="Jade Raposa" w:date="2024-10-17T00:54:00Z"/>
          <w:rFonts w:ascii="Georgia" w:hAnsi="Georgia"/>
        </w:rPr>
      </w:pPr>
    </w:p>
    <w:p w14:paraId="03689799" w14:textId="77777777" w:rsidR="008F456D" w:rsidRDefault="008F456D">
      <w:pPr>
        <w:spacing w:line="360" w:lineRule="auto"/>
        <w:ind w:left="1620" w:hanging="450"/>
        <w:rPr>
          <w:ins w:id="1639" w:author="Jade Raposa" w:date="2024-10-17T00:54:00Z"/>
          <w:rFonts w:ascii="Georgia" w:hAnsi="Georgia"/>
        </w:rPr>
      </w:pPr>
    </w:p>
    <w:p w14:paraId="53A765C2" w14:textId="77777777" w:rsidR="008F456D" w:rsidRDefault="008F456D">
      <w:pPr>
        <w:spacing w:line="360" w:lineRule="auto"/>
        <w:ind w:left="1620" w:hanging="450"/>
        <w:rPr>
          <w:ins w:id="1640" w:author="Jade Raposa" w:date="2024-10-17T00:54:00Z"/>
          <w:rFonts w:ascii="Georgia" w:hAnsi="Georgia"/>
        </w:rPr>
        <w:sectPr w:rsidR="008F456D">
          <w:headerReference w:type="default" r:id="rId118"/>
          <w:headerReference w:type="first" r:id="rId119"/>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663" w:author="Jade Raposa" w:date="2024-10-15T02:18:00Z">
            <w:rPr/>
          </w:rPrChange>
        </w:rPr>
        <w:pPrChange w:id="1664" w:author="Jade Raposa" w:date="2024-10-15T02:46:00Z">
          <w:pPr>
            <w:ind w:left="720"/>
          </w:pPr>
        </w:pPrChange>
      </w:pPr>
    </w:p>
    <w:p w14:paraId="0E7647D1" w14:textId="77777777" w:rsidR="008F456D" w:rsidRPr="008F456D" w:rsidRDefault="008F456D">
      <w:pPr>
        <w:spacing w:line="360" w:lineRule="auto"/>
        <w:ind w:left="1620" w:hanging="450"/>
        <w:rPr>
          <w:del w:id="1665" w:author="Jade Raposa" w:date="2024-10-17T00:53:00Z"/>
          <w:rFonts w:ascii="Georgia" w:hAnsi="Georgia"/>
          <w:rPrChange w:id="1666" w:author="Jade Raposa" w:date="2024-10-15T02:18:00Z">
            <w:rPr>
              <w:del w:id="1667" w:author="Jade Raposa" w:date="2024-10-17T00:53:00Z"/>
            </w:rPr>
          </w:rPrChange>
        </w:rPr>
        <w:pPrChange w:id="1668" w:author="Jade Raposa" w:date="2024-10-15T02:46:00Z">
          <w:pPr>
            <w:ind w:left="720"/>
          </w:pPr>
        </w:pPrChange>
      </w:pPr>
    </w:p>
    <w:p w14:paraId="6AADE049" w14:textId="77777777" w:rsidR="008F456D" w:rsidRPr="008F456D" w:rsidRDefault="008F456D">
      <w:pPr>
        <w:spacing w:line="360" w:lineRule="auto"/>
        <w:ind w:left="1620" w:hanging="450"/>
        <w:rPr>
          <w:del w:id="1669" w:author="Jade Raposa" w:date="2024-10-17T00:53:00Z"/>
          <w:rFonts w:ascii="Georgia" w:hAnsi="Georgia"/>
          <w:rPrChange w:id="1670" w:author="Jade Raposa" w:date="2024-10-15T02:18:00Z">
            <w:rPr>
              <w:del w:id="1671" w:author="Jade Raposa" w:date="2024-10-17T00:53:00Z"/>
            </w:rPr>
          </w:rPrChange>
        </w:rPr>
        <w:pPrChange w:id="1672" w:author="Jade Raposa" w:date="2024-10-17T00:53:00Z">
          <w:pPr>
            <w:ind w:left="720"/>
          </w:pPr>
        </w:pPrChange>
      </w:pPr>
    </w:p>
    <w:p w14:paraId="2B8235AD" w14:textId="77777777" w:rsidR="008F456D" w:rsidRPr="008F456D" w:rsidRDefault="008F456D">
      <w:pPr>
        <w:rPr>
          <w:del w:id="1673" w:author="Jade Raposa" w:date="2024-10-17T00:49:00Z"/>
          <w:rFonts w:ascii="Georgia" w:hAnsi="Georgia"/>
          <w:rPrChange w:id="1674" w:author="Jade Raposa" w:date="2024-10-15T02:18:00Z">
            <w:rPr>
              <w:del w:id="1675" w:author="Jade Raposa" w:date="2024-10-17T00:49:00Z"/>
            </w:rPr>
          </w:rPrChange>
        </w:rPr>
        <w:pPrChange w:id="1676" w:author="Jade Raposa" w:date="2024-10-17T00:53:00Z">
          <w:pPr>
            <w:ind w:left="720"/>
          </w:pPr>
        </w:pPrChange>
      </w:pPr>
    </w:p>
    <w:p w14:paraId="3D51E991" w14:textId="77777777" w:rsidR="008F456D" w:rsidRPr="008F456D" w:rsidRDefault="008F456D">
      <w:pPr>
        <w:rPr>
          <w:del w:id="1677" w:author="Jade Raposa" w:date="2024-10-17T00:49:00Z"/>
          <w:rFonts w:ascii="Georgia" w:hAnsi="Georgia"/>
          <w:rPrChange w:id="1678" w:author="Jade Raposa" w:date="2024-10-15T02:18:00Z">
            <w:rPr>
              <w:del w:id="1679" w:author="Jade Raposa" w:date="2024-10-17T00:49:00Z"/>
            </w:rPr>
          </w:rPrChange>
        </w:rPr>
        <w:pPrChange w:id="1680" w:author="Jade Raposa" w:date="2024-10-17T00:53:00Z">
          <w:pPr>
            <w:ind w:left="720"/>
          </w:pPr>
        </w:pPrChange>
      </w:pPr>
    </w:p>
    <w:p w14:paraId="0A7A309A" w14:textId="77777777" w:rsidR="008F456D" w:rsidRPr="008F456D" w:rsidRDefault="008F456D">
      <w:pPr>
        <w:rPr>
          <w:del w:id="1681" w:author="Jade Raposa" w:date="2024-10-17T00:49:00Z"/>
          <w:rFonts w:ascii="Georgia" w:hAnsi="Georgia"/>
          <w:rPrChange w:id="1682" w:author="Jade Raposa" w:date="2024-10-15T02:18:00Z">
            <w:rPr>
              <w:del w:id="1683" w:author="Jade Raposa" w:date="2024-10-17T00:49:00Z"/>
            </w:rPr>
          </w:rPrChange>
        </w:rPr>
        <w:pPrChange w:id="1684" w:author="Jade Raposa" w:date="2024-10-17T00:53:00Z">
          <w:pPr>
            <w:ind w:left="720"/>
          </w:pPr>
        </w:pPrChange>
      </w:pPr>
    </w:p>
    <w:p w14:paraId="6EF84E5E" w14:textId="77777777" w:rsidR="003431F5" w:rsidRPr="003431F5" w:rsidRDefault="003431F5" w:rsidP="003431F5">
      <w:pPr>
        <w:ind w:left="2160"/>
        <w:rPr>
          <w:del w:id="1685" w:author="Jade Raposa" w:date="2024-10-17T00:54:00Z"/>
          <w:rFonts w:ascii="Georgia" w:hAnsi="Georgia"/>
          <w:rPrChange w:id="1686" w:author="Jade Raposa" w:date="2024-10-15T02:18:00Z">
            <w:rPr>
              <w:del w:id="1687" w:author="Jade Raposa" w:date="2024-10-17T00:54:00Z"/>
            </w:rPr>
          </w:rPrChange>
        </w:rPr>
        <w:sectPr w:rsidR="003431F5" w:rsidRPr="003431F5">
          <w:pgSz w:w="12240" w:h="15840"/>
          <w:pgMar w:top="1440" w:right="1440" w:bottom="450" w:left="1440" w:header="708" w:footer="708" w:gutter="0"/>
          <w:pgNumType w:start="1"/>
          <w:cols w:space="708"/>
          <w:titlePg/>
          <w:docGrid w:linePitch="360"/>
        </w:sectPr>
        <w:pPrChange w:id="1688"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689" w:author="Jade Raposa" w:date="2024-10-15T02:18:00Z">
            <w:rPr/>
          </w:rPrChange>
        </w:rPr>
        <w:pPrChange w:id="1690" w:author="Jade Raposa" w:date="2024-10-15T02:46:00Z">
          <w:pPr>
            <w:pStyle w:val="ListParagraph"/>
            <w:numPr>
              <w:numId w:val="16"/>
            </w:numPr>
            <w:ind w:left="2160" w:hanging="360"/>
          </w:pPr>
        </w:pPrChange>
      </w:pPr>
      <w:r>
        <w:rPr>
          <w:rFonts w:ascii="Georgia" w:hAnsi="Georgia"/>
          <w:noProof/>
          <w:rPrChange w:id="1691"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692" w:author="Jade Raposa" w:date="2024-10-15T02:18:00Z">
            <w:rPr/>
          </w:rPrChange>
        </w:rPr>
        <w:t xml:space="preserve">You have now created an account. Enter your </w:t>
      </w:r>
      <w:r>
        <w:rPr>
          <w:rFonts w:ascii="Georgia" w:hAnsi="Georgia"/>
          <w:b/>
          <w:bCs/>
          <w:rPrChange w:id="1693" w:author="Jade Raposa" w:date="2024-10-15T02:18:00Z">
            <w:rPr>
              <w:b/>
              <w:bCs/>
            </w:rPr>
          </w:rPrChange>
        </w:rPr>
        <w:t>“EMAIL”</w:t>
      </w:r>
      <w:r>
        <w:rPr>
          <w:rFonts w:ascii="Georgia" w:hAnsi="Georgia"/>
          <w:rPrChange w:id="1694" w:author="Jade Raposa" w:date="2024-10-15T02:18:00Z">
            <w:rPr/>
          </w:rPrChange>
        </w:rPr>
        <w:t xml:space="preserve"> and </w:t>
      </w:r>
      <w:r>
        <w:rPr>
          <w:rFonts w:ascii="Georgia" w:hAnsi="Georgia"/>
          <w:b/>
          <w:bCs/>
          <w:rPrChange w:id="1695" w:author="Jade Raposa" w:date="2024-10-15T02:18:00Z">
            <w:rPr>
              <w:b/>
              <w:bCs/>
            </w:rPr>
          </w:rPrChange>
        </w:rPr>
        <w:t>“PASSWORD”</w:t>
      </w:r>
      <w:r>
        <w:rPr>
          <w:rFonts w:ascii="Georgia" w:hAnsi="Georgia"/>
          <w:rPrChange w:id="1696" w:author="Jade Raposa" w:date="2024-10-15T02:18:00Z">
            <w:rPr/>
          </w:rPrChange>
        </w:rPr>
        <w:t xml:space="preserve"> and press </w:t>
      </w:r>
      <w:r>
        <w:rPr>
          <w:rFonts w:ascii="Georgia" w:hAnsi="Georgia"/>
          <w:b/>
          <w:bCs/>
          <w:rPrChange w:id="1697" w:author="Jade Raposa" w:date="2024-10-15T02:18:00Z">
            <w:rPr>
              <w:b/>
              <w:bCs/>
            </w:rPr>
          </w:rPrChange>
        </w:rPr>
        <w:t xml:space="preserve">“SIGN IN” </w:t>
      </w:r>
      <w:r>
        <w:rPr>
          <w:rFonts w:ascii="Georgia" w:hAnsi="Georgia"/>
          <w:rPrChange w:id="1698"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699" w:author="Jade Raposa" w:date="2024-10-15T02:18:00Z">
            <w:rPr/>
          </w:rPrChange>
        </w:rPr>
        <w:pPrChange w:id="1700"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701" w:author="Jade Raposa" w:date="2024-10-15T02:18:00Z">
            <w:rPr/>
          </w:rPrChange>
        </w:rPr>
        <w:pPrChange w:id="1702"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703" w:author="Jade Raposa" w:date="2024-10-15T02:18:00Z">
            <w:rPr/>
          </w:rPrChange>
        </w:rPr>
        <w:pPrChange w:id="1704"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705" w:author="Jade Raposa" w:date="2024-10-15T02:18:00Z">
            <w:rPr/>
          </w:rPrChange>
        </w:rPr>
        <w:pPrChange w:id="1706"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707" w:author="Jade Raposa" w:date="2024-10-15T02:18:00Z">
            <w:rPr/>
          </w:rPrChange>
        </w:rPr>
        <w:pPrChange w:id="1708"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709" w:author="Jade Raposa" w:date="2024-10-15T02:18:00Z">
            <w:rPr/>
          </w:rPrChange>
        </w:rPr>
        <w:pPrChange w:id="1710" w:author="Jade Raposa" w:date="2024-10-15T02:46:00Z">
          <w:pPr>
            <w:ind w:left="720"/>
          </w:pPr>
        </w:pPrChange>
      </w:pPr>
    </w:p>
    <w:p w14:paraId="4D257E7F" w14:textId="77777777" w:rsidR="008F456D" w:rsidRPr="008F456D" w:rsidRDefault="008F456D">
      <w:pPr>
        <w:spacing w:line="360" w:lineRule="auto"/>
        <w:ind w:left="1620" w:hanging="450"/>
        <w:rPr>
          <w:del w:id="1711" w:author="Jade Raposa" w:date="2024-10-16T20:56:00Z"/>
          <w:rFonts w:ascii="Georgia" w:hAnsi="Georgia"/>
          <w:rPrChange w:id="1712" w:author="Jade Raposa" w:date="2024-10-15T02:18:00Z">
            <w:rPr>
              <w:del w:id="1713" w:author="Jade Raposa" w:date="2024-10-16T20:56:00Z"/>
            </w:rPr>
          </w:rPrChange>
        </w:rPr>
        <w:pPrChange w:id="1714" w:author="Jade Raposa" w:date="2024-10-15T02:46:00Z">
          <w:pPr>
            <w:ind w:left="720"/>
          </w:pPr>
        </w:pPrChange>
      </w:pPr>
    </w:p>
    <w:p w14:paraId="3272BD8E" w14:textId="77777777" w:rsidR="008F456D" w:rsidRPr="008F456D" w:rsidRDefault="008F456D">
      <w:pPr>
        <w:spacing w:line="360" w:lineRule="auto"/>
        <w:rPr>
          <w:rFonts w:ascii="Georgia" w:hAnsi="Georgia"/>
          <w:rPrChange w:id="1715" w:author="Jade Raposa" w:date="2024-10-15T02:18:00Z">
            <w:rPr/>
          </w:rPrChange>
        </w:rPr>
        <w:pPrChange w:id="1716"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717" w:author="Jade Raposa" w:date="2024-10-15T02:18:00Z">
            <w:rPr/>
          </w:rPrChange>
        </w:rPr>
        <w:pPrChange w:id="1718" w:author="Jade Raposa" w:date="2024-10-15T02:46:00Z">
          <w:pPr>
            <w:pStyle w:val="ListParagraph"/>
            <w:numPr>
              <w:numId w:val="16"/>
            </w:numPr>
            <w:ind w:left="2160" w:hanging="360"/>
          </w:pPr>
        </w:pPrChange>
      </w:pPr>
      <w:r>
        <w:rPr>
          <w:rFonts w:ascii="Georgia" w:hAnsi="Georgia"/>
          <w:noProof/>
          <w:rPrChange w:id="1719"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720"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721" w:author="Jade Raposa" w:date="2024-10-15T02:18:00Z">
            <w:rPr/>
          </w:rPrChange>
        </w:rPr>
        <w:pPrChange w:id="1722" w:author="Jade Raposa" w:date="2024-10-15T02:46:00Z">
          <w:pPr>
            <w:ind w:left="720"/>
          </w:pPr>
        </w:pPrChange>
      </w:pPr>
      <w:r>
        <w:rPr>
          <w:rFonts w:ascii="Georgia" w:hAnsi="Georgia"/>
          <w:b/>
          <w:bCs/>
          <w:noProof/>
          <w:rPrChange w:id="1723"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54DFC6F"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724" w:author="Jade Raposa" w:date="2024-10-15T02:18:00Z">
            <w:rPr/>
          </w:rPrChange>
        </w:rPr>
        <w:pPrChange w:id="1725"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726" w:author="Jade Raposa" w:date="2024-10-15T02:18:00Z">
            <w:rPr/>
          </w:rPrChange>
        </w:rPr>
        <w:pPrChange w:id="1727"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728" w:author="Jade Raposa" w:date="2024-10-15T02:18:00Z">
            <w:rPr/>
          </w:rPrChange>
        </w:rPr>
        <w:pPrChange w:id="1729"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730" w:author="Jade Raposa" w:date="2024-10-15T02:18:00Z">
            <w:rPr/>
          </w:rPrChange>
        </w:rPr>
        <w:pPrChange w:id="1731"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732" w:author="Jade Raposa" w:date="2024-10-15T02:18:00Z">
            <w:rPr/>
          </w:rPrChange>
        </w:rPr>
        <w:pPrChange w:id="1733" w:author="Jade Raposa" w:date="2024-10-15T02:46:00Z">
          <w:pPr>
            <w:ind w:left="720"/>
          </w:pPr>
        </w:pPrChange>
      </w:pPr>
    </w:p>
    <w:p w14:paraId="42B42155" w14:textId="77777777" w:rsidR="008F456D" w:rsidRPr="008F456D" w:rsidRDefault="008F456D">
      <w:pPr>
        <w:spacing w:line="360" w:lineRule="auto"/>
        <w:ind w:left="1620" w:hanging="450"/>
        <w:rPr>
          <w:del w:id="1734" w:author="Jade Raposa" w:date="2024-10-16T20:56:00Z"/>
          <w:rFonts w:ascii="Georgia" w:hAnsi="Georgia"/>
          <w:rPrChange w:id="1735" w:author="Jade Raposa" w:date="2024-10-15T02:18:00Z">
            <w:rPr>
              <w:del w:id="1736" w:author="Jade Raposa" w:date="2024-10-16T20:56:00Z"/>
            </w:rPr>
          </w:rPrChange>
        </w:rPr>
        <w:pPrChange w:id="1737" w:author="Jade Raposa" w:date="2024-10-15T02:46:00Z">
          <w:pPr>
            <w:ind w:left="720"/>
          </w:pPr>
        </w:pPrChange>
      </w:pPr>
    </w:p>
    <w:p w14:paraId="136F92D2" w14:textId="77777777" w:rsidR="008F456D" w:rsidRPr="008F456D" w:rsidRDefault="008F456D">
      <w:pPr>
        <w:spacing w:line="360" w:lineRule="auto"/>
        <w:ind w:left="1620" w:hanging="450"/>
        <w:rPr>
          <w:del w:id="1738" w:author="Jade Raposa" w:date="2024-10-16T20:56:00Z"/>
          <w:rFonts w:ascii="Georgia" w:hAnsi="Georgia"/>
          <w:rPrChange w:id="1739" w:author="Jade Raposa" w:date="2024-10-15T02:18:00Z">
            <w:rPr>
              <w:del w:id="1740" w:author="Jade Raposa" w:date="2024-10-16T20:56:00Z"/>
            </w:rPr>
          </w:rPrChange>
        </w:rPr>
        <w:pPrChange w:id="1741" w:author="Jade Raposa" w:date="2024-10-15T02:46:00Z">
          <w:pPr>
            <w:ind w:left="720"/>
          </w:pPr>
        </w:pPrChange>
      </w:pPr>
    </w:p>
    <w:p w14:paraId="3A604D11" w14:textId="77777777" w:rsidR="008F456D" w:rsidRPr="008F456D" w:rsidRDefault="008F456D">
      <w:pPr>
        <w:spacing w:line="360" w:lineRule="auto"/>
        <w:ind w:left="1620"/>
        <w:rPr>
          <w:ins w:id="1742" w:author="Jade Raposa" w:date="2024-10-15T02:21:00Z"/>
          <w:rFonts w:ascii="Georgia" w:hAnsi="Georgia"/>
          <w:rPrChange w:id="1743" w:author="Jade Raposa" w:date="2024-10-16T20:56:00Z">
            <w:rPr>
              <w:ins w:id="1744" w:author="Jade Raposa" w:date="2024-10-15T02:21:00Z"/>
            </w:rPr>
          </w:rPrChange>
        </w:rPr>
        <w:pPrChange w:id="1745"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746" w:author="Jade Raposa" w:date="2024-10-15T02:18:00Z">
            <w:rPr/>
          </w:rPrChange>
        </w:rPr>
        <w:pPrChange w:id="1747"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748" w:author="Jade Raposa" w:date="2024-10-17T00:55:00Z"/>
          <w:rFonts w:ascii="Georgia" w:hAnsi="Georgia"/>
        </w:rPr>
        <w:sectPr w:rsidR="008F456D">
          <w:headerReference w:type="default" r:id="rId122"/>
          <w:headerReference w:type="first" r:id="rId123"/>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759" w:author="Jade Raposa" w:date="2024-10-15T02:18:00Z">
            <w:rPr>
              <w:b/>
              <w:bCs/>
            </w:rPr>
          </w:rPrChange>
        </w:rPr>
        <w:pPrChange w:id="1760" w:author="Jade Raposa" w:date="2024-10-15T02:46:00Z">
          <w:pPr>
            <w:pStyle w:val="ListParagraph"/>
            <w:numPr>
              <w:numId w:val="16"/>
            </w:numPr>
            <w:ind w:left="2160" w:hanging="360"/>
          </w:pPr>
        </w:pPrChange>
      </w:pPr>
      <w:r>
        <w:rPr>
          <w:rFonts w:ascii="Georgia" w:hAnsi="Georgia"/>
          <w:rPrChange w:id="1761" w:author="Jade Raposa" w:date="2024-10-15T02:18:00Z">
            <w:rPr/>
          </w:rPrChange>
        </w:rPr>
        <w:lastRenderedPageBreak/>
        <w:t xml:space="preserve">You will see options: </w:t>
      </w:r>
      <w:r>
        <w:rPr>
          <w:rFonts w:ascii="Georgia" w:hAnsi="Georgia"/>
          <w:b/>
          <w:bCs/>
          <w:rPrChange w:id="1762" w:author="Jade Raposa" w:date="2024-10-15T02:18:00Z">
            <w:rPr>
              <w:b/>
              <w:bCs/>
            </w:rPr>
          </w:rPrChange>
        </w:rPr>
        <w:t>“HOME”, “INBOX”, “SET PROFILE PIC”, “CHANGE PASSWORD”, “BROWSE SUBJECTS”, “SUBJECT ENROLLED”,</w:t>
      </w:r>
      <w:r>
        <w:rPr>
          <w:rFonts w:ascii="Georgia" w:hAnsi="Georgia"/>
          <w:rPrChange w:id="1763" w:author="Jade Raposa" w:date="2024-10-15T02:18:00Z">
            <w:rPr/>
          </w:rPrChange>
        </w:rPr>
        <w:t xml:space="preserve"> and </w:t>
      </w:r>
      <w:r>
        <w:rPr>
          <w:rFonts w:ascii="Georgia" w:hAnsi="Georgia"/>
          <w:b/>
          <w:bCs/>
          <w:rPrChange w:id="1764"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765" w:author="Jade Raposa" w:date="2024-10-15T02:18:00Z">
            <w:rPr/>
          </w:rPrChange>
        </w:rPr>
        <w:pPrChange w:id="1766" w:author="Jade Raposa" w:date="2024-10-15T02:46:00Z">
          <w:pPr>
            <w:ind w:left="720"/>
          </w:pPr>
        </w:pPrChange>
      </w:pPr>
      <w:r>
        <w:rPr>
          <w:rFonts w:ascii="Georgia" w:hAnsi="Georgia"/>
          <w:noProof/>
          <w:rPrChange w:id="1767"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768" w:author="Jade Raposa" w:date="2024-10-15T02:18:00Z">
            <w:rPr/>
          </w:rPrChange>
        </w:rPr>
        <w:pPrChange w:id="1769"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770" w:author="Jade Raposa" w:date="2024-10-15T02:18:00Z">
            <w:rPr/>
          </w:rPrChange>
        </w:rPr>
        <w:pPrChange w:id="1771"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772" w:author="Jade Raposa" w:date="2024-10-15T02:18:00Z">
            <w:rPr/>
          </w:rPrChange>
        </w:rPr>
        <w:pPrChange w:id="1773"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774" w:author="Jade Raposa" w:date="2024-10-15T02:18:00Z">
            <w:rPr/>
          </w:rPrChange>
        </w:rPr>
        <w:pPrChange w:id="1775"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776" w:author="Jade Raposa" w:date="2024-10-15T02:18:00Z">
            <w:rPr/>
          </w:rPrChange>
        </w:rPr>
        <w:pPrChange w:id="1777"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778" w:author="Jade Raposa" w:date="2024-10-15T02:18:00Z">
            <w:rPr/>
          </w:rPrChange>
        </w:rPr>
        <w:pPrChange w:id="1779" w:author="Jade Raposa" w:date="2024-10-15T02:46:00Z">
          <w:pPr>
            <w:ind w:left="720"/>
          </w:pPr>
        </w:pPrChange>
      </w:pPr>
    </w:p>
    <w:p w14:paraId="2CB0F273" w14:textId="77777777" w:rsidR="003431F5" w:rsidRPr="003431F5" w:rsidRDefault="003431F5" w:rsidP="003431F5">
      <w:pPr>
        <w:spacing w:line="360" w:lineRule="auto"/>
        <w:ind w:left="2160"/>
        <w:rPr>
          <w:del w:id="1780" w:author="Jade Raposa" w:date="2024-10-16T20:57:00Z"/>
          <w:rFonts w:ascii="Georgia" w:hAnsi="Georgia"/>
          <w:rPrChange w:id="1781" w:author="Jade Raposa" w:date="2024-10-15T02:22:00Z">
            <w:rPr>
              <w:del w:id="1782" w:author="Jade Raposa" w:date="2024-10-16T20:57:00Z"/>
            </w:rPr>
          </w:rPrChange>
        </w:rPr>
        <w:sectPr w:rsidR="003431F5" w:rsidRPr="003431F5">
          <w:pgSz w:w="12240" w:h="15840"/>
          <w:pgMar w:top="1710" w:right="1440" w:bottom="1440" w:left="1440" w:header="708" w:footer="708" w:gutter="0"/>
          <w:pgNumType w:start="1"/>
          <w:cols w:space="708"/>
          <w:titlePg/>
          <w:docGrid w:linePitch="360"/>
        </w:sectPr>
        <w:pPrChange w:id="1783"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784" w:author="Jade Raposa" w:date="2024-10-15T02:22:00Z"/>
          <w:rFonts w:ascii="Georgia" w:hAnsi="Georgia"/>
        </w:rPr>
        <w:pPrChange w:id="1785"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786" w:author="Jade Raposa" w:date="2024-10-15T02:18:00Z">
            <w:rPr/>
          </w:rPrChange>
        </w:rPr>
        <w:pPrChange w:id="1787" w:author="Jade Raposa" w:date="2024-10-15T02:46:00Z">
          <w:pPr>
            <w:pStyle w:val="ListParagraph"/>
            <w:numPr>
              <w:numId w:val="16"/>
            </w:numPr>
            <w:ind w:left="2160" w:hanging="360"/>
          </w:pPr>
        </w:pPrChange>
      </w:pPr>
      <w:r>
        <w:rPr>
          <w:rFonts w:ascii="Georgia" w:hAnsi="Georgia"/>
          <w:rPrChange w:id="1788" w:author="Jade Raposa" w:date="2024-10-15T02:18:00Z">
            <w:rPr/>
          </w:rPrChange>
        </w:rPr>
        <w:t xml:space="preserve">Since you are a mentee, click </w:t>
      </w:r>
      <w:r>
        <w:rPr>
          <w:rFonts w:ascii="Georgia" w:hAnsi="Georgia"/>
          <w:b/>
          <w:bCs/>
          <w:rPrChange w:id="1789" w:author="Jade Raposa" w:date="2024-10-15T02:18:00Z">
            <w:rPr>
              <w:b/>
              <w:bCs/>
            </w:rPr>
          </w:rPrChange>
        </w:rPr>
        <w:t>“BROWSE SUBJECTS”</w:t>
      </w:r>
      <w:r>
        <w:rPr>
          <w:rFonts w:ascii="Georgia" w:hAnsi="Georgia"/>
          <w:rPrChange w:id="1790"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791" w:author="Jade Raposa" w:date="2024-10-15T02:18:00Z">
            <w:rPr>
              <w:b/>
              <w:bCs/>
            </w:rPr>
          </w:rPrChange>
        </w:rPr>
        <w:t>“SUBJECT ENROLLED”</w:t>
      </w:r>
      <w:r>
        <w:rPr>
          <w:rFonts w:ascii="Georgia" w:hAnsi="Georgia"/>
          <w:rPrChange w:id="1792"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793" w:author="Jade Raposa" w:date="2024-10-15T02:18:00Z">
            <w:rPr/>
          </w:rPrChange>
        </w:rPr>
        <w:pPrChange w:id="1794" w:author="Jade Raposa" w:date="2024-10-15T02:46:00Z">
          <w:pPr>
            <w:ind w:left="720"/>
          </w:pPr>
        </w:pPrChange>
      </w:pPr>
      <w:r>
        <w:rPr>
          <w:rFonts w:ascii="Georgia" w:hAnsi="Georgia"/>
          <w:noProof/>
          <w:rPrChange w:id="1795"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796"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797" w:author="Jade Raposa" w:date="2024-10-15T02:22:00Z"/>
          <w:rFonts w:ascii="Georgia" w:hAnsi="Georgia"/>
        </w:rPr>
      </w:pPr>
    </w:p>
    <w:p w14:paraId="5A35AA86" w14:textId="77777777" w:rsidR="008F456D" w:rsidRDefault="008F456D">
      <w:pPr>
        <w:spacing w:line="360" w:lineRule="auto"/>
        <w:ind w:left="1620" w:hanging="450"/>
        <w:rPr>
          <w:ins w:id="1798" w:author="Jade Raposa" w:date="2024-10-17T00:55:00Z"/>
          <w:rFonts w:ascii="Georgia" w:hAnsi="Georgia"/>
        </w:rPr>
      </w:pPr>
    </w:p>
    <w:p w14:paraId="3D42619D" w14:textId="77777777" w:rsidR="008F456D" w:rsidRDefault="008F456D">
      <w:pPr>
        <w:spacing w:line="360" w:lineRule="auto"/>
        <w:ind w:left="1620" w:hanging="450"/>
        <w:rPr>
          <w:ins w:id="1799" w:author="Jade Raposa" w:date="2024-10-17T00:55:00Z"/>
          <w:rFonts w:ascii="Georgia" w:hAnsi="Georgia"/>
        </w:rPr>
        <w:sectPr w:rsidR="008F456D">
          <w:headerReference w:type="default" r:id="rId127"/>
          <w:headerReference w:type="first" r:id="rId128"/>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810" w:author="Jade Raposa" w:date="2024-10-15T02:22:00Z"/>
          <w:rFonts w:ascii="Georgia" w:hAnsi="Georgia"/>
          <w:rPrChange w:id="1811" w:author="Jade Raposa" w:date="2024-10-15T02:18:00Z">
            <w:rPr>
              <w:del w:id="1812" w:author="Jade Raposa" w:date="2024-10-15T02:22:00Z"/>
            </w:rPr>
          </w:rPrChange>
        </w:rPr>
        <w:pPrChange w:id="1813" w:author="Jade Raposa" w:date="2024-10-17T00:55:00Z">
          <w:pPr>
            <w:ind w:left="720"/>
          </w:pPr>
        </w:pPrChange>
      </w:pPr>
    </w:p>
    <w:p w14:paraId="6810BC5E" w14:textId="77777777" w:rsidR="008F456D" w:rsidRPr="008F456D" w:rsidRDefault="008F456D">
      <w:pPr>
        <w:spacing w:line="360" w:lineRule="auto"/>
        <w:rPr>
          <w:del w:id="1814" w:author="Jade Raposa" w:date="2024-10-15T02:22:00Z"/>
          <w:rFonts w:ascii="Georgia" w:hAnsi="Georgia"/>
          <w:rPrChange w:id="1815" w:author="Jade Raposa" w:date="2024-10-15T02:18:00Z">
            <w:rPr>
              <w:del w:id="1816" w:author="Jade Raposa" w:date="2024-10-15T02:22:00Z"/>
            </w:rPr>
          </w:rPrChange>
        </w:rPr>
        <w:pPrChange w:id="1817" w:author="Jade Raposa" w:date="2024-10-17T00:55:00Z">
          <w:pPr>
            <w:ind w:left="720"/>
          </w:pPr>
        </w:pPrChange>
      </w:pPr>
    </w:p>
    <w:p w14:paraId="65174859" w14:textId="77777777" w:rsidR="008F456D" w:rsidRPr="008F456D" w:rsidRDefault="008F456D">
      <w:pPr>
        <w:spacing w:line="360" w:lineRule="auto"/>
        <w:rPr>
          <w:del w:id="1818" w:author="Jade Raposa" w:date="2024-10-15T02:22:00Z"/>
          <w:rFonts w:ascii="Georgia" w:hAnsi="Georgia"/>
          <w:rPrChange w:id="1819" w:author="Jade Raposa" w:date="2024-10-15T02:18:00Z">
            <w:rPr>
              <w:del w:id="1820" w:author="Jade Raposa" w:date="2024-10-15T02:22:00Z"/>
            </w:rPr>
          </w:rPrChange>
        </w:rPr>
        <w:pPrChange w:id="1821" w:author="Jade Raposa" w:date="2024-10-17T00:55:00Z">
          <w:pPr>
            <w:ind w:left="720"/>
          </w:pPr>
        </w:pPrChange>
      </w:pPr>
    </w:p>
    <w:p w14:paraId="493F753E" w14:textId="77777777" w:rsidR="008F456D" w:rsidRPr="008F456D" w:rsidRDefault="008F456D">
      <w:pPr>
        <w:spacing w:line="360" w:lineRule="auto"/>
        <w:rPr>
          <w:del w:id="1822" w:author="Jade Raposa" w:date="2024-10-15T02:46:00Z"/>
          <w:rFonts w:ascii="Georgia" w:hAnsi="Georgia"/>
          <w:rPrChange w:id="1823" w:author="Jade Raposa" w:date="2024-10-15T02:18:00Z">
            <w:rPr>
              <w:del w:id="1824" w:author="Jade Raposa" w:date="2024-10-15T02:46:00Z"/>
            </w:rPr>
          </w:rPrChange>
        </w:rPr>
        <w:pPrChange w:id="1825" w:author="Jade Raposa" w:date="2024-10-17T00:55:00Z">
          <w:pPr>
            <w:ind w:left="720"/>
          </w:pPr>
        </w:pPrChange>
      </w:pPr>
    </w:p>
    <w:p w14:paraId="2281AF7B" w14:textId="77777777" w:rsidR="008F456D" w:rsidRPr="008F456D" w:rsidRDefault="008F456D">
      <w:pPr>
        <w:spacing w:line="360" w:lineRule="auto"/>
        <w:rPr>
          <w:rFonts w:ascii="Georgia" w:hAnsi="Georgia"/>
          <w:rPrChange w:id="1826" w:author="Jade Raposa" w:date="2024-10-15T02:18:00Z">
            <w:rPr/>
          </w:rPrChange>
        </w:rPr>
        <w:pPrChange w:id="1827"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1828" w:author="Jade Raposa" w:date="2024-10-15T02:18:00Z">
            <w:rPr/>
          </w:rPrChange>
        </w:rPr>
        <w:pPrChange w:id="1829" w:author="Jade Raposa" w:date="2024-10-15T02:46:00Z">
          <w:pPr>
            <w:pStyle w:val="ListParagraph"/>
            <w:numPr>
              <w:numId w:val="16"/>
            </w:numPr>
            <w:ind w:left="2160" w:hanging="360"/>
          </w:pPr>
        </w:pPrChange>
      </w:pPr>
      <w:r>
        <w:rPr>
          <w:rFonts w:ascii="Georgia" w:hAnsi="Georgia"/>
          <w:noProof/>
          <w:rPrChange w:id="1830"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1831" w:author="Jade Raposa" w:date="2024-10-15T02:18:00Z">
            <w:rPr/>
          </w:rPrChange>
        </w:rPr>
        <w:t xml:space="preserve">If you have been enrolled, there will be a blue icon on the right side. Click it, and you will see four buttons: </w:t>
      </w:r>
      <w:r>
        <w:rPr>
          <w:rFonts w:ascii="Georgia" w:hAnsi="Georgia"/>
          <w:b/>
          <w:bCs/>
          <w:rPrChange w:id="1832" w:author="Jade Raposa" w:date="2024-10-15T02:18:00Z">
            <w:rPr>
              <w:b/>
              <w:bCs/>
            </w:rPr>
          </w:rPrChange>
        </w:rPr>
        <w:t>“LESSONS”</w:t>
      </w:r>
      <w:r>
        <w:rPr>
          <w:rFonts w:ascii="Georgia" w:hAnsi="Georgia"/>
          <w:rPrChange w:id="1833" w:author="Jade Raposa" w:date="2024-10-15T02:18:00Z">
            <w:rPr/>
          </w:rPrChange>
        </w:rPr>
        <w:t xml:space="preserve"> (where the professor will post lesson files), </w:t>
      </w:r>
      <w:r>
        <w:rPr>
          <w:rFonts w:ascii="Georgia" w:hAnsi="Georgia"/>
          <w:b/>
          <w:bCs/>
          <w:rPrChange w:id="1834" w:author="Jade Raposa" w:date="2024-10-15T02:18:00Z">
            <w:rPr>
              <w:b/>
              <w:bCs/>
            </w:rPr>
          </w:rPrChange>
        </w:rPr>
        <w:t>“ACTIVITY”</w:t>
      </w:r>
      <w:r>
        <w:rPr>
          <w:rFonts w:ascii="Georgia" w:hAnsi="Georgia"/>
          <w:rPrChange w:id="1835" w:author="Jade Raposa" w:date="2024-10-15T02:18:00Z">
            <w:rPr/>
          </w:rPrChange>
        </w:rPr>
        <w:t xml:space="preserve"> (where quizzes will be posted), and </w:t>
      </w:r>
      <w:r>
        <w:rPr>
          <w:rFonts w:ascii="Georgia" w:hAnsi="Georgia"/>
          <w:b/>
          <w:bCs/>
          <w:rPrChange w:id="1836" w:author="Jade Raposa" w:date="2024-10-15T02:18:00Z">
            <w:rPr>
              <w:b/>
              <w:bCs/>
            </w:rPr>
          </w:rPrChange>
        </w:rPr>
        <w:t>“REPORTS”</w:t>
      </w:r>
      <w:r>
        <w:rPr>
          <w:rFonts w:ascii="Georgia" w:hAnsi="Georgia"/>
          <w:rPrChange w:id="1837" w:author="Jade Raposa" w:date="2024-10-15T02:18:00Z">
            <w:rPr/>
          </w:rPrChange>
        </w:rPr>
        <w:t xml:space="preserve"> (where you will see your progress in the class, your scores, and test details). </w:t>
      </w:r>
      <w:r>
        <w:rPr>
          <w:rFonts w:ascii="Georgia" w:hAnsi="Georgia"/>
          <w:b/>
          <w:bCs/>
          <w:rPrChange w:id="1838" w:author="Jade Raposa" w:date="2024-10-15T02:18:00Z">
            <w:rPr>
              <w:b/>
              <w:bCs/>
            </w:rPr>
          </w:rPrChange>
        </w:rPr>
        <w:t>“</w:t>
      </w:r>
      <w:proofErr w:type="gramStart"/>
      <w:r>
        <w:rPr>
          <w:rFonts w:ascii="Georgia" w:hAnsi="Georgia"/>
          <w:b/>
          <w:bCs/>
          <w:rPrChange w:id="1839" w:author="Jade Raposa" w:date="2024-10-15T02:18:00Z">
            <w:rPr>
              <w:b/>
              <w:bCs/>
            </w:rPr>
          </w:rPrChange>
        </w:rPr>
        <w:t>PEOPLE”</w:t>
      </w:r>
      <w:r>
        <w:rPr>
          <w:rFonts w:ascii="Georgia" w:hAnsi="Georgia"/>
          <w:rPrChange w:id="1840" w:author="Jade Raposa" w:date="2024-10-15T02:18:00Z">
            <w:rPr/>
          </w:rPrChange>
        </w:rPr>
        <w:t>(</w:t>
      </w:r>
      <w:proofErr w:type="gramEnd"/>
      <w:r>
        <w:rPr>
          <w:rFonts w:ascii="Georgia" w:hAnsi="Georgia"/>
          <w:rPrChange w:id="1841"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1842" w:author="Jade Raposa" w:date="2024-10-15T02:46:00Z"/>
          <w:rFonts w:ascii="Georgia" w:hAnsi="Georgia"/>
        </w:rPr>
      </w:pPr>
    </w:p>
    <w:p w14:paraId="11645690" w14:textId="77777777" w:rsidR="008F456D" w:rsidRPr="008F456D" w:rsidRDefault="008F456D">
      <w:pPr>
        <w:spacing w:line="360" w:lineRule="auto"/>
        <w:ind w:left="1620" w:hanging="450"/>
        <w:rPr>
          <w:ins w:id="1843" w:author="Jade Raposa" w:date="2024-10-16T20:58:00Z"/>
          <w:rFonts w:ascii="Georgia" w:hAnsi="Georgia"/>
          <w:rPrChange w:id="1844" w:author="Jade Raposa" w:date="2024-10-15T02:18:00Z">
            <w:rPr>
              <w:ins w:id="1845" w:author="Jade Raposa" w:date="2024-10-16T20:58:00Z"/>
            </w:rPr>
          </w:rPrChange>
        </w:rPr>
        <w:pPrChange w:id="1846" w:author="Jade Raposa" w:date="2024-10-15T02:46:00Z">
          <w:pPr>
            <w:ind w:left="720"/>
          </w:pPr>
        </w:pPrChange>
      </w:pPr>
    </w:p>
    <w:p w14:paraId="30CB69CB" w14:textId="77777777" w:rsidR="008F456D" w:rsidRDefault="002B278F">
      <w:pPr>
        <w:pStyle w:val="ListParagraph"/>
        <w:spacing w:line="360" w:lineRule="auto"/>
        <w:ind w:left="1620" w:hanging="450"/>
        <w:rPr>
          <w:del w:id="1847" w:author="Jade Raposa" w:date="2024-10-15T02:46:00Z"/>
          <w:rFonts w:ascii="Georgia" w:hAnsi="Georgia"/>
        </w:rPr>
      </w:pPr>
      <w:del w:id="1848" w:author="Jade Raposa" w:date="2024-10-15T02:46:00Z">
        <w:r>
          <w:rPr>
            <w:rFonts w:ascii="Georgia" w:hAnsi="Georgia"/>
            <w:rPrChange w:id="1849" w:author="Jade Raposa" w:date="2024-10-15T02:18:00Z">
              <w:rPr/>
            </w:rPrChange>
          </w:rPr>
          <w:delText xml:space="preserve">    </w:delText>
        </w:r>
      </w:del>
    </w:p>
    <w:p w14:paraId="6AE56FE6" w14:textId="77777777" w:rsidR="008F456D" w:rsidRPr="008F456D" w:rsidRDefault="008F456D">
      <w:pPr>
        <w:spacing w:line="360" w:lineRule="auto"/>
        <w:ind w:left="1620" w:hanging="450"/>
        <w:rPr>
          <w:ins w:id="1850" w:author="Jade Raposa" w:date="2024-10-16T20:58:00Z"/>
          <w:rFonts w:ascii="Georgia" w:hAnsi="Georgia"/>
          <w:rPrChange w:id="1851" w:author="Jade Raposa" w:date="2024-10-15T02:18:00Z">
            <w:rPr>
              <w:ins w:id="1852" w:author="Jade Raposa" w:date="2024-10-16T20:58:00Z"/>
            </w:rPr>
          </w:rPrChange>
        </w:rPr>
        <w:pPrChange w:id="1853"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1854" w:author="Jade Raposa" w:date="2024-10-15T02:46:00Z"/>
          <w:rFonts w:ascii="Georgia" w:hAnsi="Georgia"/>
          <w:rPrChange w:id="1855" w:author="Jade Raposa" w:date="2024-10-15T02:18:00Z">
            <w:rPr>
              <w:del w:id="1856" w:author="Jade Raposa" w:date="2024-10-15T02:46:00Z"/>
            </w:rPr>
          </w:rPrChange>
        </w:rPr>
        <w:pPrChange w:id="1857"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1858" w:author="Jade Raposa" w:date="2024-10-15T02:46:00Z"/>
          <w:rFonts w:ascii="Georgia" w:hAnsi="Georgia"/>
          <w:rPrChange w:id="1859" w:author="Jade Raposa" w:date="2024-10-15T02:18:00Z">
            <w:rPr>
              <w:del w:id="1860" w:author="Jade Raposa" w:date="2024-10-15T02:46:00Z"/>
            </w:rPr>
          </w:rPrChange>
        </w:rPr>
        <w:pPrChange w:id="1861"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1862" w:author="Jade Raposa" w:date="2024-10-15T02:46:00Z"/>
          <w:rFonts w:ascii="Georgia" w:hAnsi="Georgia"/>
          <w:rPrChange w:id="1863" w:author="Jade Raposa" w:date="2024-10-15T02:18:00Z">
            <w:rPr>
              <w:del w:id="1864" w:author="Jade Raposa" w:date="2024-10-15T02:46:00Z"/>
            </w:rPr>
          </w:rPrChange>
        </w:rPr>
        <w:pPrChange w:id="1865"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1866" w:author="Jade Raposa" w:date="2024-10-15T02:46:00Z"/>
          <w:rFonts w:ascii="Georgia" w:hAnsi="Georgia"/>
          <w:rPrChange w:id="1867" w:author="Jade Raposa" w:date="2024-10-15T02:18:00Z">
            <w:rPr>
              <w:del w:id="1868" w:author="Jade Raposa" w:date="2024-10-15T02:46:00Z"/>
            </w:rPr>
          </w:rPrChange>
        </w:rPr>
        <w:pPrChange w:id="1869"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1870" w:author="Jade Raposa" w:date="2024-10-15T02:23:00Z"/>
          <w:rFonts w:ascii="Georgia" w:hAnsi="Georgia"/>
          <w:rPrChange w:id="1871" w:author="Jade Raposa" w:date="2024-10-15T02:18:00Z">
            <w:rPr>
              <w:del w:id="1872" w:author="Jade Raposa" w:date="2024-10-15T02:23:00Z"/>
            </w:rPr>
          </w:rPrChange>
        </w:rPr>
        <w:pPrChange w:id="1873"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1874" w:author="Jade Raposa" w:date="2024-10-15T02:23:00Z"/>
          <w:rFonts w:ascii="Georgia" w:hAnsi="Georgia"/>
          <w:rPrChange w:id="1875" w:author="Jade Raposa" w:date="2024-10-15T02:18:00Z">
            <w:rPr>
              <w:del w:id="1876" w:author="Jade Raposa" w:date="2024-10-15T02:23:00Z"/>
            </w:rPr>
          </w:rPrChange>
        </w:rPr>
        <w:pPrChange w:id="1877" w:author="Jade Raposa" w:date="2024-10-15T02:46:00Z">
          <w:pPr>
            <w:pStyle w:val="ListParagraph"/>
            <w:ind w:left="1800"/>
          </w:pPr>
        </w:pPrChange>
      </w:pPr>
    </w:p>
    <w:p w14:paraId="652814F6" w14:textId="77777777" w:rsidR="008F456D" w:rsidRPr="008F456D" w:rsidRDefault="008F456D">
      <w:pPr>
        <w:spacing w:line="360" w:lineRule="auto"/>
        <w:ind w:left="1800"/>
        <w:rPr>
          <w:del w:id="1878" w:author="Jade Raposa" w:date="2024-10-15T02:23:00Z"/>
          <w:rFonts w:ascii="Georgia" w:hAnsi="Georgia"/>
          <w:rPrChange w:id="1879" w:author="Jade Raposa" w:date="2024-10-15T02:23:00Z">
            <w:rPr>
              <w:del w:id="1880" w:author="Jade Raposa" w:date="2024-10-15T02:23:00Z"/>
            </w:rPr>
          </w:rPrChange>
        </w:rPr>
        <w:pPrChange w:id="1881"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1882" w:author="Jade Raposa" w:date="2024-10-15T02:46:00Z"/>
          <w:rFonts w:ascii="Georgia" w:hAnsi="Georgia"/>
          <w:rPrChange w:id="1883" w:author="Jade Raposa" w:date="2024-10-15T02:23:00Z">
            <w:rPr>
              <w:del w:id="1884" w:author="Jade Raposa" w:date="2024-10-15T02:46:00Z"/>
            </w:rPr>
          </w:rPrChange>
        </w:rPr>
        <w:pPrChange w:id="1885"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1886" w:author="Jade Raposa" w:date="2024-10-15T02:18:00Z">
            <w:rPr/>
          </w:rPrChange>
        </w:rPr>
        <w:pPrChange w:id="1887"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1888" w:author="Jade Raposa" w:date="2024-10-16T20:58:00Z"/>
          <w:rFonts w:ascii="Georgia" w:hAnsi="Georgia"/>
          <w:b/>
          <w:bCs/>
        </w:rPr>
        <w:pPrChange w:id="1889" w:author="Jade Raposa" w:date="2024-10-16T20:58:00Z">
          <w:pPr>
            <w:pStyle w:val="ListParagraph"/>
            <w:spacing w:line="360" w:lineRule="auto"/>
            <w:ind w:left="1620" w:hanging="450"/>
          </w:pPr>
        </w:pPrChange>
      </w:pPr>
      <w:del w:id="1890" w:author="Jade Raposa" w:date="2024-10-16T20:58:00Z">
        <w:r>
          <w:rPr>
            <w:rFonts w:ascii="Georgia" w:hAnsi="Georgia"/>
            <w:rPrChange w:id="1891" w:author="Jade Raposa" w:date="2024-10-15T02:18:00Z">
              <w:rPr/>
            </w:rPrChange>
          </w:rPr>
          <w:delText>11.</w:delText>
        </w:r>
        <w:r>
          <w:rPr>
            <w:rFonts w:ascii="Georgia" w:hAnsi="Georgia"/>
            <w:rPrChange w:id="1892" w:author="Jade Raposa" w:date="2024-10-15T02:18:00Z">
              <w:rPr/>
            </w:rPrChange>
          </w:rPr>
          <w:tab/>
        </w:r>
      </w:del>
      <w:r>
        <w:rPr>
          <w:rFonts w:ascii="Georgia" w:hAnsi="Georgia"/>
          <w:rPrChange w:id="1893" w:author="Jade Raposa" w:date="2024-10-15T02:18:00Z">
            <w:rPr/>
          </w:rPrChange>
        </w:rPr>
        <w:t xml:space="preserve">After completing quizzes and finishing the subject, you can view your certificate by clicking </w:t>
      </w:r>
      <w:r>
        <w:rPr>
          <w:rFonts w:ascii="Georgia" w:hAnsi="Georgia"/>
          <w:b/>
          <w:bCs/>
          <w:rPrChange w:id="1894"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1895" w:author="Jade Raposa" w:date="2024-10-16T20:58:00Z">
            <w:rPr/>
          </w:rPrChange>
        </w:rPr>
        <w:pPrChange w:id="1896"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1897" w:author="Jade Raposa" w:date="2024-10-15T02:18:00Z">
            <w:rPr>
              <w:b/>
              <w:bCs/>
            </w:rPr>
          </w:rPrChange>
        </w:rPr>
        <w:pPrChange w:id="1898" w:author="Jade Raposa" w:date="2024-10-15T02:46:00Z">
          <w:pPr>
            <w:pStyle w:val="ListParagraph"/>
            <w:ind w:left="1800"/>
          </w:pPr>
        </w:pPrChange>
      </w:pPr>
      <w:r>
        <w:rPr>
          <w:rFonts w:ascii="Georgia" w:hAnsi="Georgia"/>
          <w:rPrChange w:id="1899" w:author="Jade Raposa" w:date="2024-10-15T02:18:00Z">
            <w:rPr/>
          </w:rPrChange>
        </w:rPr>
        <w:t>12.</w:t>
      </w:r>
      <w:r>
        <w:rPr>
          <w:rFonts w:ascii="Georgia" w:hAnsi="Georgia"/>
          <w:rPrChange w:id="1900" w:author="Jade Raposa" w:date="2024-10-15T02:18:00Z">
            <w:rPr/>
          </w:rPrChange>
        </w:rPr>
        <w:tab/>
        <w:t xml:space="preserve">When you are done with everything, click </w:t>
      </w:r>
      <w:r>
        <w:rPr>
          <w:rFonts w:ascii="Georgia" w:hAnsi="Georgia"/>
          <w:b/>
          <w:bCs/>
          <w:rPrChange w:id="1901" w:author="Jade Raposa" w:date="2024-10-15T02:18:00Z">
            <w:rPr>
              <w:b/>
              <w:bCs/>
            </w:rPr>
          </w:rPrChange>
        </w:rPr>
        <w:t>“LOG OUT.”</w:t>
      </w:r>
    </w:p>
    <w:p w14:paraId="1606DD97" w14:textId="77777777" w:rsidR="008F456D" w:rsidRDefault="008F456D">
      <w:pPr>
        <w:ind w:left="1620" w:hanging="450"/>
        <w:rPr>
          <w:ins w:id="1902" w:author="Jade Raposa" w:date="2024-10-17T00:58:00Z"/>
          <w:rFonts w:ascii="Georgia" w:hAnsi="Georgia"/>
          <w:b/>
          <w:bCs/>
        </w:rPr>
        <w:sectPr w:rsidR="008F456D">
          <w:headerReference w:type="first" r:id="rId130"/>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1913" w:author="Jade Raposa" w:date="2024-10-15T02:46:00Z"/>
          <w:rFonts w:ascii="Georgia" w:hAnsi="Georgia"/>
          <w:b/>
          <w:bCs/>
          <w:rPrChange w:id="1914" w:author="Jade Raposa" w:date="2024-10-15T02:18:00Z">
            <w:rPr>
              <w:del w:id="1915" w:author="Jade Raposa" w:date="2024-10-15T02:46:00Z"/>
              <w:b/>
              <w:bCs/>
            </w:rPr>
          </w:rPrChange>
        </w:rPr>
        <w:pPrChange w:id="1916" w:author="Jade Raposa" w:date="2024-10-15T02:21:00Z">
          <w:pPr>
            <w:pStyle w:val="ListParagraph"/>
            <w:ind w:left="1800"/>
          </w:pPr>
        </w:pPrChange>
      </w:pPr>
    </w:p>
    <w:p w14:paraId="06DA32B3" w14:textId="77777777" w:rsidR="008F456D" w:rsidRPr="008F456D" w:rsidRDefault="008F456D">
      <w:pPr>
        <w:pStyle w:val="ListParagraph"/>
        <w:ind w:left="1620" w:hanging="450"/>
        <w:rPr>
          <w:del w:id="1917" w:author="Jade Raposa" w:date="2024-10-15T02:46:00Z"/>
          <w:rFonts w:ascii="Georgia" w:hAnsi="Georgia"/>
          <w:b/>
          <w:bCs/>
          <w:rPrChange w:id="1918" w:author="Jade Raposa" w:date="2024-10-15T02:18:00Z">
            <w:rPr>
              <w:del w:id="1919" w:author="Jade Raposa" w:date="2024-10-15T02:46:00Z"/>
              <w:b/>
              <w:bCs/>
            </w:rPr>
          </w:rPrChange>
        </w:rPr>
        <w:pPrChange w:id="1920" w:author="Jade Raposa" w:date="2024-10-15T02:21:00Z">
          <w:pPr>
            <w:pStyle w:val="ListParagraph"/>
            <w:ind w:left="1800"/>
          </w:pPr>
        </w:pPrChange>
      </w:pPr>
    </w:p>
    <w:p w14:paraId="7BD7AB54" w14:textId="77777777" w:rsidR="008F456D" w:rsidRPr="008F456D" w:rsidRDefault="008F456D">
      <w:pPr>
        <w:pStyle w:val="ListParagraph"/>
        <w:ind w:left="1620" w:hanging="450"/>
        <w:rPr>
          <w:del w:id="1921" w:author="Jade Raposa" w:date="2024-10-15T02:46:00Z"/>
          <w:rFonts w:ascii="Georgia" w:hAnsi="Georgia"/>
          <w:b/>
          <w:bCs/>
          <w:rPrChange w:id="1922" w:author="Jade Raposa" w:date="2024-10-15T02:18:00Z">
            <w:rPr>
              <w:del w:id="1923" w:author="Jade Raposa" w:date="2024-10-15T02:46:00Z"/>
              <w:b/>
              <w:bCs/>
            </w:rPr>
          </w:rPrChange>
        </w:rPr>
        <w:pPrChange w:id="1924" w:author="Jade Raposa" w:date="2024-10-15T02:21:00Z">
          <w:pPr>
            <w:pStyle w:val="ListParagraph"/>
            <w:ind w:left="1800"/>
          </w:pPr>
        </w:pPrChange>
      </w:pPr>
    </w:p>
    <w:p w14:paraId="1BD4BF76" w14:textId="77777777" w:rsidR="008F456D" w:rsidRPr="008F456D" w:rsidRDefault="008F456D">
      <w:pPr>
        <w:pStyle w:val="ListParagraph"/>
        <w:ind w:left="1620" w:hanging="450"/>
        <w:rPr>
          <w:del w:id="1925" w:author="Jade Raposa" w:date="2024-10-15T02:46:00Z"/>
          <w:rFonts w:ascii="Georgia" w:hAnsi="Georgia"/>
          <w:b/>
          <w:bCs/>
          <w:rPrChange w:id="1926" w:author="Jade Raposa" w:date="2024-10-15T02:18:00Z">
            <w:rPr>
              <w:del w:id="1927" w:author="Jade Raposa" w:date="2024-10-15T02:46:00Z"/>
              <w:b/>
              <w:bCs/>
            </w:rPr>
          </w:rPrChange>
        </w:rPr>
        <w:pPrChange w:id="1928" w:author="Jade Raposa" w:date="2024-10-15T02:21:00Z">
          <w:pPr>
            <w:pStyle w:val="ListParagraph"/>
            <w:ind w:left="1800"/>
          </w:pPr>
        </w:pPrChange>
      </w:pPr>
    </w:p>
    <w:p w14:paraId="4BC1D4C7" w14:textId="77777777" w:rsidR="008F456D" w:rsidRPr="008F456D" w:rsidRDefault="008F456D">
      <w:pPr>
        <w:ind w:left="1620" w:hanging="450"/>
        <w:rPr>
          <w:del w:id="1929" w:author="Jade Raposa" w:date="2024-10-15T02:46:00Z"/>
          <w:rFonts w:ascii="Georgia" w:hAnsi="Georgia"/>
          <w:b/>
          <w:bCs/>
          <w:rPrChange w:id="1930" w:author="Jade Raposa" w:date="2024-10-15T02:18:00Z">
            <w:rPr>
              <w:del w:id="1931" w:author="Jade Raposa" w:date="2024-10-15T02:46:00Z"/>
              <w:b/>
              <w:bCs/>
            </w:rPr>
          </w:rPrChange>
        </w:rPr>
        <w:pPrChange w:id="1932" w:author="Jade Raposa" w:date="2024-10-15T02:21:00Z">
          <w:pPr>
            <w:ind w:left="720"/>
          </w:pPr>
        </w:pPrChange>
      </w:pPr>
    </w:p>
    <w:p w14:paraId="10FBAC73" w14:textId="77777777" w:rsidR="008F456D" w:rsidRPr="008F456D" w:rsidRDefault="008F456D">
      <w:pPr>
        <w:ind w:left="1620" w:hanging="450"/>
        <w:rPr>
          <w:del w:id="1933" w:author="Jade Raposa" w:date="2024-10-15T02:46:00Z"/>
          <w:rFonts w:ascii="Georgia" w:hAnsi="Georgia"/>
          <w:b/>
          <w:bCs/>
          <w:rPrChange w:id="1934" w:author="Jade Raposa" w:date="2024-10-15T02:18:00Z">
            <w:rPr>
              <w:del w:id="1935" w:author="Jade Raposa" w:date="2024-10-15T02:46:00Z"/>
              <w:b/>
              <w:bCs/>
            </w:rPr>
          </w:rPrChange>
        </w:rPr>
        <w:pPrChange w:id="1936" w:author="Jade Raposa" w:date="2024-10-15T02:21:00Z">
          <w:pPr/>
        </w:pPrChange>
      </w:pPr>
    </w:p>
    <w:p w14:paraId="5A030D83" w14:textId="77777777" w:rsidR="008F456D" w:rsidRPr="008F456D" w:rsidRDefault="008F456D">
      <w:pPr>
        <w:ind w:left="720"/>
        <w:rPr>
          <w:del w:id="1937" w:author="Jade Raposa" w:date="2024-10-17T00:58:00Z"/>
          <w:rFonts w:ascii="Georgia" w:hAnsi="Georgia"/>
          <w:b/>
          <w:bCs/>
          <w:rPrChange w:id="1938" w:author="Jade Raposa" w:date="2024-10-15T02:18:00Z">
            <w:rPr>
              <w:del w:id="1939"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1940" w:author="Jade Raposa" w:date="2024-10-15T02:18:00Z">
            <w:rPr>
              <w:b/>
              <w:bCs/>
            </w:rPr>
          </w:rPrChange>
        </w:rPr>
        <w:pPrChange w:id="1941" w:author="Jade Raposa" w:date="2024-10-15T02:21:00Z">
          <w:pPr>
            <w:ind w:left="720"/>
          </w:pPr>
        </w:pPrChange>
      </w:pPr>
      <w:r>
        <w:rPr>
          <w:rFonts w:ascii="Georgia" w:hAnsi="Georgia"/>
          <w:b/>
          <w:bCs/>
          <w:rPrChange w:id="1942"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1943" w:author="Jade Raposa" w:date="2024-10-15T02:18:00Z">
            <w:rPr>
              <w:b/>
              <w:bCs/>
            </w:rPr>
          </w:rPrChange>
        </w:rPr>
        <w:pPrChange w:id="1944" w:author="Jade Raposa" w:date="2024-10-15T02:21:00Z">
          <w:pPr>
            <w:pStyle w:val="ListParagraph"/>
            <w:numPr>
              <w:numId w:val="17"/>
            </w:numPr>
            <w:ind w:left="2160" w:hanging="360"/>
          </w:pPr>
        </w:pPrChange>
      </w:pPr>
      <w:r>
        <w:rPr>
          <w:rFonts w:ascii="Georgia" w:hAnsi="Georgia"/>
          <w:rPrChange w:id="1945" w:author="Jade Raposa" w:date="2024-10-15T02:18:00Z">
            <w:rPr/>
          </w:rPrChange>
        </w:rPr>
        <w:t xml:space="preserve">Select your role, the option is </w:t>
      </w:r>
      <w:r>
        <w:rPr>
          <w:rFonts w:ascii="Georgia" w:hAnsi="Georgia"/>
          <w:b/>
          <w:bCs/>
          <w:rPrChange w:id="1946" w:author="Jade Raposa" w:date="2024-10-15T02:18:00Z">
            <w:rPr>
              <w:b/>
              <w:bCs/>
            </w:rPr>
          </w:rPrChange>
        </w:rPr>
        <w:t>“MENTOR.”</w:t>
      </w:r>
    </w:p>
    <w:p w14:paraId="08C61E34" w14:textId="77777777" w:rsidR="008F456D" w:rsidRPr="008F456D" w:rsidRDefault="002B278F">
      <w:pPr>
        <w:ind w:left="1620" w:hanging="450"/>
        <w:rPr>
          <w:rFonts w:ascii="Georgia" w:hAnsi="Georgia"/>
          <w:rPrChange w:id="1947" w:author="Jade Raposa" w:date="2024-10-15T02:18:00Z">
            <w:rPr/>
          </w:rPrChange>
        </w:rPr>
        <w:pPrChange w:id="1948" w:author="Jade Raposa" w:date="2024-10-15T02:21:00Z">
          <w:pPr>
            <w:ind w:left="720"/>
          </w:pPr>
        </w:pPrChange>
      </w:pPr>
      <w:r>
        <w:rPr>
          <w:rFonts w:ascii="Georgia" w:hAnsi="Georgia"/>
          <w:noProof/>
          <w:rPrChange w:id="1949"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1950" w:author="Jade Raposa" w:date="2024-10-15T02:18:00Z">
            <w:rPr/>
          </w:rPrChange>
        </w:rPr>
        <w:pPrChange w:id="1951" w:author="Jade Raposa" w:date="2024-10-15T02:21:00Z">
          <w:pPr>
            <w:ind w:left="720"/>
          </w:pPr>
        </w:pPrChange>
      </w:pPr>
    </w:p>
    <w:p w14:paraId="0758ABCA" w14:textId="77777777" w:rsidR="008F456D" w:rsidRPr="008F456D" w:rsidRDefault="008F456D">
      <w:pPr>
        <w:ind w:left="1620" w:hanging="450"/>
        <w:rPr>
          <w:rFonts w:ascii="Georgia" w:hAnsi="Georgia"/>
          <w:rPrChange w:id="1952" w:author="Jade Raposa" w:date="2024-10-15T02:18:00Z">
            <w:rPr/>
          </w:rPrChange>
        </w:rPr>
        <w:pPrChange w:id="1953" w:author="Jade Raposa" w:date="2024-10-15T02:21:00Z">
          <w:pPr>
            <w:ind w:left="720"/>
          </w:pPr>
        </w:pPrChange>
      </w:pPr>
    </w:p>
    <w:p w14:paraId="6FC30B1E" w14:textId="77777777" w:rsidR="008F456D" w:rsidRPr="008F456D" w:rsidRDefault="008F456D">
      <w:pPr>
        <w:ind w:left="1620" w:hanging="450"/>
        <w:rPr>
          <w:rFonts w:ascii="Georgia" w:hAnsi="Georgia"/>
          <w:rPrChange w:id="1954" w:author="Jade Raposa" w:date="2024-10-15T02:18:00Z">
            <w:rPr/>
          </w:rPrChange>
        </w:rPr>
        <w:pPrChange w:id="1955" w:author="Jade Raposa" w:date="2024-10-15T02:21:00Z">
          <w:pPr>
            <w:ind w:left="720"/>
          </w:pPr>
        </w:pPrChange>
      </w:pPr>
    </w:p>
    <w:p w14:paraId="288E7A95" w14:textId="77777777" w:rsidR="008F456D" w:rsidRPr="008F456D" w:rsidRDefault="008F456D">
      <w:pPr>
        <w:ind w:left="1620" w:hanging="450"/>
        <w:rPr>
          <w:rFonts w:ascii="Georgia" w:hAnsi="Georgia"/>
          <w:rPrChange w:id="1956" w:author="Jade Raposa" w:date="2024-10-15T02:18:00Z">
            <w:rPr/>
          </w:rPrChange>
        </w:rPr>
        <w:pPrChange w:id="1957" w:author="Jade Raposa" w:date="2024-10-15T02:21:00Z">
          <w:pPr>
            <w:ind w:left="720"/>
          </w:pPr>
        </w:pPrChange>
      </w:pPr>
    </w:p>
    <w:p w14:paraId="7D016331" w14:textId="77777777" w:rsidR="008F456D" w:rsidRPr="008F456D" w:rsidRDefault="002B278F">
      <w:pPr>
        <w:ind w:left="1620" w:hanging="450"/>
        <w:rPr>
          <w:rFonts w:ascii="Georgia" w:hAnsi="Georgia"/>
          <w:rPrChange w:id="1958" w:author="Jade Raposa" w:date="2024-10-15T02:18:00Z">
            <w:rPr/>
          </w:rPrChange>
        </w:rPr>
        <w:pPrChange w:id="1959" w:author="Jade Raposa" w:date="2024-10-15T02:21:00Z">
          <w:pPr>
            <w:ind w:left="720"/>
          </w:pPr>
        </w:pPrChange>
      </w:pPr>
      <w:r>
        <w:rPr>
          <w:rFonts w:ascii="Georgia" w:hAnsi="Georgia"/>
          <w:b/>
          <w:bCs/>
          <w:noProof/>
          <w:rPrChange w:id="1960"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AD87A6A"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1961" w:author="Jade Raposa" w:date="2024-10-15T02:18:00Z">
            <w:rPr/>
          </w:rPrChange>
        </w:rPr>
        <w:pPrChange w:id="1962" w:author="Jade Raposa" w:date="2024-10-15T02:21:00Z">
          <w:pPr>
            <w:ind w:left="720"/>
          </w:pPr>
        </w:pPrChange>
      </w:pPr>
    </w:p>
    <w:p w14:paraId="7FE548B9" w14:textId="77777777" w:rsidR="008F456D" w:rsidRPr="008F456D" w:rsidRDefault="008F456D">
      <w:pPr>
        <w:ind w:left="1620" w:hanging="450"/>
        <w:rPr>
          <w:rFonts w:ascii="Georgia" w:hAnsi="Georgia"/>
          <w:rPrChange w:id="1963" w:author="Jade Raposa" w:date="2024-10-15T02:18:00Z">
            <w:rPr/>
          </w:rPrChange>
        </w:rPr>
        <w:pPrChange w:id="1964" w:author="Jade Raposa" w:date="2024-10-15T02:21:00Z">
          <w:pPr>
            <w:ind w:left="720"/>
          </w:pPr>
        </w:pPrChange>
      </w:pPr>
    </w:p>
    <w:p w14:paraId="1A23ED53" w14:textId="77777777" w:rsidR="008F456D" w:rsidRPr="008F456D" w:rsidRDefault="008F456D">
      <w:pPr>
        <w:ind w:left="1620" w:hanging="450"/>
        <w:rPr>
          <w:rFonts w:ascii="Georgia" w:hAnsi="Georgia"/>
          <w:rPrChange w:id="1965" w:author="Jade Raposa" w:date="2024-10-15T02:18:00Z">
            <w:rPr/>
          </w:rPrChange>
        </w:rPr>
        <w:pPrChange w:id="1966" w:author="Jade Raposa" w:date="2024-10-15T02:21:00Z">
          <w:pPr>
            <w:ind w:left="720"/>
          </w:pPr>
        </w:pPrChange>
      </w:pPr>
    </w:p>
    <w:p w14:paraId="6F545667" w14:textId="77777777" w:rsidR="008F456D" w:rsidRPr="008F456D" w:rsidRDefault="008F456D">
      <w:pPr>
        <w:ind w:left="1620" w:hanging="450"/>
        <w:rPr>
          <w:rFonts w:ascii="Georgia" w:hAnsi="Georgia"/>
          <w:rPrChange w:id="1967" w:author="Jade Raposa" w:date="2024-10-15T02:18:00Z">
            <w:rPr/>
          </w:rPrChange>
        </w:rPr>
        <w:pPrChange w:id="1968" w:author="Jade Raposa" w:date="2024-10-15T02:21:00Z">
          <w:pPr>
            <w:ind w:left="720"/>
          </w:pPr>
        </w:pPrChange>
      </w:pPr>
    </w:p>
    <w:p w14:paraId="118391AD" w14:textId="77777777" w:rsidR="008F456D" w:rsidRPr="008F456D" w:rsidRDefault="008F456D">
      <w:pPr>
        <w:ind w:left="1620" w:hanging="450"/>
        <w:rPr>
          <w:rFonts w:ascii="Georgia" w:hAnsi="Georgia"/>
          <w:rPrChange w:id="1969" w:author="Jade Raposa" w:date="2024-10-15T02:18:00Z">
            <w:rPr/>
          </w:rPrChange>
        </w:rPr>
        <w:pPrChange w:id="1970"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1971" w:author="Jade Raposa" w:date="2024-10-15T02:18:00Z">
            <w:rPr/>
          </w:rPrChange>
        </w:rPr>
        <w:pPrChange w:id="1972" w:author="Jade Raposa" w:date="2024-10-15T02:21:00Z">
          <w:pPr>
            <w:pStyle w:val="ListParagraph"/>
            <w:numPr>
              <w:numId w:val="17"/>
            </w:numPr>
            <w:ind w:left="2160" w:hanging="360"/>
          </w:pPr>
        </w:pPrChange>
      </w:pPr>
      <w:r>
        <w:rPr>
          <w:rFonts w:ascii="Georgia" w:hAnsi="Georgia"/>
          <w:rPrChange w:id="1973" w:author="Jade Raposa" w:date="2024-10-15T02:18:00Z">
            <w:rPr/>
          </w:rPrChange>
        </w:rPr>
        <w:t xml:space="preserve">Tap </w:t>
      </w:r>
      <w:r>
        <w:rPr>
          <w:rFonts w:ascii="Georgia" w:hAnsi="Georgia"/>
          <w:b/>
          <w:bCs/>
          <w:rPrChange w:id="1974" w:author="Jade Raposa" w:date="2024-10-15T02:18:00Z">
            <w:rPr>
              <w:b/>
              <w:bCs/>
            </w:rPr>
          </w:rPrChange>
        </w:rPr>
        <w:t>“SIGN UP”</w:t>
      </w:r>
      <w:r>
        <w:rPr>
          <w:rFonts w:ascii="Georgia" w:hAnsi="Georgia"/>
          <w:rPrChange w:id="1975" w:author="Jade Raposa" w:date="2024-10-15T02:18:00Z">
            <w:rPr/>
          </w:rPrChange>
        </w:rPr>
        <w:t xml:space="preserve"> to create an account. Make sure to use your </w:t>
      </w:r>
      <w:r>
        <w:rPr>
          <w:rFonts w:ascii="Georgia" w:hAnsi="Georgia"/>
          <w:b/>
          <w:bCs/>
          <w:rPrChange w:id="1976" w:author="Jade Raposa" w:date="2024-10-15T02:18:00Z">
            <w:rPr>
              <w:b/>
              <w:bCs/>
            </w:rPr>
          </w:rPrChange>
        </w:rPr>
        <w:t>“@dwc-legazpi.edu”</w:t>
      </w:r>
      <w:r>
        <w:rPr>
          <w:rFonts w:ascii="Georgia" w:hAnsi="Georgia"/>
          <w:rPrChange w:id="1977" w:author="Jade Raposa" w:date="2024-10-15T02:18:00Z">
            <w:rPr/>
          </w:rPrChange>
        </w:rPr>
        <w:t xml:space="preserve"> email.</w:t>
      </w:r>
    </w:p>
    <w:p w14:paraId="4574B83D" w14:textId="77777777" w:rsidR="008F456D" w:rsidRPr="008F456D" w:rsidRDefault="008F456D">
      <w:pPr>
        <w:ind w:left="1620" w:hanging="450"/>
        <w:rPr>
          <w:rFonts w:ascii="Georgia" w:hAnsi="Georgia"/>
          <w:rPrChange w:id="1978" w:author="Jade Raposa" w:date="2024-10-15T02:18:00Z">
            <w:rPr/>
          </w:rPrChange>
        </w:rPr>
        <w:pPrChange w:id="1979" w:author="Jade Raposa" w:date="2024-10-15T02:21:00Z">
          <w:pPr>
            <w:ind w:left="720"/>
          </w:pPr>
        </w:pPrChange>
      </w:pPr>
    </w:p>
    <w:p w14:paraId="29CCD002" w14:textId="77777777" w:rsidR="008F456D" w:rsidRPr="008F456D" w:rsidRDefault="002B278F">
      <w:pPr>
        <w:ind w:left="1620" w:hanging="450"/>
        <w:rPr>
          <w:rFonts w:ascii="Georgia" w:hAnsi="Georgia"/>
          <w:rPrChange w:id="1980" w:author="Jade Raposa" w:date="2024-10-15T02:18:00Z">
            <w:rPr/>
          </w:rPrChange>
        </w:rPr>
        <w:pPrChange w:id="1981" w:author="Jade Raposa" w:date="2024-10-15T02:21:00Z">
          <w:pPr>
            <w:ind w:left="720"/>
          </w:pPr>
        </w:pPrChange>
      </w:pPr>
      <w:r>
        <w:rPr>
          <w:rFonts w:ascii="Georgia" w:hAnsi="Georgia"/>
          <w:noProof/>
          <w:rPrChange w:id="1982"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1983" w:author="Jade Raposa" w:date="2024-10-15T02:18:00Z">
            <w:rPr/>
          </w:rPrChange>
        </w:rPr>
        <w:pPrChange w:id="1984" w:author="Jade Raposa" w:date="2024-10-15T02:21:00Z">
          <w:pPr>
            <w:ind w:left="720"/>
          </w:pPr>
        </w:pPrChange>
      </w:pPr>
    </w:p>
    <w:p w14:paraId="15A57BA0" w14:textId="77777777" w:rsidR="008F456D" w:rsidRPr="008F456D" w:rsidRDefault="008F456D">
      <w:pPr>
        <w:ind w:left="1620" w:hanging="450"/>
        <w:rPr>
          <w:rFonts w:ascii="Georgia" w:hAnsi="Georgia"/>
          <w:rPrChange w:id="1985" w:author="Jade Raposa" w:date="2024-10-15T02:18:00Z">
            <w:rPr/>
          </w:rPrChange>
        </w:rPr>
        <w:pPrChange w:id="1986" w:author="Jade Raposa" w:date="2024-10-15T02:21:00Z">
          <w:pPr>
            <w:ind w:left="720"/>
          </w:pPr>
        </w:pPrChange>
      </w:pPr>
    </w:p>
    <w:p w14:paraId="08845962" w14:textId="77777777" w:rsidR="008F456D" w:rsidRPr="008F456D" w:rsidRDefault="002B278F">
      <w:pPr>
        <w:ind w:left="1620" w:hanging="450"/>
        <w:rPr>
          <w:rFonts w:ascii="Georgia" w:hAnsi="Georgia"/>
          <w:rPrChange w:id="1987" w:author="Jade Raposa" w:date="2024-10-15T02:18:00Z">
            <w:rPr/>
          </w:rPrChange>
        </w:rPr>
        <w:pPrChange w:id="1988" w:author="Jade Raposa" w:date="2024-10-15T02:21:00Z">
          <w:pPr>
            <w:ind w:left="720"/>
          </w:pPr>
        </w:pPrChange>
      </w:pPr>
      <w:ins w:id="1989" w:author="Jade Raposa" w:date="2024-10-15T02:45:00Z">
        <w:r>
          <w:rPr>
            <w:rFonts w:ascii="Georgia" w:hAnsi="Georgia"/>
            <w:b/>
            <w:bCs/>
            <w:noProof/>
            <w:rPrChange w:id="1990"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2CEF64"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1991" w:author="Jade Raposa" w:date="2024-10-15T02:18:00Z">
            <w:rPr/>
          </w:rPrChange>
        </w:rPr>
        <w:pPrChange w:id="1992" w:author="Jade Raposa" w:date="2024-10-15T02:21:00Z">
          <w:pPr>
            <w:ind w:left="720"/>
          </w:pPr>
        </w:pPrChange>
      </w:pPr>
    </w:p>
    <w:p w14:paraId="51312A7D" w14:textId="77777777" w:rsidR="008F456D" w:rsidRPr="008F456D" w:rsidRDefault="008F456D">
      <w:pPr>
        <w:ind w:left="1620" w:hanging="450"/>
        <w:rPr>
          <w:rFonts w:ascii="Georgia" w:hAnsi="Georgia"/>
          <w:rPrChange w:id="1993" w:author="Jade Raposa" w:date="2024-10-15T02:18:00Z">
            <w:rPr/>
          </w:rPrChange>
        </w:rPr>
        <w:pPrChange w:id="1994" w:author="Jade Raposa" w:date="2024-10-15T02:21:00Z">
          <w:pPr>
            <w:ind w:left="720"/>
          </w:pPr>
        </w:pPrChange>
      </w:pPr>
    </w:p>
    <w:p w14:paraId="6637E1E3" w14:textId="77777777" w:rsidR="008F456D" w:rsidRPr="008F456D" w:rsidRDefault="008F456D">
      <w:pPr>
        <w:ind w:left="1620" w:hanging="450"/>
        <w:rPr>
          <w:rFonts w:ascii="Georgia" w:hAnsi="Georgia"/>
          <w:rPrChange w:id="1995" w:author="Jade Raposa" w:date="2024-10-15T02:18:00Z">
            <w:rPr/>
          </w:rPrChange>
        </w:rPr>
        <w:pPrChange w:id="1996" w:author="Jade Raposa" w:date="2024-10-15T02:21:00Z">
          <w:pPr>
            <w:ind w:left="720"/>
          </w:pPr>
        </w:pPrChange>
      </w:pPr>
    </w:p>
    <w:p w14:paraId="6E0F1314" w14:textId="77777777" w:rsidR="008F456D" w:rsidRDefault="008F456D">
      <w:pPr>
        <w:pStyle w:val="ListParagraph"/>
        <w:numPr>
          <w:ilvl w:val="0"/>
          <w:numId w:val="17"/>
        </w:numPr>
        <w:rPr>
          <w:ins w:id="1997" w:author="Jade Raposa" w:date="2024-10-17T00:59:00Z"/>
          <w:rFonts w:ascii="Georgia" w:hAnsi="Georgia"/>
        </w:rPr>
        <w:sectPr w:rsidR="008F456D">
          <w:headerReference w:type="default" r:id="rId133"/>
          <w:headerReference w:type="first" r:id="rId134"/>
          <w:pgSz w:w="12240" w:h="15840"/>
          <w:pgMar w:top="1440" w:right="1440" w:bottom="1440" w:left="1440" w:header="708" w:footer="708" w:gutter="0"/>
          <w:pgNumType w:start="1"/>
          <w:cols w:space="708"/>
          <w:docGrid w:linePitch="360"/>
        </w:sectPr>
      </w:pPr>
    </w:p>
    <w:p w14:paraId="3D6318DD" w14:textId="77777777" w:rsidR="003431F5" w:rsidRPr="003431F5" w:rsidRDefault="003431F5" w:rsidP="003431F5">
      <w:pPr>
        <w:ind w:left="1620" w:hanging="450"/>
        <w:rPr>
          <w:del w:id="2010" w:author="Jade Raposa" w:date="2024-10-17T00:59:00Z"/>
          <w:rFonts w:ascii="Georgia" w:hAnsi="Georgia"/>
          <w:rPrChange w:id="2011" w:author="Jade Raposa" w:date="2024-10-15T02:18:00Z">
            <w:rPr>
              <w:del w:id="2012" w:author="Jade Raposa" w:date="2024-10-17T00:59:00Z"/>
            </w:rPr>
          </w:rPrChange>
        </w:rPr>
        <w:sectPr w:rsidR="003431F5" w:rsidRPr="003431F5">
          <w:pgSz w:w="12240" w:h="15840"/>
          <w:pgMar w:top="1440" w:right="1440" w:bottom="1440" w:left="1440" w:header="708" w:footer="708" w:gutter="0"/>
          <w:pgNumType w:start="1"/>
          <w:cols w:space="708"/>
          <w:titlePg/>
          <w:docGrid w:linePitch="360"/>
        </w:sectPr>
        <w:pPrChange w:id="2013" w:author="Jade Raposa" w:date="2024-10-15T02:21:00Z">
          <w:pPr/>
        </w:pPrChange>
      </w:pPr>
    </w:p>
    <w:p w14:paraId="6D8E9AF7" w14:textId="77777777" w:rsidR="008F456D" w:rsidRPr="008F456D" w:rsidRDefault="008F456D">
      <w:pPr>
        <w:ind w:left="1620" w:hanging="450"/>
        <w:rPr>
          <w:del w:id="2014" w:author="Jade Raposa" w:date="2024-10-17T00:58:00Z"/>
          <w:rFonts w:ascii="Georgia" w:hAnsi="Georgia"/>
          <w:rPrChange w:id="2015" w:author="Jade Raposa" w:date="2024-10-15T02:18:00Z">
            <w:rPr>
              <w:del w:id="2016" w:author="Jade Raposa" w:date="2024-10-17T00:58:00Z"/>
            </w:rPr>
          </w:rPrChange>
        </w:rPr>
        <w:pPrChange w:id="2017"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2018" w:author="Jade Raposa" w:date="2024-10-15T02:25:00Z">
            <w:rPr/>
          </w:rPrChange>
        </w:rPr>
        <w:pPrChange w:id="2019" w:author="Jade Raposa" w:date="2024-10-15T02:25:00Z">
          <w:pPr>
            <w:ind w:firstLine="720"/>
          </w:pPr>
        </w:pPrChange>
      </w:pPr>
      <w:del w:id="2020" w:author="Jade Raposa" w:date="2024-10-15T02:25:00Z">
        <w:r>
          <w:rPr>
            <w:rFonts w:ascii="Georgia" w:hAnsi="Georgia"/>
            <w:rPrChange w:id="2021" w:author="Jade Raposa" w:date="2024-10-15T02:25:00Z">
              <w:rPr/>
            </w:rPrChange>
          </w:rPr>
          <w:delText xml:space="preserve">3. </w:delText>
        </w:r>
      </w:del>
      <w:r>
        <w:rPr>
          <w:rFonts w:ascii="Georgia" w:hAnsi="Georgia"/>
          <w:rPrChange w:id="2022" w:author="Jade Raposa" w:date="2024-10-15T02:25:00Z">
            <w:rPr/>
          </w:rPrChange>
        </w:rPr>
        <w:t xml:space="preserve">Enter your </w:t>
      </w:r>
      <w:r>
        <w:rPr>
          <w:rFonts w:ascii="Georgia" w:hAnsi="Georgia"/>
          <w:b/>
          <w:bCs/>
          <w:rPrChange w:id="2023" w:author="Jade Raposa" w:date="2024-10-15T02:25:00Z">
            <w:rPr>
              <w:b/>
              <w:bCs/>
            </w:rPr>
          </w:rPrChange>
        </w:rPr>
        <w:t>“EMAIL”</w:t>
      </w:r>
      <w:r>
        <w:rPr>
          <w:rFonts w:ascii="Georgia" w:hAnsi="Georgia"/>
          <w:rPrChange w:id="2024" w:author="Jade Raposa" w:date="2024-10-15T02:25:00Z">
            <w:rPr/>
          </w:rPrChange>
        </w:rPr>
        <w:t xml:space="preserve"> using the school </w:t>
      </w:r>
      <w:proofErr w:type="gramStart"/>
      <w:r>
        <w:rPr>
          <w:rFonts w:ascii="Georgia" w:hAnsi="Georgia"/>
          <w:rPrChange w:id="2025" w:author="Jade Raposa" w:date="2024-10-15T02:25:00Z">
            <w:rPr/>
          </w:rPrChange>
        </w:rPr>
        <w:t>account, and</w:t>
      </w:r>
      <w:proofErr w:type="gramEnd"/>
      <w:r>
        <w:rPr>
          <w:rFonts w:ascii="Georgia" w:hAnsi="Georgia"/>
          <w:rPrChange w:id="2026" w:author="Jade Raposa" w:date="2024-10-15T02:25:00Z">
            <w:rPr/>
          </w:rPrChange>
        </w:rPr>
        <w:t xml:space="preserve"> set your </w:t>
      </w:r>
      <w:r>
        <w:rPr>
          <w:rFonts w:ascii="Georgia" w:hAnsi="Georgia"/>
          <w:b/>
          <w:bCs/>
          <w:rPrChange w:id="2027" w:author="Jade Raposa" w:date="2024-10-15T02:25:00Z">
            <w:rPr>
              <w:b/>
              <w:bCs/>
            </w:rPr>
          </w:rPrChange>
        </w:rPr>
        <w:t>“PASSWORD.”</w:t>
      </w:r>
      <w:r>
        <w:rPr>
          <w:rFonts w:ascii="Georgia" w:hAnsi="Georgia"/>
          <w:rPrChange w:id="2028" w:author="Jade Raposa" w:date="2024-10-15T02:25:00Z">
            <w:rPr/>
          </w:rPrChange>
        </w:rPr>
        <w:t xml:space="preserve"> Press </w:t>
      </w:r>
      <w:r>
        <w:rPr>
          <w:rFonts w:ascii="Georgia" w:hAnsi="Georgia"/>
          <w:b/>
          <w:bCs/>
          <w:rPrChange w:id="2029" w:author="Jade Raposa" w:date="2024-10-15T02:25:00Z">
            <w:rPr>
              <w:b/>
              <w:bCs/>
            </w:rPr>
          </w:rPrChange>
        </w:rPr>
        <w:t>“Next.”</w:t>
      </w:r>
    </w:p>
    <w:p w14:paraId="175A92E8" w14:textId="77777777" w:rsidR="008F456D" w:rsidRPr="008F456D" w:rsidRDefault="002B278F">
      <w:pPr>
        <w:pStyle w:val="ListParagraph"/>
        <w:ind w:left="1620" w:hanging="450"/>
        <w:rPr>
          <w:del w:id="2030" w:author="Jade Raposa" w:date="2024-10-15T02:24:00Z"/>
          <w:rFonts w:ascii="Georgia" w:hAnsi="Georgia"/>
          <w:rPrChange w:id="2031" w:author="Jade Raposa" w:date="2024-10-15T02:18:00Z">
            <w:rPr>
              <w:del w:id="2032" w:author="Jade Raposa" w:date="2024-10-15T02:24:00Z"/>
            </w:rPr>
          </w:rPrChange>
        </w:rPr>
        <w:pPrChange w:id="2033" w:author="Jade Raposa" w:date="2024-10-15T02:21:00Z">
          <w:pPr>
            <w:pStyle w:val="ListParagraph"/>
            <w:ind w:left="1800"/>
          </w:pPr>
        </w:pPrChange>
      </w:pPr>
      <w:r>
        <w:rPr>
          <w:rFonts w:ascii="Georgia" w:hAnsi="Georgia"/>
          <w:noProof/>
          <w:rPrChange w:id="2034"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2035" w:author="Jade Raposa" w:date="2024-10-15T02:24:00Z"/>
          <w:rFonts w:ascii="Georgia" w:hAnsi="Georgia"/>
          <w:rPrChange w:id="2036" w:author="Jade Raposa" w:date="2024-10-15T02:18:00Z">
            <w:rPr>
              <w:del w:id="2037" w:author="Jade Raposa" w:date="2024-10-15T02:24:00Z"/>
            </w:rPr>
          </w:rPrChange>
        </w:rPr>
        <w:pPrChange w:id="2038" w:author="Jade Raposa" w:date="2024-10-15T02:21:00Z">
          <w:pPr>
            <w:pStyle w:val="ListParagraph"/>
            <w:ind w:left="1800"/>
          </w:pPr>
        </w:pPrChange>
      </w:pPr>
    </w:p>
    <w:p w14:paraId="2BC480F3" w14:textId="77777777" w:rsidR="008F456D" w:rsidRPr="008F456D" w:rsidRDefault="008F456D">
      <w:pPr>
        <w:pStyle w:val="ListParagraph"/>
        <w:ind w:left="1620" w:hanging="450"/>
        <w:rPr>
          <w:del w:id="2039" w:author="Jade Raposa" w:date="2024-10-15T02:24:00Z"/>
          <w:rFonts w:ascii="Georgia" w:hAnsi="Georgia"/>
          <w:rPrChange w:id="2040" w:author="Jade Raposa" w:date="2024-10-15T02:18:00Z">
            <w:rPr>
              <w:del w:id="2041" w:author="Jade Raposa" w:date="2024-10-15T02:24:00Z"/>
            </w:rPr>
          </w:rPrChange>
        </w:rPr>
        <w:pPrChange w:id="2042" w:author="Jade Raposa" w:date="2024-10-15T02:21:00Z">
          <w:pPr>
            <w:pStyle w:val="ListParagraph"/>
            <w:ind w:left="1800"/>
          </w:pPr>
        </w:pPrChange>
      </w:pPr>
    </w:p>
    <w:p w14:paraId="2C93A6F9" w14:textId="77777777" w:rsidR="008F456D" w:rsidRPr="008F456D" w:rsidRDefault="008F456D">
      <w:pPr>
        <w:pStyle w:val="ListParagraph"/>
        <w:ind w:left="1620" w:hanging="450"/>
        <w:rPr>
          <w:del w:id="2043" w:author="Jade Raposa" w:date="2024-10-15T02:24:00Z"/>
          <w:rFonts w:ascii="Georgia" w:hAnsi="Georgia"/>
          <w:rPrChange w:id="2044" w:author="Jade Raposa" w:date="2024-10-15T02:18:00Z">
            <w:rPr>
              <w:del w:id="2045" w:author="Jade Raposa" w:date="2024-10-15T02:24:00Z"/>
            </w:rPr>
          </w:rPrChange>
        </w:rPr>
        <w:pPrChange w:id="2046" w:author="Jade Raposa" w:date="2024-10-15T02:21:00Z">
          <w:pPr>
            <w:pStyle w:val="ListParagraph"/>
            <w:ind w:left="1800"/>
          </w:pPr>
        </w:pPrChange>
      </w:pPr>
    </w:p>
    <w:p w14:paraId="377956E1" w14:textId="77777777" w:rsidR="008F456D" w:rsidRDefault="008F456D">
      <w:pPr>
        <w:pStyle w:val="ListParagraph"/>
        <w:ind w:left="1620" w:hanging="450"/>
        <w:pPrChange w:id="2047" w:author="Jade Raposa" w:date="2024-10-15T02:24:00Z">
          <w:pPr>
            <w:pStyle w:val="ListParagraph"/>
            <w:ind w:left="1800"/>
          </w:pPr>
        </w:pPrChange>
      </w:pPr>
    </w:p>
    <w:p w14:paraId="4506C6F6" w14:textId="77777777" w:rsidR="008F456D" w:rsidRPr="008F456D" w:rsidRDefault="008F456D">
      <w:pPr>
        <w:pStyle w:val="ListParagraph"/>
        <w:ind w:left="1620" w:hanging="450"/>
        <w:rPr>
          <w:del w:id="2048" w:author="Jade Raposa" w:date="2024-10-15T02:24:00Z"/>
          <w:rFonts w:ascii="Georgia" w:hAnsi="Georgia"/>
          <w:rPrChange w:id="2049" w:author="Jade Raposa" w:date="2024-10-15T02:18:00Z">
            <w:rPr>
              <w:del w:id="2050" w:author="Jade Raposa" w:date="2024-10-15T02:24:00Z"/>
            </w:rPr>
          </w:rPrChange>
        </w:rPr>
        <w:pPrChange w:id="2051" w:author="Jade Raposa" w:date="2024-10-15T02:21:00Z">
          <w:pPr>
            <w:pStyle w:val="ListParagraph"/>
            <w:ind w:left="1800"/>
          </w:pPr>
        </w:pPrChange>
      </w:pPr>
    </w:p>
    <w:p w14:paraId="300BA150" w14:textId="77777777" w:rsidR="008F456D" w:rsidRPr="008F456D" w:rsidRDefault="008F456D">
      <w:pPr>
        <w:pStyle w:val="ListParagraph"/>
        <w:ind w:left="1620" w:hanging="450"/>
        <w:rPr>
          <w:del w:id="2052" w:author="Jade Raposa" w:date="2024-10-15T02:24:00Z"/>
          <w:rFonts w:ascii="Georgia" w:hAnsi="Georgia"/>
          <w:rPrChange w:id="2053" w:author="Jade Raposa" w:date="2024-10-15T02:18:00Z">
            <w:rPr>
              <w:del w:id="2054" w:author="Jade Raposa" w:date="2024-10-15T02:24:00Z"/>
            </w:rPr>
          </w:rPrChange>
        </w:rPr>
        <w:pPrChange w:id="2055" w:author="Jade Raposa" w:date="2024-10-15T02:21:00Z">
          <w:pPr>
            <w:pStyle w:val="ListParagraph"/>
            <w:ind w:left="1800"/>
          </w:pPr>
        </w:pPrChange>
      </w:pPr>
    </w:p>
    <w:p w14:paraId="49383AA7" w14:textId="77777777" w:rsidR="008F456D" w:rsidRPr="008F456D" w:rsidRDefault="008F456D">
      <w:pPr>
        <w:pStyle w:val="ListParagraph"/>
        <w:ind w:left="1620" w:hanging="450"/>
        <w:rPr>
          <w:del w:id="2056" w:author="Jade Raposa" w:date="2024-10-15T02:24:00Z"/>
          <w:rFonts w:ascii="Georgia" w:hAnsi="Georgia"/>
          <w:rPrChange w:id="2057" w:author="Jade Raposa" w:date="2024-10-15T02:18:00Z">
            <w:rPr>
              <w:del w:id="2058" w:author="Jade Raposa" w:date="2024-10-15T02:24:00Z"/>
            </w:rPr>
          </w:rPrChange>
        </w:rPr>
        <w:pPrChange w:id="2059" w:author="Jade Raposa" w:date="2024-10-15T02:21:00Z">
          <w:pPr>
            <w:pStyle w:val="ListParagraph"/>
            <w:ind w:left="1800"/>
          </w:pPr>
        </w:pPrChange>
      </w:pPr>
    </w:p>
    <w:p w14:paraId="0D2EE22D" w14:textId="77777777" w:rsidR="008F456D" w:rsidRPr="008F456D" w:rsidRDefault="008F456D">
      <w:pPr>
        <w:pStyle w:val="ListParagraph"/>
        <w:ind w:left="1620" w:hanging="450"/>
        <w:rPr>
          <w:del w:id="2060" w:author="Jade Raposa" w:date="2024-10-15T02:24:00Z"/>
          <w:rFonts w:ascii="Georgia" w:hAnsi="Georgia"/>
          <w:rPrChange w:id="2061" w:author="Jade Raposa" w:date="2024-10-15T02:18:00Z">
            <w:rPr>
              <w:del w:id="2062" w:author="Jade Raposa" w:date="2024-10-15T02:24:00Z"/>
            </w:rPr>
          </w:rPrChange>
        </w:rPr>
        <w:pPrChange w:id="2063" w:author="Jade Raposa" w:date="2024-10-15T02:21:00Z">
          <w:pPr>
            <w:pStyle w:val="ListParagraph"/>
            <w:ind w:left="1800"/>
          </w:pPr>
        </w:pPrChange>
      </w:pPr>
    </w:p>
    <w:p w14:paraId="5AA79317" w14:textId="77777777" w:rsidR="008F456D" w:rsidRPr="008F456D" w:rsidRDefault="008F456D">
      <w:pPr>
        <w:pStyle w:val="ListParagraph"/>
        <w:ind w:left="1620" w:hanging="450"/>
        <w:rPr>
          <w:del w:id="2064" w:author="Jade Raposa" w:date="2024-10-15T02:24:00Z"/>
          <w:rFonts w:ascii="Georgia" w:hAnsi="Georgia"/>
          <w:rPrChange w:id="2065" w:author="Jade Raposa" w:date="2024-10-15T02:18:00Z">
            <w:rPr>
              <w:del w:id="2066" w:author="Jade Raposa" w:date="2024-10-15T02:24:00Z"/>
            </w:rPr>
          </w:rPrChange>
        </w:rPr>
        <w:pPrChange w:id="2067" w:author="Jade Raposa" w:date="2024-10-15T02:21:00Z">
          <w:pPr>
            <w:pStyle w:val="ListParagraph"/>
            <w:ind w:left="1800"/>
          </w:pPr>
        </w:pPrChange>
      </w:pPr>
    </w:p>
    <w:p w14:paraId="69C2C2C7" w14:textId="77777777" w:rsidR="008F456D" w:rsidRPr="008F456D" w:rsidRDefault="008F456D">
      <w:pPr>
        <w:ind w:left="1800"/>
        <w:rPr>
          <w:del w:id="2068" w:author="Jade Raposa" w:date="2024-10-15T02:24:00Z"/>
          <w:rFonts w:ascii="Georgia" w:hAnsi="Georgia"/>
          <w:rPrChange w:id="2069" w:author="Jade Raposa" w:date="2024-10-15T02:24:00Z">
            <w:rPr>
              <w:del w:id="2070" w:author="Jade Raposa" w:date="2024-10-15T02:24:00Z"/>
            </w:rPr>
          </w:rPrChange>
        </w:rPr>
        <w:pPrChange w:id="2071" w:author="Jade Raposa" w:date="2024-10-15T02:24:00Z">
          <w:pPr>
            <w:pStyle w:val="ListParagraph"/>
            <w:ind w:left="1800"/>
          </w:pPr>
        </w:pPrChange>
      </w:pPr>
    </w:p>
    <w:p w14:paraId="6FB73BEF" w14:textId="77777777" w:rsidR="008F456D" w:rsidRPr="008F456D" w:rsidRDefault="008F456D">
      <w:pPr>
        <w:pStyle w:val="ListParagraph"/>
        <w:ind w:left="1620" w:hanging="450"/>
        <w:rPr>
          <w:del w:id="2072" w:author="Jade Raposa" w:date="2024-10-15T02:24:00Z"/>
          <w:rFonts w:ascii="Georgia" w:hAnsi="Georgia"/>
          <w:rPrChange w:id="2073" w:author="Jade Raposa" w:date="2024-10-15T02:18:00Z">
            <w:rPr>
              <w:del w:id="2074" w:author="Jade Raposa" w:date="2024-10-15T02:24:00Z"/>
            </w:rPr>
          </w:rPrChange>
        </w:rPr>
        <w:pPrChange w:id="2075" w:author="Jade Raposa" w:date="2024-10-15T02:21:00Z">
          <w:pPr>
            <w:pStyle w:val="ListParagraph"/>
            <w:ind w:left="1800"/>
          </w:pPr>
        </w:pPrChange>
      </w:pPr>
    </w:p>
    <w:p w14:paraId="63833263" w14:textId="77777777" w:rsidR="008F456D" w:rsidRPr="008F456D" w:rsidRDefault="008F456D">
      <w:pPr>
        <w:pStyle w:val="ListParagraph"/>
        <w:ind w:left="1620" w:hanging="450"/>
        <w:rPr>
          <w:del w:id="2076" w:author="Jade Raposa" w:date="2024-10-15T02:24:00Z"/>
          <w:rFonts w:ascii="Georgia" w:hAnsi="Georgia"/>
          <w:rPrChange w:id="2077" w:author="Jade Raposa" w:date="2024-10-15T02:18:00Z">
            <w:rPr>
              <w:del w:id="2078" w:author="Jade Raposa" w:date="2024-10-15T02:24:00Z"/>
            </w:rPr>
          </w:rPrChange>
        </w:rPr>
        <w:pPrChange w:id="2079" w:author="Jade Raposa" w:date="2024-10-15T02:21:00Z">
          <w:pPr>
            <w:pStyle w:val="ListParagraph"/>
            <w:ind w:left="1800"/>
          </w:pPr>
        </w:pPrChange>
      </w:pPr>
    </w:p>
    <w:p w14:paraId="3B30F5D4" w14:textId="77777777" w:rsidR="008F456D" w:rsidRPr="008F456D" w:rsidRDefault="008F456D">
      <w:pPr>
        <w:ind w:left="1620"/>
        <w:rPr>
          <w:ins w:id="2080" w:author="Jade Raposa" w:date="2024-10-15T02:24:00Z"/>
          <w:rFonts w:ascii="Georgia" w:hAnsi="Georgia"/>
          <w:rPrChange w:id="2081" w:author="Jade Raposa" w:date="2024-10-15T02:24:00Z">
            <w:rPr>
              <w:ins w:id="2082" w:author="Jade Raposa" w:date="2024-10-15T02:24:00Z"/>
            </w:rPr>
          </w:rPrChange>
        </w:rPr>
        <w:pPrChange w:id="2083"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2084" w:author="Jade Raposa" w:date="2024-10-15T02:18:00Z">
            <w:rPr/>
          </w:rPrChange>
        </w:rPr>
        <w:pPrChange w:id="2085"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2086" w:author="Jade Raposa" w:date="2024-10-15T02:25:00Z">
            <w:rPr/>
          </w:rPrChange>
        </w:rPr>
        <w:pPrChange w:id="2087" w:author="Jade Raposa" w:date="2024-10-15T02:25:00Z">
          <w:pPr/>
        </w:pPrChange>
      </w:pPr>
      <w:r>
        <w:rPr>
          <w:rFonts w:ascii="Georgia" w:hAnsi="Georgia"/>
          <w:noProof/>
          <w:rPrChange w:id="2088"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2089" w:author="Jade Raposa" w:date="2024-10-15T02:25:00Z">
        <w:r>
          <w:rPr>
            <w:rFonts w:ascii="Georgia" w:hAnsi="Georgia"/>
            <w:rPrChange w:id="2090" w:author="Jade Raposa" w:date="2024-10-15T02:25:00Z">
              <w:rPr/>
            </w:rPrChange>
          </w:rPr>
          <w:delText>4.</w:delText>
        </w:r>
      </w:del>
      <w:r>
        <w:rPr>
          <w:rFonts w:ascii="Georgia" w:hAnsi="Georgia"/>
          <w:rPrChange w:id="2091" w:author="Jade Raposa" w:date="2024-10-15T02:25:00Z">
            <w:rPr/>
          </w:rPrChange>
        </w:rPr>
        <w:t xml:space="preserve">Enter your </w:t>
      </w:r>
      <w:r>
        <w:rPr>
          <w:rFonts w:ascii="Georgia" w:hAnsi="Georgia"/>
          <w:b/>
          <w:bCs/>
          <w:rPrChange w:id="2092" w:author="Jade Raposa" w:date="2024-10-15T02:25:00Z">
            <w:rPr>
              <w:b/>
              <w:bCs/>
            </w:rPr>
          </w:rPrChange>
        </w:rPr>
        <w:t>“FIRST NAME,” “LAST NAME,” “GENDER,”</w:t>
      </w:r>
      <w:r>
        <w:rPr>
          <w:rFonts w:ascii="Georgia" w:hAnsi="Georgia"/>
          <w:rPrChange w:id="2093" w:author="Jade Raposa" w:date="2024-10-15T02:25:00Z">
            <w:rPr/>
          </w:rPrChange>
        </w:rPr>
        <w:t xml:space="preserve"> and </w:t>
      </w:r>
      <w:r>
        <w:rPr>
          <w:rFonts w:ascii="Georgia" w:hAnsi="Georgia"/>
          <w:b/>
          <w:bCs/>
          <w:rPrChange w:id="2094" w:author="Jade Raposa" w:date="2024-10-15T02:25:00Z">
            <w:rPr>
              <w:b/>
              <w:bCs/>
            </w:rPr>
          </w:rPrChange>
        </w:rPr>
        <w:t>“BIRTHDATE.”</w:t>
      </w:r>
      <w:r>
        <w:rPr>
          <w:rFonts w:ascii="Georgia" w:hAnsi="Georgia"/>
          <w:rPrChange w:id="2095" w:author="Jade Raposa" w:date="2024-10-15T02:25:00Z">
            <w:rPr/>
          </w:rPrChange>
        </w:rPr>
        <w:t xml:space="preserve"> After that, press </w:t>
      </w:r>
      <w:r>
        <w:rPr>
          <w:rFonts w:ascii="Georgia" w:hAnsi="Georgia"/>
          <w:b/>
          <w:bCs/>
          <w:rPrChange w:id="2096" w:author="Jade Raposa" w:date="2024-10-15T02:25:00Z">
            <w:rPr>
              <w:b/>
              <w:bCs/>
            </w:rPr>
          </w:rPrChange>
        </w:rPr>
        <w:t>“NEXT.”</w:t>
      </w:r>
    </w:p>
    <w:p w14:paraId="018D58BA" w14:textId="77777777" w:rsidR="008F456D" w:rsidRPr="008F456D" w:rsidRDefault="008F456D">
      <w:pPr>
        <w:rPr>
          <w:del w:id="2097" w:author="Jade Raposa" w:date="2024-10-15T02:25:00Z"/>
          <w:rFonts w:ascii="Georgia" w:hAnsi="Georgia"/>
          <w:rPrChange w:id="2098" w:author="Jade Raposa" w:date="2024-10-15T02:18:00Z">
            <w:rPr>
              <w:del w:id="2099" w:author="Jade Raposa" w:date="2024-10-15T02:25:00Z"/>
            </w:rPr>
          </w:rPrChange>
        </w:rPr>
        <w:pPrChange w:id="2100" w:author="Jade Raposa" w:date="2024-10-15T02:25:00Z">
          <w:pPr>
            <w:ind w:left="720"/>
          </w:pPr>
        </w:pPrChange>
      </w:pPr>
    </w:p>
    <w:p w14:paraId="26919876" w14:textId="77777777" w:rsidR="008F456D" w:rsidRPr="008F456D" w:rsidRDefault="008F456D">
      <w:pPr>
        <w:rPr>
          <w:del w:id="2101" w:author="Jade Raposa" w:date="2024-10-15T02:25:00Z"/>
          <w:rFonts w:ascii="Georgia" w:hAnsi="Georgia"/>
          <w:rPrChange w:id="2102" w:author="Jade Raposa" w:date="2024-10-15T02:18:00Z">
            <w:rPr>
              <w:del w:id="2103" w:author="Jade Raposa" w:date="2024-10-15T02:25:00Z"/>
            </w:rPr>
          </w:rPrChange>
        </w:rPr>
        <w:pPrChange w:id="2104" w:author="Jade Raposa" w:date="2024-10-15T02:25:00Z">
          <w:pPr>
            <w:ind w:left="720"/>
          </w:pPr>
        </w:pPrChange>
      </w:pPr>
    </w:p>
    <w:p w14:paraId="3A92A5E2" w14:textId="77777777" w:rsidR="008F456D" w:rsidRPr="008F456D" w:rsidRDefault="008F456D">
      <w:pPr>
        <w:rPr>
          <w:del w:id="2105" w:author="Jade Raposa" w:date="2024-10-15T02:25:00Z"/>
          <w:rFonts w:ascii="Georgia" w:hAnsi="Georgia"/>
          <w:rPrChange w:id="2106" w:author="Jade Raposa" w:date="2024-10-15T02:18:00Z">
            <w:rPr>
              <w:del w:id="2107" w:author="Jade Raposa" w:date="2024-10-15T02:25:00Z"/>
            </w:rPr>
          </w:rPrChange>
        </w:rPr>
        <w:pPrChange w:id="2108" w:author="Jade Raposa" w:date="2024-10-15T02:25:00Z">
          <w:pPr>
            <w:ind w:left="720"/>
          </w:pPr>
        </w:pPrChange>
      </w:pPr>
    </w:p>
    <w:p w14:paraId="26F2AB3A" w14:textId="77777777" w:rsidR="008F456D" w:rsidRPr="008F456D" w:rsidRDefault="008F456D">
      <w:pPr>
        <w:rPr>
          <w:del w:id="2109" w:author="Jade Raposa" w:date="2024-10-15T02:25:00Z"/>
          <w:rFonts w:ascii="Georgia" w:hAnsi="Georgia"/>
          <w:rPrChange w:id="2110" w:author="Jade Raposa" w:date="2024-10-15T02:18:00Z">
            <w:rPr>
              <w:del w:id="2111" w:author="Jade Raposa" w:date="2024-10-15T02:25:00Z"/>
            </w:rPr>
          </w:rPrChange>
        </w:rPr>
        <w:pPrChange w:id="2112" w:author="Jade Raposa" w:date="2024-10-15T02:25:00Z">
          <w:pPr>
            <w:ind w:left="720"/>
          </w:pPr>
        </w:pPrChange>
      </w:pPr>
    </w:p>
    <w:p w14:paraId="469FA33E" w14:textId="77777777" w:rsidR="008F456D" w:rsidRPr="008F456D" w:rsidRDefault="008F456D">
      <w:pPr>
        <w:rPr>
          <w:del w:id="2113" w:author="Jade Raposa" w:date="2024-10-15T02:25:00Z"/>
          <w:rFonts w:ascii="Georgia" w:hAnsi="Georgia"/>
          <w:rPrChange w:id="2114" w:author="Jade Raposa" w:date="2024-10-15T02:18:00Z">
            <w:rPr>
              <w:del w:id="2115" w:author="Jade Raposa" w:date="2024-10-15T02:25:00Z"/>
            </w:rPr>
          </w:rPrChange>
        </w:rPr>
        <w:pPrChange w:id="2116" w:author="Jade Raposa" w:date="2024-10-15T02:25:00Z">
          <w:pPr>
            <w:ind w:left="720"/>
          </w:pPr>
        </w:pPrChange>
      </w:pPr>
    </w:p>
    <w:p w14:paraId="75464CD3" w14:textId="77777777" w:rsidR="008F456D" w:rsidRPr="008F456D" w:rsidRDefault="008F456D">
      <w:pPr>
        <w:rPr>
          <w:del w:id="2117" w:author="Jade Raposa" w:date="2024-10-15T02:25:00Z"/>
          <w:rFonts w:ascii="Georgia" w:hAnsi="Georgia"/>
          <w:rPrChange w:id="2118" w:author="Jade Raposa" w:date="2024-10-15T02:18:00Z">
            <w:rPr>
              <w:del w:id="2119" w:author="Jade Raposa" w:date="2024-10-15T02:25:00Z"/>
            </w:rPr>
          </w:rPrChange>
        </w:rPr>
        <w:pPrChange w:id="2120" w:author="Jade Raposa" w:date="2024-10-15T02:25:00Z">
          <w:pPr>
            <w:ind w:left="720"/>
          </w:pPr>
        </w:pPrChange>
      </w:pPr>
    </w:p>
    <w:p w14:paraId="03ECD9C0" w14:textId="77777777" w:rsidR="008F456D" w:rsidRPr="008F456D" w:rsidRDefault="008F456D">
      <w:pPr>
        <w:rPr>
          <w:rFonts w:ascii="Georgia" w:hAnsi="Georgia"/>
          <w:rPrChange w:id="2121" w:author="Jade Raposa" w:date="2024-10-15T02:18:00Z">
            <w:rPr/>
          </w:rPrChange>
        </w:rPr>
        <w:pPrChange w:id="2122" w:author="Jade Raposa" w:date="2024-10-15T02:25:00Z">
          <w:pPr>
            <w:ind w:left="720"/>
          </w:pPr>
        </w:pPrChange>
      </w:pPr>
    </w:p>
    <w:p w14:paraId="22B590DB" w14:textId="77777777" w:rsidR="008F456D" w:rsidRDefault="002B278F">
      <w:pPr>
        <w:pStyle w:val="ListParagraph"/>
        <w:numPr>
          <w:ilvl w:val="0"/>
          <w:numId w:val="17"/>
        </w:numPr>
        <w:rPr>
          <w:ins w:id="2123" w:author="Jade Raposa" w:date="2024-10-17T01:00:00Z"/>
          <w:rFonts w:ascii="Georgia" w:hAnsi="Georgia"/>
          <w:b/>
          <w:bCs/>
        </w:rPr>
        <w:sectPr w:rsidR="008F456D">
          <w:headerReference w:type="default" r:id="rId137"/>
          <w:headerReference w:type="first" r:id="rId138"/>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2133" w:author="Jade Raposa" w:date="2024-10-15T02:26:00Z">
        <w:r>
          <w:rPr>
            <w:rFonts w:ascii="Georgia" w:hAnsi="Georgia"/>
            <w:rPrChange w:id="2134" w:author="Jade Raposa" w:date="2024-10-17T01:00:00Z">
              <w:rPr/>
            </w:rPrChange>
          </w:rPr>
          <w:delText xml:space="preserve">5. </w:delText>
        </w:r>
      </w:del>
      <w:r>
        <w:rPr>
          <w:rFonts w:ascii="Georgia" w:hAnsi="Georgia"/>
          <w:rPrChange w:id="2135" w:author="Jade Raposa" w:date="2024-10-17T01:00:00Z">
            <w:rPr/>
          </w:rPrChange>
        </w:rPr>
        <w:t xml:space="preserve">Now, enter your preferred </w:t>
      </w:r>
      <w:r>
        <w:rPr>
          <w:rFonts w:ascii="Georgia" w:hAnsi="Georgia"/>
          <w:b/>
          <w:bCs/>
          <w:rPrChange w:id="2136" w:author="Jade Raposa" w:date="2024-10-17T01:00:00Z">
            <w:rPr>
              <w:b/>
              <w:bCs/>
            </w:rPr>
          </w:rPrChange>
        </w:rPr>
        <w:t>“DISPLAY NAME.”</w:t>
      </w:r>
      <w:r>
        <w:rPr>
          <w:rFonts w:ascii="Georgia" w:hAnsi="Georgia"/>
          <w:rPrChange w:id="2137" w:author="Jade Raposa" w:date="2024-10-17T01:00:00Z">
            <w:rPr/>
          </w:rPrChange>
        </w:rPr>
        <w:t xml:space="preserve"> After that, press </w:t>
      </w:r>
      <w:r>
        <w:rPr>
          <w:rFonts w:ascii="Georgia" w:hAnsi="Georgia"/>
          <w:b/>
          <w:bCs/>
          <w:rPrChange w:id="2138" w:author="Jade Raposa" w:date="2024-10-17T01:00:00Z">
            <w:rPr>
              <w:b/>
              <w:bCs/>
            </w:rPr>
          </w:rPrChange>
        </w:rPr>
        <w:t>“SUBMIT.”</w:t>
      </w:r>
    </w:p>
    <w:p w14:paraId="458CB31B" w14:textId="77777777" w:rsidR="008F456D" w:rsidRPr="008F456D" w:rsidRDefault="008F456D">
      <w:pPr>
        <w:pStyle w:val="ListParagraph"/>
        <w:numPr>
          <w:ilvl w:val="0"/>
          <w:numId w:val="17"/>
        </w:numPr>
        <w:rPr>
          <w:del w:id="2139" w:author="Jade Raposa" w:date="2024-10-17T01:00:00Z"/>
          <w:rFonts w:ascii="Georgia" w:hAnsi="Georgia"/>
          <w:rPrChange w:id="2140" w:author="Jade Raposa" w:date="2024-10-15T02:26:00Z">
            <w:rPr>
              <w:del w:id="2141" w:author="Jade Raposa" w:date="2024-10-17T01:00:00Z"/>
            </w:rPr>
          </w:rPrChange>
        </w:rPr>
        <w:pPrChange w:id="2142" w:author="Jade Raposa" w:date="2024-10-15T02:26:00Z">
          <w:pPr/>
        </w:pPrChange>
      </w:pPr>
    </w:p>
    <w:p w14:paraId="41BFE515" w14:textId="77777777" w:rsidR="008F456D" w:rsidRPr="008F456D" w:rsidRDefault="008F456D">
      <w:pPr>
        <w:pStyle w:val="ListParagraph"/>
        <w:ind w:left="1620" w:hanging="450"/>
        <w:rPr>
          <w:del w:id="2143" w:author="Jade Raposa" w:date="2024-10-15T02:26:00Z"/>
          <w:rFonts w:ascii="Georgia" w:hAnsi="Georgia"/>
          <w:rPrChange w:id="2144" w:author="Jade Raposa" w:date="2024-10-17T01:00:00Z">
            <w:rPr>
              <w:del w:id="2145" w:author="Jade Raposa" w:date="2024-10-15T02:26:00Z"/>
            </w:rPr>
          </w:rPrChange>
        </w:rPr>
        <w:pPrChange w:id="2146" w:author="Jade Raposa" w:date="2024-10-15T02:21:00Z">
          <w:pPr>
            <w:pStyle w:val="ListParagraph"/>
            <w:ind w:left="1800"/>
          </w:pPr>
        </w:pPrChange>
      </w:pPr>
    </w:p>
    <w:p w14:paraId="79C41B09" w14:textId="77777777" w:rsidR="008F456D" w:rsidRPr="008F456D" w:rsidRDefault="008F456D">
      <w:pPr>
        <w:pStyle w:val="ListParagraph"/>
        <w:ind w:left="1620" w:hanging="450"/>
        <w:rPr>
          <w:del w:id="2147" w:author="Jade Raposa" w:date="2024-10-15T02:26:00Z"/>
          <w:rFonts w:ascii="Georgia" w:hAnsi="Georgia"/>
          <w:rPrChange w:id="2148" w:author="Jade Raposa" w:date="2024-10-15T02:18:00Z">
            <w:rPr>
              <w:del w:id="2149" w:author="Jade Raposa" w:date="2024-10-15T02:26:00Z"/>
            </w:rPr>
          </w:rPrChange>
        </w:rPr>
        <w:pPrChange w:id="2150" w:author="Jade Raposa" w:date="2024-10-15T02:21:00Z">
          <w:pPr>
            <w:pStyle w:val="ListParagraph"/>
            <w:ind w:left="1800"/>
          </w:pPr>
        </w:pPrChange>
      </w:pPr>
    </w:p>
    <w:p w14:paraId="734E2240" w14:textId="77777777" w:rsidR="008F456D" w:rsidRPr="008F456D" w:rsidRDefault="008F456D">
      <w:pPr>
        <w:pStyle w:val="ListParagraph"/>
        <w:ind w:left="1620" w:hanging="450"/>
        <w:rPr>
          <w:del w:id="2151" w:author="Jade Raposa" w:date="2024-10-15T02:26:00Z"/>
          <w:rFonts w:ascii="Georgia" w:hAnsi="Georgia"/>
          <w:rPrChange w:id="2152" w:author="Jade Raposa" w:date="2024-10-15T02:18:00Z">
            <w:rPr>
              <w:del w:id="2153" w:author="Jade Raposa" w:date="2024-10-15T02:26:00Z"/>
            </w:rPr>
          </w:rPrChange>
        </w:rPr>
        <w:pPrChange w:id="2154" w:author="Jade Raposa" w:date="2024-10-15T02:21:00Z">
          <w:pPr>
            <w:pStyle w:val="ListParagraph"/>
            <w:ind w:left="1800"/>
          </w:pPr>
        </w:pPrChange>
      </w:pPr>
    </w:p>
    <w:p w14:paraId="1784E65E" w14:textId="77777777" w:rsidR="008F456D" w:rsidRPr="008F456D" w:rsidRDefault="008F456D">
      <w:pPr>
        <w:pStyle w:val="ListParagraph"/>
        <w:ind w:left="1620" w:hanging="450"/>
        <w:rPr>
          <w:del w:id="2155" w:author="Jade Raposa" w:date="2024-10-15T02:26:00Z"/>
          <w:rFonts w:ascii="Georgia" w:hAnsi="Georgia"/>
          <w:rPrChange w:id="2156" w:author="Jade Raposa" w:date="2024-10-15T02:18:00Z">
            <w:rPr>
              <w:del w:id="2157" w:author="Jade Raposa" w:date="2024-10-15T02:26:00Z"/>
            </w:rPr>
          </w:rPrChange>
        </w:rPr>
        <w:pPrChange w:id="2158" w:author="Jade Raposa" w:date="2024-10-15T02:21:00Z">
          <w:pPr>
            <w:pStyle w:val="ListParagraph"/>
            <w:ind w:left="1800"/>
          </w:pPr>
        </w:pPrChange>
      </w:pPr>
    </w:p>
    <w:p w14:paraId="60865407" w14:textId="77777777" w:rsidR="008F456D" w:rsidRPr="008F456D" w:rsidRDefault="008F456D">
      <w:pPr>
        <w:pStyle w:val="ListParagraph"/>
        <w:ind w:left="1620" w:hanging="450"/>
        <w:rPr>
          <w:del w:id="2159" w:author="Jade Raposa" w:date="2024-10-15T02:26:00Z"/>
          <w:rFonts w:ascii="Georgia" w:hAnsi="Georgia"/>
          <w:rPrChange w:id="2160" w:author="Jade Raposa" w:date="2024-10-15T02:18:00Z">
            <w:rPr>
              <w:del w:id="2161" w:author="Jade Raposa" w:date="2024-10-15T02:26:00Z"/>
            </w:rPr>
          </w:rPrChange>
        </w:rPr>
        <w:pPrChange w:id="2162" w:author="Jade Raposa" w:date="2024-10-15T02:21:00Z">
          <w:pPr>
            <w:pStyle w:val="ListParagraph"/>
            <w:ind w:left="1800"/>
          </w:pPr>
        </w:pPrChange>
      </w:pPr>
    </w:p>
    <w:p w14:paraId="1C526D02" w14:textId="77777777" w:rsidR="008F456D" w:rsidRPr="008F456D" w:rsidRDefault="008F456D">
      <w:pPr>
        <w:pStyle w:val="ListParagraph"/>
        <w:ind w:left="1620" w:hanging="450"/>
        <w:rPr>
          <w:del w:id="2163" w:author="Jade Raposa" w:date="2024-10-15T02:26:00Z"/>
          <w:rFonts w:ascii="Georgia" w:hAnsi="Georgia"/>
          <w:rPrChange w:id="2164" w:author="Jade Raposa" w:date="2024-10-15T02:18:00Z">
            <w:rPr>
              <w:del w:id="2165" w:author="Jade Raposa" w:date="2024-10-15T02:26:00Z"/>
            </w:rPr>
          </w:rPrChange>
        </w:rPr>
        <w:pPrChange w:id="2166" w:author="Jade Raposa" w:date="2024-10-15T02:21:00Z">
          <w:pPr>
            <w:pStyle w:val="ListParagraph"/>
            <w:ind w:left="1800"/>
          </w:pPr>
        </w:pPrChange>
      </w:pPr>
    </w:p>
    <w:p w14:paraId="212C9EC0" w14:textId="77777777" w:rsidR="008F456D" w:rsidRPr="008F456D" w:rsidRDefault="008F456D">
      <w:pPr>
        <w:pStyle w:val="ListParagraph"/>
        <w:ind w:left="1620" w:hanging="450"/>
        <w:rPr>
          <w:del w:id="2167" w:author="Jade Raposa" w:date="2024-10-15T02:26:00Z"/>
          <w:rFonts w:ascii="Georgia" w:hAnsi="Georgia"/>
          <w:rPrChange w:id="2168" w:author="Jade Raposa" w:date="2024-10-15T02:18:00Z">
            <w:rPr>
              <w:del w:id="2169" w:author="Jade Raposa" w:date="2024-10-15T02:26:00Z"/>
            </w:rPr>
          </w:rPrChange>
        </w:rPr>
        <w:pPrChange w:id="2170" w:author="Jade Raposa" w:date="2024-10-15T02:21:00Z">
          <w:pPr>
            <w:pStyle w:val="ListParagraph"/>
            <w:ind w:left="1800"/>
          </w:pPr>
        </w:pPrChange>
      </w:pPr>
    </w:p>
    <w:p w14:paraId="47D2E7FE" w14:textId="77777777" w:rsidR="008F456D" w:rsidRPr="008F456D" w:rsidRDefault="008F456D">
      <w:pPr>
        <w:pStyle w:val="ListParagraph"/>
        <w:ind w:left="1620" w:hanging="450"/>
        <w:rPr>
          <w:del w:id="2171" w:author="Jade Raposa" w:date="2024-10-15T02:26:00Z"/>
          <w:rFonts w:ascii="Georgia" w:hAnsi="Georgia"/>
          <w:rPrChange w:id="2172" w:author="Jade Raposa" w:date="2024-10-15T02:18:00Z">
            <w:rPr>
              <w:del w:id="2173" w:author="Jade Raposa" w:date="2024-10-15T02:26:00Z"/>
            </w:rPr>
          </w:rPrChange>
        </w:rPr>
        <w:pPrChange w:id="2174" w:author="Jade Raposa" w:date="2024-10-15T02:21:00Z">
          <w:pPr>
            <w:pStyle w:val="ListParagraph"/>
            <w:ind w:left="1800"/>
          </w:pPr>
        </w:pPrChange>
      </w:pPr>
    </w:p>
    <w:p w14:paraId="011AD69D" w14:textId="77777777" w:rsidR="008F456D" w:rsidRPr="008F456D" w:rsidRDefault="008F456D">
      <w:pPr>
        <w:pStyle w:val="ListParagraph"/>
        <w:ind w:left="1620" w:hanging="450"/>
        <w:rPr>
          <w:del w:id="2175" w:author="Jade Raposa" w:date="2024-10-15T02:26:00Z"/>
          <w:rFonts w:ascii="Georgia" w:hAnsi="Georgia"/>
          <w:rPrChange w:id="2176" w:author="Jade Raposa" w:date="2024-10-15T02:18:00Z">
            <w:rPr>
              <w:del w:id="2177" w:author="Jade Raposa" w:date="2024-10-15T02:26:00Z"/>
            </w:rPr>
          </w:rPrChange>
        </w:rPr>
        <w:pPrChange w:id="2178" w:author="Jade Raposa" w:date="2024-10-15T02:21:00Z">
          <w:pPr>
            <w:pStyle w:val="ListParagraph"/>
            <w:ind w:left="1800"/>
          </w:pPr>
        </w:pPrChange>
      </w:pPr>
    </w:p>
    <w:p w14:paraId="7DA8089E" w14:textId="77777777" w:rsidR="008F456D" w:rsidRPr="008F456D" w:rsidRDefault="008F456D">
      <w:pPr>
        <w:pStyle w:val="ListParagraph"/>
        <w:ind w:left="1620" w:hanging="450"/>
        <w:rPr>
          <w:del w:id="2179" w:author="Jade Raposa" w:date="2024-10-15T02:26:00Z"/>
          <w:rFonts w:ascii="Georgia" w:hAnsi="Georgia"/>
          <w:rPrChange w:id="2180" w:author="Jade Raposa" w:date="2024-10-15T02:18:00Z">
            <w:rPr>
              <w:del w:id="2181" w:author="Jade Raposa" w:date="2024-10-15T02:26:00Z"/>
            </w:rPr>
          </w:rPrChange>
        </w:rPr>
        <w:pPrChange w:id="2182" w:author="Jade Raposa" w:date="2024-10-15T02:21:00Z">
          <w:pPr>
            <w:pStyle w:val="ListParagraph"/>
            <w:ind w:left="1800"/>
          </w:pPr>
        </w:pPrChange>
      </w:pPr>
    </w:p>
    <w:p w14:paraId="325F8F75" w14:textId="77777777" w:rsidR="008F456D" w:rsidRPr="008F456D" w:rsidRDefault="008F456D">
      <w:pPr>
        <w:pStyle w:val="ListParagraph"/>
        <w:ind w:left="1620" w:hanging="450"/>
        <w:rPr>
          <w:del w:id="2183" w:author="Jade Raposa" w:date="2024-10-15T02:26:00Z"/>
          <w:rFonts w:ascii="Georgia" w:hAnsi="Georgia"/>
          <w:rPrChange w:id="2184" w:author="Jade Raposa" w:date="2024-10-15T02:18:00Z">
            <w:rPr>
              <w:del w:id="2185" w:author="Jade Raposa" w:date="2024-10-15T02:26:00Z"/>
            </w:rPr>
          </w:rPrChange>
        </w:rPr>
        <w:pPrChange w:id="2186" w:author="Jade Raposa" w:date="2024-10-15T02:21:00Z">
          <w:pPr>
            <w:pStyle w:val="ListParagraph"/>
            <w:ind w:left="1800"/>
          </w:pPr>
        </w:pPrChange>
      </w:pPr>
    </w:p>
    <w:p w14:paraId="6504729D" w14:textId="77777777" w:rsidR="008F456D" w:rsidRPr="008F456D" w:rsidRDefault="008F456D">
      <w:pPr>
        <w:rPr>
          <w:del w:id="2187" w:author="Jade Raposa" w:date="2024-10-17T01:00:00Z"/>
          <w:rFonts w:ascii="Georgia" w:hAnsi="Georgia"/>
          <w:rPrChange w:id="2188" w:author="Jade Raposa" w:date="2024-10-15T02:18:00Z">
            <w:rPr>
              <w:del w:id="2189"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2190" w:author="Jade Raposa" w:date="2024-10-17T01:00:00Z"/>
          <w:rFonts w:ascii="Georgia" w:hAnsi="Georgia"/>
          <w:rPrChange w:id="2191" w:author="Jade Raposa" w:date="2024-10-15T02:18:00Z">
            <w:rPr>
              <w:del w:id="2192" w:author="Jade Raposa" w:date="2024-10-17T01:00:00Z"/>
            </w:rPr>
          </w:rPrChange>
        </w:rPr>
        <w:pPrChange w:id="2193"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2194" w:author="Jade Raposa" w:date="2024-10-15T02:18:00Z">
            <w:rPr/>
          </w:rPrChange>
        </w:rPr>
        <w:pPrChange w:id="2195" w:author="Jade Raposa" w:date="2024-10-15T02:26:00Z">
          <w:pPr>
            <w:pStyle w:val="ListParagraph"/>
            <w:ind w:left="1800"/>
          </w:pPr>
        </w:pPrChange>
      </w:pPr>
      <w:del w:id="2196" w:author="Jade Raposa" w:date="2024-10-15T02:26:00Z">
        <w:r>
          <w:rPr>
            <w:rFonts w:ascii="Georgia" w:hAnsi="Georgia"/>
            <w:rPrChange w:id="2197" w:author="Jade Raposa" w:date="2024-10-15T02:18:00Z">
              <w:rPr/>
            </w:rPrChange>
          </w:rPr>
          <w:delText xml:space="preserve">6. </w:delText>
        </w:r>
      </w:del>
      <w:r>
        <w:rPr>
          <w:rFonts w:ascii="Georgia" w:hAnsi="Georgia"/>
          <w:rPrChange w:id="2198" w:author="Jade Raposa" w:date="2024-10-15T02:18:00Z">
            <w:rPr/>
          </w:rPrChange>
        </w:rPr>
        <w:t xml:space="preserve">You have now created an account. Enter your </w:t>
      </w:r>
      <w:r>
        <w:rPr>
          <w:rFonts w:ascii="Georgia" w:hAnsi="Georgia"/>
          <w:b/>
          <w:bCs/>
          <w:rPrChange w:id="2199" w:author="Jade Raposa" w:date="2024-10-15T02:18:00Z">
            <w:rPr>
              <w:b/>
              <w:bCs/>
            </w:rPr>
          </w:rPrChange>
        </w:rPr>
        <w:t>“EMAIL”</w:t>
      </w:r>
      <w:r>
        <w:rPr>
          <w:rFonts w:ascii="Georgia" w:hAnsi="Georgia"/>
          <w:rPrChange w:id="2200" w:author="Jade Raposa" w:date="2024-10-15T02:18:00Z">
            <w:rPr/>
          </w:rPrChange>
        </w:rPr>
        <w:t xml:space="preserve"> and </w:t>
      </w:r>
      <w:r>
        <w:rPr>
          <w:rFonts w:ascii="Georgia" w:hAnsi="Georgia"/>
          <w:b/>
          <w:bCs/>
          <w:rPrChange w:id="2201" w:author="Jade Raposa" w:date="2024-10-15T02:18:00Z">
            <w:rPr>
              <w:b/>
              <w:bCs/>
            </w:rPr>
          </w:rPrChange>
        </w:rPr>
        <w:t>“PASSWORD,”</w:t>
      </w:r>
      <w:r>
        <w:rPr>
          <w:rFonts w:ascii="Georgia" w:hAnsi="Georgia"/>
          <w:rPrChange w:id="2202" w:author="Jade Raposa" w:date="2024-10-15T02:18:00Z">
            <w:rPr/>
          </w:rPrChange>
        </w:rPr>
        <w:t xml:space="preserve"> then press </w:t>
      </w:r>
      <w:r>
        <w:rPr>
          <w:rFonts w:ascii="Georgia" w:hAnsi="Georgia"/>
          <w:b/>
          <w:bCs/>
          <w:rPrChange w:id="2203" w:author="Jade Raposa" w:date="2024-10-15T02:18:00Z">
            <w:rPr>
              <w:b/>
              <w:bCs/>
            </w:rPr>
          </w:rPrChange>
        </w:rPr>
        <w:t>“SIGN IN”</w:t>
      </w:r>
      <w:r>
        <w:rPr>
          <w:rFonts w:ascii="Georgia" w:hAnsi="Georgia"/>
          <w:rPrChange w:id="2204"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2205" w:author="Jade Raposa" w:date="2024-10-15T02:18:00Z">
            <w:rPr/>
          </w:rPrChange>
        </w:rPr>
        <w:pPrChange w:id="2206"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2207" w:author="Jade Raposa" w:date="2024-10-15T02:18:00Z">
            <w:rPr/>
          </w:rPrChange>
        </w:rPr>
        <w:pPrChange w:id="2208" w:author="Jade Raposa" w:date="2024-10-15T02:21:00Z">
          <w:pPr>
            <w:pStyle w:val="ListParagraph"/>
            <w:ind w:left="1800"/>
          </w:pPr>
        </w:pPrChange>
      </w:pPr>
      <w:r>
        <w:rPr>
          <w:rFonts w:ascii="Georgia" w:hAnsi="Georgia"/>
          <w:noProof/>
          <w:rPrChange w:id="2209"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2210" w:author="Jade Raposa" w:date="2024-10-15T02:18:00Z">
            <w:rPr/>
          </w:rPrChange>
        </w:rPr>
        <w:pPrChange w:id="2211"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2212" w:author="Jade Raposa" w:date="2024-10-15T02:18:00Z">
            <w:rPr/>
          </w:rPrChange>
        </w:rPr>
        <w:pPrChange w:id="2213"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2214" w:author="Jade Raposa" w:date="2024-10-15T02:18:00Z">
            <w:rPr/>
          </w:rPrChange>
        </w:rPr>
        <w:pPrChange w:id="2215"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2216" w:author="Jade Raposa" w:date="2024-10-15T02:18:00Z">
            <w:rPr/>
          </w:rPrChange>
        </w:rPr>
        <w:pPrChange w:id="2217"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218" w:author="Jade Raposa" w:date="2024-10-15T02:18:00Z">
            <w:rPr/>
          </w:rPrChange>
        </w:rPr>
        <w:pPrChange w:id="2219"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220" w:author="Jade Raposa" w:date="2024-10-15T02:18:00Z">
            <w:rPr/>
          </w:rPrChange>
        </w:rPr>
        <w:pPrChange w:id="2221"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222" w:author="Jade Raposa" w:date="2024-10-15T02:18:00Z">
            <w:rPr/>
          </w:rPrChange>
        </w:rPr>
        <w:pPrChange w:id="2223"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224" w:author="Jade Raposa" w:date="2024-10-15T02:18:00Z">
            <w:rPr/>
          </w:rPrChange>
        </w:rPr>
        <w:pPrChange w:id="2225"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226" w:author="Jade Raposa" w:date="2024-10-15T02:18:00Z">
            <w:rPr/>
          </w:rPrChange>
        </w:rPr>
        <w:pPrChange w:id="2227"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228" w:author="Jade Raposa" w:date="2024-10-15T02:18:00Z">
            <w:rPr/>
          </w:rPrChange>
        </w:rPr>
        <w:pPrChange w:id="2229" w:author="Jade Raposa" w:date="2024-10-15T02:21:00Z">
          <w:pPr>
            <w:pStyle w:val="ListParagraph"/>
            <w:ind w:left="1800"/>
          </w:pPr>
        </w:pPrChange>
      </w:pPr>
    </w:p>
    <w:p w14:paraId="4E8D5320" w14:textId="77777777" w:rsidR="008F456D" w:rsidRDefault="008F456D">
      <w:pPr>
        <w:pStyle w:val="ListParagraph"/>
        <w:ind w:left="1620" w:hanging="450"/>
        <w:rPr>
          <w:ins w:id="2230" w:author="Jade Raposa" w:date="2024-10-15T02:26:00Z"/>
          <w:rFonts w:ascii="Georgia" w:hAnsi="Georgia"/>
        </w:rPr>
      </w:pPr>
    </w:p>
    <w:p w14:paraId="1DAC20F2" w14:textId="77777777" w:rsidR="008F456D" w:rsidRPr="008F456D" w:rsidRDefault="008F456D">
      <w:pPr>
        <w:pStyle w:val="ListParagraph"/>
        <w:ind w:left="1620" w:hanging="450"/>
        <w:rPr>
          <w:del w:id="2231" w:author="Jade Raposa" w:date="2024-10-15T02:32:00Z"/>
          <w:rFonts w:ascii="Georgia" w:hAnsi="Georgia"/>
          <w:rPrChange w:id="2232" w:author="Jade Raposa" w:date="2024-10-15T02:18:00Z">
            <w:rPr>
              <w:del w:id="2233" w:author="Jade Raposa" w:date="2024-10-15T02:32:00Z"/>
            </w:rPr>
          </w:rPrChange>
        </w:rPr>
        <w:pPrChange w:id="2234"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235" w:author="Jade Raposa" w:date="2024-10-15T02:32:00Z">
            <w:rPr/>
          </w:rPrChange>
        </w:rPr>
        <w:pPrChange w:id="2236" w:author="Jade Raposa" w:date="2024-10-15T02:32:00Z">
          <w:pPr>
            <w:pStyle w:val="ListParagraph"/>
            <w:ind w:left="1800"/>
          </w:pPr>
        </w:pPrChange>
      </w:pPr>
    </w:p>
    <w:p w14:paraId="7F204473" w14:textId="77777777" w:rsidR="008F456D" w:rsidRDefault="002B278F">
      <w:pPr>
        <w:pStyle w:val="ListParagraph"/>
        <w:numPr>
          <w:ilvl w:val="0"/>
          <w:numId w:val="17"/>
        </w:numPr>
        <w:rPr>
          <w:ins w:id="2237" w:author="Jade Raposa" w:date="2024-10-15T02:30:00Z"/>
          <w:rFonts w:ascii="Georgia" w:hAnsi="Georgia"/>
        </w:rPr>
      </w:pPr>
      <w:del w:id="2238" w:author="Jade Raposa" w:date="2024-10-15T02:26:00Z">
        <w:r>
          <w:rPr>
            <w:rFonts w:ascii="Georgia" w:hAnsi="Georgia"/>
            <w:rPrChange w:id="2239" w:author="Jade Raposa" w:date="2024-10-15T02:27:00Z">
              <w:rPr/>
            </w:rPrChange>
          </w:rPr>
          <w:delText xml:space="preserve">7. </w:delText>
        </w:r>
      </w:del>
      <w:r>
        <w:rPr>
          <w:rFonts w:ascii="Georgia" w:hAnsi="Georgia"/>
          <w:rPrChange w:id="2240"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241" w:author="Jade Raposa" w:date="2024-10-15T02:30:00Z">
            <w:rPr/>
          </w:rPrChange>
        </w:rPr>
        <w:pPrChange w:id="2242" w:author="Jade Raposa" w:date="2024-10-15T02:30:00Z">
          <w:pPr>
            <w:pStyle w:val="ListParagraph"/>
            <w:ind w:left="1800"/>
          </w:pPr>
        </w:pPrChange>
      </w:pPr>
      <w:r>
        <w:rPr>
          <w:rFonts w:ascii="Georgia" w:hAnsi="Georgia"/>
          <w:b/>
          <w:bCs/>
          <w:noProof/>
          <w:rPrChange w:id="2243"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116BE24"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244" w:author="Jade Raposa" w:date="2024-10-15T02:18:00Z">
            <w:rPr/>
          </w:rPrChange>
        </w:rPr>
        <w:pPrChange w:id="2245"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246" w:author="Jade Raposa" w:date="2024-10-15T02:18:00Z">
            <w:rPr/>
          </w:rPrChange>
        </w:rPr>
        <w:pPrChange w:id="2247"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248" w:author="Jade Raposa" w:date="2024-10-15T02:18:00Z">
            <w:rPr/>
          </w:rPrChange>
        </w:rPr>
        <w:pPrChange w:id="2249"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250" w:author="Jade Raposa" w:date="2024-10-15T02:18:00Z">
            <w:rPr/>
          </w:rPrChange>
        </w:rPr>
        <w:pPrChange w:id="2251"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252" w:author="Jade Raposa" w:date="2024-10-15T02:18:00Z">
            <w:rPr/>
          </w:rPrChange>
        </w:rPr>
        <w:pPrChange w:id="2253"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254" w:author="Jade Raposa" w:date="2024-10-15T02:18:00Z">
            <w:rPr/>
          </w:rPrChange>
        </w:rPr>
        <w:pPrChange w:id="2255" w:author="Jade Raposa" w:date="2024-10-15T02:21:00Z">
          <w:pPr>
            <w:pStyle w:val="ListParagraph"/>
            <w:ind w:left="1800"/>
          </w:pPr>
        </w:pPrChange>
      </w:pPr>
      <w:ins w:id="2256"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257" w:author="Jade Raposa" w:date="2024-10-15T02:18:00Z">
            <w:rPr/>
          </w:rPrChange>
        </w:rPr>
        <w:pPrChange w:id="2258"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259" w:author="Jade Raposa" w:date="2024-10-15T02:18:00Z">
            <w:rPr/>
          </w:rPrChange>
        </w:rPr>
        <w:pPrChange w:id="2260"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261" w:author="Jade Raposa" w:date="2024-10-15T02:18:00Z">
            <w:rPr/>
          </w:rPrChange>
        </w:rPr>
        <w:pPrChange w:id="2262" w:author="Jade Raposa" w:date="2024-10-15T02:21:00Z">
          <w:pPr>
            <w:pStyle w:val="ListParagraph"/>
            <w:ind w:left="1800"/>
          </w:pPr>
        </w:pPrChange>
      </w:pPr>
    </w:p>
    <w:p w14:paraId="667A21D2" w14:textId="77777777" w:rsidR="008F456D" w:rsidRPr="008F456D" w:rsidRDefault="008F456D">
      <w:pPr>
        <w:pStyle w:val="ListParagraph"/>
        <w:ind w:left="1620" w:hanging="450"/>
        <w:rPr>
          <w:del w:id="2263" w:author="Jade Raposa" w:date="2024-10-15T02:33:00Z"/>
          <w:rFonts w:ascii="Georgia" w:hAnsi="Georgia"/>
          <w:rPrChange w:id="2264" w:author="Jade Raposa" w:date="2024-10-15T02:18:00Z">
            <w:rPr>
              <w:del w:id="2265" w:author="Jade Raposa" w:date="2024-10-15T02:33:00Z"/>
            </w:rPr>
          </w:rPrChange>
        </w:rPr>
        <w:pPrChange w:id="2266" w:author="Jade Raposa" w:date="2024-10-15T02:21:00Z">
          <w:pPr>
            <w:pStyle w:val="ListParagraph"/>
            <w:ind w:left="1800"/>
          </w:pPr>
        </w:pPrChange>
      </w:pPr>
    </w:p>
    <w:p w14:paraId="1BE8855F" w14:textId="77777777" w:rsidR="008F456D" w:rsidRPr="008F456D" w:rsidRDefault="008F456D">
      <w:pPr>
        <w:ind w:left="1620"/>
        <w:rPr>
          <w:ins w:id="2267" w:author="Jade Raposa" w:date="2024-10-15T02:31:00Z"/>
          <w:rFonts w:ascii="Georgia" w:hAnsi="Georgia"/>
          <w:rPrChange w:id="2268" w:author="Jade Raposa" w:date="2024-10-15T02:33:00Z">
            <w:rPr>
              <w:ins w:id="2269" w:author="Jade Raposa" w:date="2024-10-15T02:31:00Z"/>
            </w:rPr>
          </w:rPrChange>
        </w:rPr>
        <w:pPrChange w:id="2270" w:author="Jade Raposa" w:date="2024-10-15T02:33:00Z">
          <w:pPr>
            <w:pStyle w:val="ListParagraph"/>
            <w:ind w:left="1620" w:hanging="450"/>
          </w:pPr>
        </w:pPrChange>
      </w:pPr>
    </w:p>
    <w:p w14:paraId="2C68ED16" w14:textId="77777777" w:rsidR="008F456D" w:rsidRDefault="008F456D">
      <w:pPr>
        <w:pStyle w:val="ListParagraph"/>
        <w:ind w:left="1620" w:hanging="450"/>
        <w:rPr>
          <w:ins w:id="2271" w:author="Jade Raposa" w:date="2024-10-15T02:31:00Z"/>
          <w:rFonts w:ascii="Georgia" w:hAnsi="Georgia"/>
        </w:rPr>
      </w:pPr>
    </w:p>
    <w:p w14:paraId="5EC1A1AA" w14:textId="77777777" w:rsidR="008F456D" w:rsidRDefault="002B278F">
      <w:pPr>
        <w:pStyle w:val="ListParagraph"/>
        <w:numPr>
          <w:ilvl w:val="0"/>
          <w:numId w:val="17"/>
        </w:numPr>
        <w:rPr>
          <w:del w:id="2272" w:author="Jade Raposa" w:date="2024-10-15T02:33:00Z"/>
          <w:rFonts w:ascii="Georgia" w:hAnsi="Georgia"/>
        </w:rPr>
      </w:pPr>
      <w:ins w:id="2273" w:author="Jade Raposa" w:date="2024-10-15T02:31:00Z">
        <w:r>
          <w:rPr>
            <w:noProof/>
            <w:rPrChange w:id="2274"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275" w:author="Jade Raposa" w:date="2024-10-15T02:31:00Z">
              <w:rPr>
                <w:rFonts w:ascii="Georgia" w:hAnsi="Georgia"/>
              </w:rPr>
            </w:rPrChange>
          </w:rPr>
          <w:t>HOME</w:t>
        </w:r>
        <w:r>
          <w:rPr>
            <w:rFonts w:ascii="Georgia" w:hAnsi="Georgia"/>
          </w:rPr>
          <w:t>,” “</w:t>
        </w:r>
        <w:r>
          <w:rPr>
            <w:rFonts w:ascii="Georgia" w:hAnsi="Georgia"/>
            <w:b/>
            <w:bCs/>
            <w:rPrChange w:id="2276" w:author="Jade Raposa" w:date="2024-10-15T02:31:00Z">
              <w:rPr>
                <w:rFonts w:ascii="Georgia" w:hAnsi="Georgia"/>
              </w:rPr>
            </w:rPrChange>
          </w:rPr>
          <w:t>INBOX</w:t>
        </w:r>
        <w:r>
          <w:rPr>
            <w:rFonts w:ascii="Georgia" w:hAnsi="Georgia"/>
          </w:rPr>
          <w:t>,” “</w:t>
        </w:r>
        <w:r>
          <w:rPr>
            <w:rFonts w:ascii="Georgia" w:hAnsi="Georgia"/>
            <w:b/>
            <w:bCs/>
            <w:rPrChange w:id="2277" w:author="Jade Raposa" w:date="2024-10-15T02:31:00Z">
              <w:rPr>
                <w:rFonts w:ascii="Georgia" w:hAnsi="Georgia"/>
              </w:rPr>
            </w:rPrChange>
          </w:rPr>
          <w:t>SET PROFILE PIC</w:t>
        </w:r>
        <w:r>
          <w:rPr>
            <w:rFonts w:ascii="Georgia" w:hAnsi="Georgia"/>
          </w:rPr>
          <w:t>,” “</w:t>
        </w:r>
        <w:r>
          <w:rPr>
            <w:rFonts w:ascii="Georgia" w:hAnsi="Georgia"/>
            <w:b/>
            <w:bCs/>
            <w:rPrChange w:id="2278" w:author="Jade Raposa" w:date="2024-10-15T02:31:00Z">
              <w:rPr>
                <w:rFonts w:ascii="Georgia" w:hAnsi="Georgia"/>
              </w:rPr>
            </w:rPrChange>
          </w:rPr>
          <w:t>CHANGE</w:t>
        </w:r>
        <w:r>
          <w:rPr>
            <w:rFonts w:ascii="Georgia" w:hAnsi="Georgia"/>
          </w:rPr>
          <w:t xml:space="preserve"> </w:t>
        </w:r>
        <w:r>
          <w:rPr>
            <w:rFonts w:ascii="Georgia" w:hAnsi="Georgia"/>
            <w:b/>
            <w:bCs/>
            <w:rPrChange w:id="2279" w:author="Jade Raposa" w:date="2024-10-15T02:31:00Z">
              <w:rPr>
                <w:rFonts w:ascii="Georgia" w:hAnsi="Georgia"/>
              </w:rPr>
            </w:rPrChange>
          </w:rPr>
          <w:t>PASSWORD</w:t>
        </w:r>
        <w:r>
          <w:rPr>
            <w:rFonts w:ascii="Georgia" w:hAnsi="Georgia"/>
          </w:rPr>
          <w:t>,” “</w:t>
        </w:r>
        <w:r>
          <w:rPr>
            <w:rFonts w:ascii="Georgia" w:hAnsi="Georgia"/>
            <w:b/>
            <w:bCs/>
            <w:rPrChange w:id="2280" w:author="Jade Raposa" w:date="2024-10-15T02:31:00Z">
              <w:rPr>
                <w:rFonts w:ascii="Georgia" w:hAnsi="Georgia"/>
              </w:rPr>
            </w:rPrChange>
          </w:rPr>
          <w:t>SUBJECTS</w:t>
        </w:r>
        <w:r>
          <w:rPr>
            <w:rFonts w:ascii="Georgia" w:hAnsi="Georgia"/>
          </w:rPr>
          <w:t>,” and “</w:t>
        </w:r>
        <w:r>
          <w:rPr>
            <w:rFonts w:ascii="Georgia" w:hAnsi="Georgia"/>
            <w:b/>
            <w:bCs/>
            <w:rPrChange w:id="2281"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282" w:author="Jade Raposa" w:date="2024-10-15T02:34:00Z"/>
          <w:rFonts w:ascii="Georgia" w:hAnsi="Georgia"/>
          <w:rPrChange w:id="2283" w:author="Jade Raposa" w:date="2024-10-15T02:33:00Z">
            <w:rPr>
              <w:ins w:id="2284" w:author="Jade Raposa" w:date="2024-10-15T02:34:00Z"/>
            </w:rPr>
          </w:rPrChange>
        </w:rPr>
        <w:pPrChange w:id="2285"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286" w:author="Jade Raposa" w:date="2024-10-17T01:01:00Z"/>
        </w:rPr>
        <w:sectPr w:rsidR="008F456D">
          <w:headerReference w:type="default" r:id="rId143"/>
          <w:headerReference w:type="first" r:id="rId144"/>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297" w:author="Jade Raposa" w:date="2024-10-15T02:28:00Z"/>
        </w:rPr>
        <w:pPrChange w:id="2298" w:author="Jade Raposa" w:date="2024-10-15T02:34:00Z">
          <w:pPr/>
        </w:pPrChange>
      </w:pPr>
    </w:p>
    <w:p w14:paraId="713013AB" w14:textId="77777777" w:rsidR="008F456D" w:rsidRDefault="008F456D">
      <w:pPr>
        <w:ind w:left="1080"/>
        <w:rPr>
          <w:del w:id="2299" w:author="Jade Raposa" w:date="2024-10-15T02:28:00Z"/>
        </w:rPr>
        <w:pPrChange w:id="2300" w:author="Jade Raposa" w:date="2024-10-15T02:34:00Z">
          <w:pPr>
            <w:pStyle w:val="ListParagraph"/>
            <w:ind w:left="1800"/>
          </w:pPr>
        </w:pPrChange>
      </w:pPr>
    </w:p>
    <w:p w14:paraId="4D25C076" w14:textId="77777777" w:rsidR="008F456D" w:rsidRDefault="008F456D">
      <w:pPr>
        <w:ind w:left="1080"/>
        <w:rPr>
          <w:del w:id="2301" w:author="Jade Raposa" w:date="2024-10-15T02:33:00Z"/>
        </w:rPr>
        <w:pPrChange w:id="2302" w:author="Jade Raposa" w:date="2024-10-15T02:34:00Z">
          <w:pPr>
            <w:pStyle w:val="ListParagraph"/>
            <w:ind w:left="1800"/>
          </w:pPr>
        </w:pPrChange>
      </w:pPr>
    </w:p>
    <w:p w14:paraId="0CC3D725" w14:textId="77777777" w:rsidR="008F456D" w:rsidRPr="008F456D" w:rsidRDefault="002B278F">
      <w:pPr>
        <w:ind w:left="1080"/>
        <w:rPr>
          <w:del w:id="2303" w:author="Jade Raposa" w:date="2024-10-15T02:29:00Z"/>
          <w:b/>
          <w:bCs/>
          <w:rPrChange w:id="2304" w:author="Jade Raposa" w:date="2024-10-15T02:30:00Z">
            <w:rPr>
              <w:del w:id="2305" w:author="Jade Raposa" w:date="2024-10-15T02:29:00Z"/>
            </w:rPr>
          </w:rPrChange>
        </w:rPr>
        <w:pPrChange w:id="2306" w:author="Jade Raposa" w:date="2024-10-15T02:34:00Z">
          <w:pPr>
            <w:pStyle w:val="ListParagraph"/>
            <w:numPr>
              <w:numId w:val="17"/>
            </w:numPr>
            <w:ind w:left="1440" w:hanging="360"/>
          </w:pPr>
        </w:pPrChange>
      </w:pPr>
      <w:del w:id="2307"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308" w:author="Jade Raposa" w:date="2024-10-15T02:27:00Z">
        <w:r>
          <w:delText xml:space="preserve">8. </w:delText>
        </w:r>
      </w:del>
      <w:del w:id="2309" w:author="Jade Raposa" w:date="2024-10-15T02:31:00Z">
        <w:r>
          <w:delText>Y</w:delText>
        </w:r>
      </w:del>
      <w:del w:id="2310"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311" w:author="Jade Raposa" w:date="2024-10-15T02:27:00Z"/>
          <w:b/>
          <w:bCs/>
        </w:rPr>
        <w:pPrChange w:id="2312" w:author="Jade Raposa" w:date="2024-10-15T02:34:00Z">
          <w:pPr>
            <w:pStyle w:val="ListParagraph"/>
            <w:ind w:left="1800"/>
          </w:pPr>
        </w:pPrChange>
      </w:pPr>
    </w:p>
    <w:p w14:paraId="2EEFD822" w14:textId="77777777" w:rsidR="008F456D" w:rsidRDefault="008F456D">
      <w:pPr>
        <w:ind w:left="1080"/>
        <w:rPr>
          <w:del w:id="2313" w:author="Jade Raposa" w:date="2024-10-15T02:27:00Z"/>
          <w:b/>
          <w:bCs/>
        </w:rPr>
        <w:pPrChange w:id="2314" w:author="Jade Raposa" w:date="2024-10-15T02:34:00Z">
          <w:pPr>
            <w:pStyle w:val="ListParagraph"/>
            <w:ind w:left="1800"/>
          </w:pPr>
        </w:pPrChange>
      </w:pPr>
    </w:p>
    <w:p w14:paraId="424366E5" w14:textId="77777777" w:rsidR="008F456D" w:rsidRDefault="008F456D">
      <w:pPr>
        <w:ind w:left="1080"/>
        <w:rPr>
          <w:del w:id="2315" w:author="Jade Raposa" w:date="2024-10-15T02:27:00Z"/>
          <w:b/>
          <w:bCs/>
        </w:rPr>
        <w:pPrChange w:id="2316" w:author="Jade Raposa" w:date="2024-10-15T02:34:00Z">
          <w:pPr>
            <w:pStyle w:val="ListParagraph"/>
            <w:ind w:left="1800"/>
          </w:pPr>
        </w:pPrChange>
      </w:pPr>
    </w:p>
    <w:p w14:paraId="2ECF312A" w14:textId="77777777" w:rsidR="008F456D" w:rsidRDefault="008F456D">
      <w:pPr>
        <w:ind w:left="1080"/>
        <w:rPr>
          <w:del w:id="2317" w:author="Jade Raposa" w:date="2024-10-15T02:27:00Z"/>
          <w:b/>
          <w:bCs/>
        </w:rPr>
        <w:pPrChange w:id="2318" w:author="Jade Raposa" w:date="2024-10-15T02:34:00Z">
          <w:pPr>
            <w:pStyle w:val="ListParagraph"/>
            <w:ind w:left="1800"/>
          </w:pPr>
        </w:pPrChange>
      </w:pPr>
    </w:p>
    <w:p w14:paraId="5D9DE728" w14:textId="77777777" w:rsidR="008F456D" w:rsidRDefault="008F456D">
      <w:pPr>
        <w:ind w:left="1080"/>
        <w:rPr>
          <w:del w:id="2319" w:author="Jade Raposa" w:date="2024-10-15T02:27:00Z"/>
          <w:b/>
          <w:bCs/>
        </w:rPr>
        <w:pPrChange w:id="2320" w:author="Jade Raposa" w:date="2024-10-15T02:34:00Z">
          <w:pPr>
            <w:pStyle w:val="ListParagraph"/>
            <w:ind w:left="1800"/>
          </w:pPr>
        </w:pPrChange>
      </w:pPr>
    </w:p>
    <w:p w14:paraId="0DB9CDA4" w14:textId="77777777" w:rsidR="008F456D" w:rsidRDefault="008F456D">
      <w:pPr>
        <w:ind w:left="1080"/>
        <w:rPr>
          <w:del w:id="2321" w:author="Jade Raposa" w:date="2024-10-15T02:27:00Z"/>
          <w:b/>
          <w:bCs/>
        </w:rPr>
        <w:pPrChange w:id="2322" w:author="Jade Raposa" w:date="2024-10-15T02:34:00Z">
          <w:pPr>
            <w:pStyle w:val="ListParagraph"/>
            <w:ind w:left="1800"/>
          </w:pPr>
        </w:pPrChange>
      </w:pPr>
    </w:p>
    <w:p w14:paraId="2C12B378" w14:textId="77777777" w:rsidR="008F456D" w:rsidRDefault="008F456D">
      <w:pPr>
        <w:ind w:left="1080"/>
        <w:rPr>
          <w:del w:id="2323" w:author="Jade Raposa" w:date="2024-10-15T02:27:00Z"/>
          <w:b/>
          <w:bCs/>
        </w:rPr>
        <w:pPrChange w:id="2324" w:author="Jade Raposa" w:date="2024-10-15T02:34:00Z">
          <w:pPr>
            <w:pStyle w:val="ListParagraph"/>
            <w:ind w:left="1800"/>
          </w:pPr>
        </w:pPrChange>
      </w:pPr>
    </w:p>
    <w:p w14:paraId="647BC07C" w14:textId="77777777" w:rsidR="008F456D" w:rsidRDefault="008F456D">
      <w:pPr>
        <w:ind w:left="1080"/>
        <w:rPr>
          <w:del w:id="2325" w:author="Jade Raposa" w:date="2024-10-15T02:27:00Z"/>
          <w:b/>
          <w:bCs/>
        </w:rPr>
        <w:pPrChange w:id="2326" w:author="Jade Raposa" w:date="2024-10-15T02:34:00Z">
          <w:pPr>
            <w:pStyle w:val="ListParagraph"/>
            <w:ind w:left="1800"/>
          </w:pPr>
        </w:pPrChange>
      </w:pPr>
    </w:p>
    <w:p w14:paraId="7A94303B" w14:textId="77777777" w:rsidR="008F456D" w:rsidRDefault="008F456D">
      <w:pPr>
        <w:ind w:left="1080"/>
        <w:rPr>
          <w:del w:id="2327" w:author="Jade Raposa" w:date="2024-10-15T02:27:00Z"/>
          <w:b/>
          <w:bCs/>
        </w:rPr>
        <w:pPrChange w:id="2328" w:author="Jade Raposa" w:date="2024-10-15T02:34:00Z">
          <w:pPr>
            <w:pStyle w:val="ListParagraph"/>
            <w:ind w:left="1800"/>
          </w:pPr>
        </w:pPrChange>
      </w:pPr>
    </w:p>
    <w:p w14:paraId="220B49D0" w14:textId="77777777" w:rsidR="008F456D" w:rsidRDefault="008F456D">
      <w:pPr>
        <w:ind w:left="1080"/>
        <w:rPr>
          <w:del w:id="2329" w:author="Jade Raposa" w:date="2024-10-15T02:27:00Z"/>
          <w:b/>
          <w:bCs/>
        </w:rPr>
        <w:pPrChange w:id="2330" w:author="Jade Raposa" w:date="2024-10-15T02:34:00Z">
          <w:pPr>
            <w:pStyle w:val="ListParagraph"/>
            <w:ind w:left="1800"/>
          </w:pPr>
        </w:pPrChange>
      </w:pPr>
    </w:p>
    <w:p w14:paraId="261B6623" w14:textId="77777777" w:rsidR="008F456D" w:rsidRDefault="008F456D">
      <w:pPr>
        <w:ind w:left="1080"/>
        <w:rPr>
          <w:del w:id="2331" w:author="Jade Raposa" w:date="2024-10-15T02:27:00Z"/>
          <w:b/>
          <w:bCs/>
        </w:rPr>
        <w:pPrChange w:id="2332" w:author="Jade Raposa" w:date="2024-10-15T02:34:00Z">
          <w:pPr>
            <w:pStyle w:val="ListParagraph"/>
            <w:ind w:left="1800"/>
          </w:pPr>
        </w:pPrChange>
      </w:pPr>
    </w:p>
    <w:p w14:paraId="042A21B0" w14:textId="77777777" w:rsidR="008F456D" w:rsidRDefault="008F456D">
      <w:pPr>
        <w:ind w:left="1080"/>
        <w:rPr>
          <w:del w:id="2333" w:author="Jade Raposa" w:date="2024-10-15T02:27:00Z"/>
          <w:b/>
          <w:bCs/>
        </w:rPr>
        <w:pPrChange w:id="2334" w:author="Jade Raposa" w:date="2024-10-15T02:34:00Z">
          <w:pPr>
            <w:pStyle w:val="ListParagraph"/>
            <w:ind w:left="1800"/>
          </w:pPr>
        </w:pPrChange>
      </w:pPr>
    </w:p>
    <w:p w14:paraId="5F5B0FAA" w14:textId="77777777" w:rsidR="008F456D" w:rsidRDefault="008F456D">
      <w:pPr>
        <w:ind w:left="1080"/>
        <w:rPr>
          <w:del w:id="2335" w:author="Jade Raposa" w:date="2024-10-15T02:27:00Z"/>
        </w:rPr>
        <w:pPrChange w:id="2336" w:author="Jade Raposa" w:date="2024-10-15T02:34:00Z">
          <w:pPr>
            <w:pStyle w:val="ListParagraph"/>
            <w:ind w:left="1800"/>
          </w:pPr>
        </w:pPrChange>
      </w:pPr>
    </w:p>
    <w:p w14:paraId="4374C579" w14:textId="77777777" w:rsidR="008F456D" w:rsidRDefault="008F456D">
      <w:pPr>
        <w:ind w:left="1080"/>
        <w:rPr>
          <w:del w:id="2337" w:author="Jade Raposa" w:date="2024-10-17T01:01:00Z"/>
        </w:rPr>
        <w:pPrChange w:id="2338"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339" w:author="Jade Raposa" w:date="2024-10-15T02:18:00Z">
            <w:rPr/>
          </w:rPrChange>
        </w:rPr>
        <w:pPrChange w:id="2340" w:author="Jade Raposa" w:date="2024-10-15T02:35:00Z">
          <w:pPr>
            <w:pStyle w:val="ListParagraph"/>
            <w:ind w:left="1800"/>
          </w:pPr>
        </w:pPrChange>
      </w:pPr>
      <w:del w:id="2341" w:author="Jade Raposa" w:date="2024-10-15T02:33:00Z">
        <w:r>
          <w:rPr>
            <w:rFonts w:ascii="Georgia" w:hAnsi="Georgia"/>
            <w:rPrChange w:id="2342" w:author="Jade Raposa" w:date="2024-10-15T02:18:00Z">
              <w:rPr/>
            </w:rPrChange>
          </w:rPr>
          <w:delText xml:space="preserve">9. </w:delText>
        </w:r>
      </w:del>
      <w:r>
        <w:rPr>
          <w:rFonts w:ascii="Georgia" w:hAnsi="Georgia"/>
          <w:rPrChange w:id="2343" w:author="Jade Raposa" w:date="2024-10-15T02:18:00Z">
            <w:rPr/>
          </w:rPrChange>
        </w:rPr>
        <w:t xml:space="preserve">Click </w:t>
      </w:r>
      <w:r>
        <w:rPr>
          <w:rFonts w:ascii="Georgia" w:hAnsi="Georgia"/>
          <w:b/>
          <w:bCs/>
          <w:rPrChange w:id="2344" w:author="Jade Raposa" w:date="2024-10-15T02:18:00Z">
            <w:rPr>
              <w:b/>
              <w:bCs/>
            </w:rPr>
          </w:rPrChange>
        </w:rPr>
        <w:t>“SUBJECTS”</w:t>
      </w:r>
      <w:r>
        <w:rPr>
          <w:rFonts w:ascii="Georgia" w:hAnsi="Georgia"/>
          <w:rPrChange w:id="2345"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346" w:author="Jade Raposa" w:date="2024-10-15T02:34:00Z">
            <w:rPr/>
          </w:rPrChange>
        </w:rPr>
        <w:pPrChange w:id="2347" w:author="Jade Raposa" w:date="2024-10-15T02:35:00Z">
          <w:pPr>
            <w:pStyle w:val="ListParagraph"/>
            <w:ind w:left="1800"/>
          </w:pPr>
        </w:pPrChange>
      </w:pPr>
      <w:del w:id="2348" w:author="Jade Raposa" w:date="2024-10-15T02:34:00Z">
        <w:r>
          <w:rPr>
            <w:rFonts w:ascii="Georgia" w:hAnsi="Georgia"/>
            <w:rPrChange w:id="2349" w:author="Jade Raposa" w:date="2024-10-15T02:34:00Z">
              <w:rPr/>
            </w:rPrChange>
          </w:rPr>
          <w:delText xml:space="preserve">10. </w:delText>
        </w:r>
      </w:del>
      <w:r>
        <w:rPr>
          <w:rFonts w:ascii="Georgia" w:hAnsi="Georgia"/>
          <w:rPrChange w:id="2350" w:author="Jade Raposa" w:date="2024-10-15T02:34:00Z">
            <w:rPr/>
          </w:rPrChange>
        </w:rPr>
        <w:t xml:space="preserve">After clicking </w:t>
      </w:r>
      <w:r>
        <w:rPr>
          <w:rFonts w:ascii="Georgia" w:hAnsi="Georgia"/>
          <w:b/>
          <w:bCs/>
          <w:rPrChange w:id="2351" w:author="Jade Raposa" w:date="2024-10-15T02:34:00Z">
            <w:rPr>
              <w:b/>
              <w:bCs/>
            </w:rPr>
          </w:rPrChange>
        </w:rPr>
        <w:t>“SUBJECTS,”</w:t>
      </w:r>
      <w:r>
        <w:rPr>
          <w:rFonts w:ascii="Georgia" w:hAnsi="Georgia"/>
          <w:rPrChange w:id="2352" w:author="Jade Raposa" w:date="2024-10-15T02:34:00Z">
            <w:rPr/>
          </w:rPrChange>
        </w:rPr>
        <w:t xml:space="preserve"> click the </w:t>
      </w:r>
      <w:r>
        <w:rPr>
          <w:rFonts w:ascii="Georgia" w:hAnsi="Georgia"/>
          <w:b/>
          <w:bCs/>
          <w:rPrChange w:id="2353" w:author="Jade Raposa" w:date="2024-10-15T02:34:00Z">
            <w:rPr>
              <w:b/>
              <w:bCs/>
            </w:rPr>
          </w:rPrChange>
        </w:rPr>
        <w:t>“ADD”</w:t>
      </w:r>
      <w:r>
        <w:rPr>
          <w:rFonts w:ascii="Georgia" w:hAnsi="Georgia"/>
          <w:rPrChange w:id="2354"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355" w:author="Jade Raposa" w:date="2024-10-15T02:18:00Z">
            <w:rPr/>
          </w:rPrChange>
        </w:rPr>
        <w:pPrChange w:id="2356" w:author="Jade Raposa" w:date="2024-10-15T02:21:00Z">
          <w:pPr>
            <w:pStyle w:val="ListParagraph"/>
            <w:ind w:left="1800"/>
          </w:pPr>
        </w:pPrChange>
      </w:pPr>
      <w:r>
        <w:rPr>
          <w:rFonts w:ascii="Georgia" w:hAnsi="Georgia"/>
          <w:noProof/>
          <w:rPrChange w:id="2357"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358"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359" w:author="Jade Raposa" w:date="2024-10-15T02:18:00Z">
            <w:rPr/>
          </w:rPrChange>
        </w:rPr>
        <w:pPrChange w:id="2360"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361" w:author="Jade Raposa" w:date="2024-10-15T02:18:00Z">
            <w:rPr/>
          </w:rPrChange>
        </w:rPr>
        <w:pPrChange w:id="2362"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363" w:author="Jade Raposa" w:date="2024-10-15T02:18:00Z">
            <w:rPr/>
          </w:rPrChange>
        </w:rPr>
        <w:pPrChange w:id="2364"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365" w:author="Jade Raposa" w:date="2024-10-15T02:18:00Z">
            <w:rPr/>
          </w:rPrChange>
        </w:rPr>
        <w:pPrChange w:id="2366"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367" w:author="Jade Raposa" w:date="2024-10-15T02:18:00Z">
            <w:rPr/>
          </w:rPrChange>
        </w:rPr>
        <w:pPrChange w:id="2368"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369" w:author="Jade Raposa" w:date="2024-10-15T02:18:00Z">
            <w:rPr/>
          </w:rPrChange>
        </w:rPr>
        <w:pPrChange w:id="2370"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371" w:author="Jade Raposa" w:date="2024-10-15T02:18:00Z">
            <w:rPr/>
          </w:rPrChange>
        </w:rPr>
        <w:pPrChange w:id="2372"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373" w:author="Jade Raposa" w:date="2024-10-15T02:18:00Z">
            <w:rPr/>
          </w:rPrChange>
        </w:rPr>
        <w:pPrChange w:id="2374" w:author="Jade Raposa" w:date="2024-10-15T02:21:00Z">
          <w:pPr>
            <w:pStyle w:val="ListParagraph"/>
            <w:ind w:left="1800"/>
          </w:pPr>
        </w:pPrChange>
      </w:pPr>
    </w:p>
    <w:p w14:paraId="5C5F5403" w14:textId="77777777" w:rsidR="008F456D" w:rsidRDefault="008F456D">
      <w:pPr>
        <w:pStyle w:val="ListParagraph"/>
        <w:ind w:left="1620" w:hanging="450"/>
        <w:rPr>
          <w:ins w:id="2375" w:author="Jade Raposa" w:date="2024-10-15T02:40:00Z"/>
          <w:rFonts w:ascii="Georgia" w:hAnsi="Georgia"/>
        </w:rPr>
      </w:pPr>
    </w:p>
    <w:p w14:paraId="17A386FF" w14:textId="77777777" w:rsidR="008F456D" w:rsidRDefault="008F456D">
      <w:pPr>
        <w:pStyle w:val="ListParagraph"/>
        <w:ind w:left="1620" w:hanging="450"/>
        <w:rPr>
          <w:ins w:id="2376"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377" w:author="Jade Raposa" w:date="2024-10-15T02:18:00Z">
            <w:rPr/>
          </w:rPrChange>
        </w:rPr>
        <w:pPrChange w:id="2378" w:author="Jade Raposa" w:date="2024-10-15T02:21:00Z">
          <w:pPr>
            <w:pStyle w:val="ListParagraph"/>
            <w:ind w:left="1800"/>
          </w:pPr>
        </w:pPrChange>
      </w:pPr>
    </w:p>
    <w:p w14:paraId="5026E156" w14:textId="77777777" w:rsidR="008F456D" w:rsidRDefault="008F456D">
      <w:pPr>
        <w:pStyle w:val="ListParagraph"/>
        <w:ind w:left="1620" w:hanging="450"/>
        <w:rPr>
          <w:ins w:id="2379"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380" w:author="Jade Raposa" w:date="2024-10-15T02:40:00Z"/>
          <w:rFonts w:ascii="Georgia" w:hAnsi="Georgia"/>
        </w:rPr>
        <w:pPrChange w:id="2381" w:author="Jade Raposa" w:date="2024-10-15T02:41:00Z">
          <w:pPr>
            <w:pStyle w:val="ListParagraph"/>
            <w:numPr>
              <w:numId w:val="17"/>
            </w:numPr>
            <w:ind w:left="1440" w:hanging="360"/>
          </w:pPr>
        </w:pPrChange>
      </w:pPr>
      <w:ins w:id="2382"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383" w:author="Jade Raposa" w:date="2024-10-15T02:41:00Z"/>
          <w:rFonts w:ascii="Georgia" w:hAnsi="Georgia"/>
          <w:b/>
          <w:bCs/>
        </w:rPr>
        <w:pPrChange w:id="2384" w:author="Jade Raposa" w:date="2024-10-15T02:41:00Z">
          <w:pPr>
            <w:pStyle w:val="ListParagraph"/>
            <w:numPr>
              <w:numId w:val="17"/>
            </w:numPr>
            <w:ind w:left="1440" w:hanging="360"/>
          </w:pPr>
        </w:pPrChange>
      </w:pPr>
      <w:r>
        <w:rPr>
          <w:rFonts w:ascii="Georgia" w:hAnsi="Georgia"/>
          <w:b/>
          <w:bCs/>
          <w:noProof/>
          <w:rPrChange w:id="2385"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386"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387" w:author="Jade Raposa" w:date="2024-10-15T02:40:00Z"/>
          <w:rFonts w:ascii="Georgia" w:hAnsi="Georgia"/>
          <w:b/>
          <w:bCs/>
          <w:rPrChange w:id="2388" w:author="Jade Raposa" w:date="2024-10-15T02:41:00Z">
            <w:rPr>
              <w:ins w:id="2389" w:author="Jade Raposa" w:date="2024-10-15T02:40:00Z"/>
            </w:rPr>
          </w:rPrChange>
        </w:rPr>
        <w:pPrChange w:id="2390"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391" w:author="Jade Raposa" w:date="2024-10-15T02:42:00Z"/>
          <w:rFonts w:ascii="Georgia" w:hAnsi="Georgia"/>
        </w:rPr>
      </w:pPr>
      <w:ins w:id="2392" w:author="Jade Raposa" w:date="2024-10-15T02:40:00Z">
        <w:r>
          <w:rPr>
            <w:rFonts w:ascii="Georgia" w:hAnsi="Georgia"/>
          </w:rPr>
          <w:t>Click the blue icon under “</w:t>
        </w:r>
        <w:r>
          <w:rPr>
            <w:rFonts w:ascii="Georgia" w:hAnsi="Georgia"/>
            <w:b/>
            <w:bCs/>
            <w:rPrChange w:id="2393" w:author="Jade Raposa" w:date="2024-10-15T02:41:00Z">
              <w:rPr>
                <w:rFonts w:ascii="Georgia" w:hAnsi="Georgia"/>
              </w:rPr>
            </w:rPrChange>
          </w:rPr>
          <w:t>ACTIONS</w:t>
        </w:r>
        <w:r>
          <w:rPr>
            <w:rFonts w:ascii="Georgia" w:hAnsi="Georgia"/>
          </w:rPr>
          <w:t>,” which will direct you to: “</w:t>
        </w:r>
        <w:r>
          <w:rPr>
            <w:rFonts w:ascii="Georgia" w:hAnsi="Georgia"/>
            <w:b/>
            <w:bCs/>
            <w:rPrChange w:id="2394" w:author="Jade Raposa" w:date="2024-10-15T02:41:00Z">
              <w:rPr>
                <w:rFonts w:ascii="Georgia" w:hAnsi="Georgia"/>
              </w:rPr>
            </w:rPrChange>
          </w:rPr>
          <w:t>LESSONS</w:t>
        </w:r>
        <w:r>
          <w:rPr>
            <w:rFonts w:ascii="Georgia" w:hAnsi="Georgia"/>
          </w:rPr>
          <w:t>” (where you will post lesson files), “</w:t>
        </w:r>
        <w:r>
          <w:rPr>
            <w:rFonts w:ascii="Georgia" w:hAnsi="Georgia"/>
            <w:b/>
            <w:bCs/>
            <w:rPrChange w:id="2395" w:author="Jade Raposa" w:date="2024-10-15T02:41:00Z">
              <w:rPr>
                <w:rFonts w:ascii="Georgia" w:hAnsi="Georgia"/>
              </w:rPr>
            </w:rPrChange>
          </w:rPr>
          <w:t>ACTIVITY</w:t>
        </w:r>
        <w:r>
          <w:rPr>
            <w:rFonts w:ascii="Georgia" w:hAnsi="Georgia"/>
          </w:rPr>
          <w:t>” (where you will upload quizzes), “</w:t>
        </w:r>
        <w:r>
          <w:rPr>
            <w:rFonts w:ascii="Georgia" w:hAnsi="Georgia"/>
            <w:b/>
            <w:bCs/>
            <w:rPrChange w:id="2396"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397"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398" w:author="Jade Raposa" w:date="2024-10-17T01:01:00Z"/>
          <w:rFonts w:ascii="Georgia" w:hAnsi="Georgia"/>
        </w:rPr>
        <w:sectPr w:rsidR="008F456D">
          <w:headerReference w:type="first" r:id="rId149"/>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409" w:author="Jade Raposa" w:date="2024-10-15T02:42:00Z"/>
          <w:rFonts w:ascii="Georgia" w:hAnsi="Georgia"/>
        </w:rPr>
      </w:pPr>
      <w:ins w:id="2410" w:author="Jade Raposa" w:date="2024-10-15T02:42:00Z">
        <w:r>
          <w:rPr>
            <w:rFonts w:ascii="Georgia" w:hAnsi="Georgia"/>
          </w:rPr>
          <w:lastRenderedPageBreak/>
          <w:t>You can add lessons by clicking “</w:t>
        </w:r>
        <w:r>
          <w:rPr>
            <w:rFonts w:ascii="Georgia" w:hAnsi="Georgia"/>
            <w:b/>
            <w:bCs/>
            <w:rPrChange w:id="2411" w:author="Jade Raposa" w:date="2024-10-15T02:43:00Z">
              <w:rPr>
                <w:rFonts w:ascii="Georgia" w:hAnsi="Georgia"/>
              </w:rPr>
            </w:rPrChange>
          </w:rPr>
          <w:t>VIDEO</w:t>
        </w:r>
        <w:r>
          <w:rPr>
            <w:rFonts w:ascii="Georgia" w:hAnsi="Georgia"/>
          </w:rPr>
          <w:t>” and “</w:t>
        </w:r>
        <w:r>
          <w:rPr>
            <w:rFonts w:ascii="Georgia" w:hAnsi="Georgia"/>
            <w:b/>
            <w:bCs/>
            <w:rPrChange w:id="2412"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413" w:author="Jade Raposa" w:date="2024-10-15T02:42:00Z"/>
          <w:rFonts w:ascii="Georgia" w:hAnsi="Georgia"/>
          <w:rPrChange w:id="2414" w:author="Jade Raposa" w:date="2024-10-15T02:42:00Z">
            <w:rPr>
              <w:ins w:id="2415" w:author="Jade Raposa" w:date="2024-10-15T02:42:00Z"/>
            </w:rPr>
          </w:rPrChange>
        </w:rPr>
        <w:pPrChange w:id="2416"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417" w:author="Jade Raposa" w:date="2024-10-15T02:42:00Z"/>
          <w:rFonts w:ascii="Georgia" w:hAnsi="Georgia"/>
        </w:rPr>
      </w:pPr>
      <w:ins w:id="2418" w:author="Jade Raposa" w:date="2024-10-15T02:42:00Z">
        <w:r>
          <w:rPr>
            <w:rFonts w:ascii="Georgia" w:hAnsi="Georgia"/>
          </w:rPr>
          <w:t>If you want to hold a Google Meet, click the “</w:t>
        </w:r>
        <w:r>
          <w:rPr>
            <w:rFonts w:ascii="Georgia" w:hAnsi="Georgia"/>
            <w:b/>
            <w:bCs/>
            <w:rPrChange w:id="2419"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420"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421"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422" w:author="Jade Raposa" w:date="2024-10-15T02:42:00Z"/>
          <w:rFonts w:ascii="Georgia" w:hAnsi="Georgia"/>
          <w:rPrChange w:id="2423" w:author="Jade Raposa" w:date="2024-10-15T02:42:00Z">
            <w:rPr>
              <w:ins w:id="2424" w:author="Jade Raposa" w:date="2024-10-15T02:42:00Z"/>
            </w:rPr>
          </w:rPrChange>
        </w:rPr>
        <w:pPrChange w:id="2425"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426" w:author="Jade Raposa" w:date="2024-10-15T02:40:00Z"/>
          <w:rFonts w:ascii="Georgia" w:hAnsi="Georgia"/>
        </w:rPr>
        <w:pPrChange w:id="2427" w:author="Jade Raposa" w:date="2024-10-15T02:41:00Z">
          <w:pPr>
            <w:pStyle w:val="ListParagraph"/>
            <w:numPr>
              <w:numId w:val="17"/>
            </w:numPr>
            <w:ind w:left="1440" w:hanging="360"/>
          </w:pPr>
        </w:pPrChange>
      </w:pPr>
      <w:ins w:id="2428" w:author="Jade Raposa" w:date="2024-10-15T02:42:00Z">
        <w:r>
          <w:rPr>
            <w:rFonts w:ascii="Georgia" w:hAnsi="Georgia"/>
          </w:rPr>
          <w:t>After quizzes or when the term ends, you can issue certificates to your students. To do this, click the “</w:t>
        </w:r>
        <w:r>
          <w:rPr>
            <w:rFonts w:ascii="Georgia" w:hAnsi="Georgia"/>
            <w:b/>
            <w:bCs/>
            <w:rPrChange w:id="2429"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430" w:author="Jade Raposa" w:date="2024-10-15T02:43:00Z">
              <w:rPr>
                <w:rFonts w:ascii="Georgia" w:hAnsi="Georgia"/>
              </w:rPr>
            </w:rPrChange>
          </w:rPr>
          <w:t>CERTIFICATE</w:t>
        </w:r>
        <w:r>
          <w:rPr>
            <w:rFonts w:ascii="Georgia" w:hAnsi="Georgia"/>
          </w:rPr>
          <w:t>” button next to the “</w:t>
        </w:r>
        <w:r>
          <w:rPr>
            <w:rFonts w:ascii="Georgia" w:hAnsi="Georgia"/>
            <w:b/>
            <w:bCs/>
            <w:rPrChange w:id="2431"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432" w:author="Jade Raposa" w:date="2024-10-15T02:42:00Z"/>
          <w:rFonts w:ascii="Georgia" w:hAnsi="Georgia"/>
          <w:rPrChange w:id="2433" w:author="Jade Raposa" w:date="2024-10-15T02:18:00Z">
            <w:rPr>
              <w:del w:id="2434" w:author="Jade Raposa" w:date="2024-10-15T02:42:00Z"/>
            </w:rPr>
          </w:rPrChange>
        </w:rPr>
        <w:pPrChange w:id="2435" w:author="Jade Raposa" w:date="2024-10-15T02:21:00Z">
          <w:pPr>
            <w:pStyle w:val="ListParagraph"/>
            <w:ind w:left="1800"/>
          </w:pPr>
        </w:pPrChange>
      </w:pPr>
    </w:p>
    <w:p w14:paraId="7E9F8FCF" w14:textId="77777777" w:rsidR="008F456D" w:rsidRPr="008F456D" w:rsidRDefault="008F456D">
      <w:pPr>
        <w:ind w:left="1800"/>
        <w:rPr>
          <w:del w:id="2436" w:author="Jade Raposa" w:date="2024-10-15T02:40:00Z"/>
          <w:rFonts w:ascii="Georgia" w:hAnsi="Georgia"/>
          <w:rPrChange w:id="2437" w:author="Jade Raposa" w:date="2024-10-15T02:40:00Z">
            <w:rPr>
              <w:del w:id="2438" w:author="Jade Raposa" w:date="2024-10-15T02:40:00Z"/>
            </w:rPr>
          </w:rPrChange>
        </w:rPr>
        <w:pPrChange w:id="2439" w:author="Jade Raposa" w:date="2024-10-15T02:40:00Z">
          <w:pPr>
            <w:pStyle w:val="ListParagraph"/>
            <w:ind w:left="1800"/>
          </w:pPr>
        </w:pPrChange>
      </w:pPr>
    </w:p>
    <w:p w14:paraId="4A5CE3CC" w14:textId="77777777" w:rsidR="008F456D" w:rsidRDefault="002B278F">
      <w:pPr>
        <w:ind w:left="1800"/>
        <w:rPr>
          <w:del w:id="2440" w:author="Jade Raposa" w:date="2024-10-15T02:40:00Z"/>
        </w:rPr>
        <w:pPrChange w:id="2441" w:author="Jade Raposa" w:date="2024-10-15T02:40:00Z">
          <w:pPr>
            <w:pStyle w:val="ListParagraph"/>
            <w:ind w:left="1800"/>
          </w:pPr>
        </w:pPrChange>
      </w:pPr>
      <w:del w:id="2442" w:author="Jade Raposa" w:date="2024-10-15T02:39:00Z">
        <w:r>
          <w:delText xml:space="preserve">11. </w:delText>
        </w:r>
      </w:del>
      <w:del w:id="2443"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444" w:author="Jade Raposa" w:date="2024-10-15T02:40:00Z"/>
          <w:b/>
          <w:bCs/>
        </w:rPr>
        <w:pPrChange w:id="2445" w:author="Jade Raposa" w:date="2024-10-15T02:40:00Z">
          <w:pPr>
            <w:pStyle w:val="ListParagraph"/>
            <w:ind w:left="1800"/>
          </w:pPr>
        </w:pPrChange>
      </w:pPr>
      <w:del w:id="2446"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447" w:author="Jade Raposa" w:date="2024-10-15T02:40:00Z"/>
        </w:rPr>
        <w:sectPr w:rsidR="008F456D">
          <w:pgSz w:w="12240" w:h="15840"/>
          <w:pgMar w:top="1440" w:right="1440" w:bottom="1440" w:left="1440" w:header="708" w:footer="708" w:gutter="0"/>
          <w:pgNumType w:start="1"/>
          <w:cols w:space="708"/>
          <w:titlePg/>
          <w:docGrid w:linePitch="360"/>
        </w:sectPr>
        <w:pPrChange w:id="2448" w:author="Jade Raposa" w:date="2024-10-15T02:40:00Z">
          <w:pPr>
            <w:pStyle w:val="ListParagraph"/>
            <w:ind w:left="1800"/>
          </w:pPr>
        </w:pPrChange>
      </w:pPr>
      <w:del w:id="2449"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450" w:author="Jade Raposa" w:date="2024-10-15T02:42:00Z"/>
        </w:rPr>
        <w:pPrChange w:id="2451" w:author="Jade Raposa" w:date="2024-10-15T02:40:00Z">
          <w:pPr>
            <w:pStyle w:val="ListParagraph"/>
            <w:ind w:left="1800"/>
          </w:pPr>
        </w:pPrChange>
      </w:pPr>
    </w:p>
    <w:p w14:paraId="71F965D9" w14:textId="77777777" w:rsidR="008F456D" w:rsidRPr="008F456D" w:rsidRDefault="008F456D">
      <w:pPr>
        <w:pStyle w:val="ListParagraph"/>
        <w:ind w:left="1620" w:hanging="450"/>
        <w:rPr>
          <w:del w:id="2452" w:author="Jade Raposa" w:date="2024-10-15T02:42:00Z"/>
          <w:rFonts w:ascii="Georgia" w:hAnsi="Georgia"/>
          <w:rPrChange w:id="2453" w:author="Jade Raposa" w:date="2024-10-15T02:18:00Z">
            <w:rPr>
              <w:del w:id="2454" w:author="Jade Raposa" w:date="2024-10-15T02:42:00Z"/>
            </w:rPr>
          </w:rPrChange>
        </w:rPr>
        <w:pPrChange w:id="2455" w:author="Jade Raposa" w:date="2024-10-15T02:21:00Z">
          <w:pPr>
            <w:pStyle w:val="ListParagraph"/>
            <w:ind w:left="1800"/>
          </w:pPr>
        </w:pPrChange>
      </w:pPr>
    </w:p>
    <w:p w14:paraId="07C53151" w14:textId="77777777" w:rsidR="008F456D" w:rsidRPr="008F456D" w:rsidRDefault="008F456D">
      <w:pPr>
        <w:pStyle w:val="ListParagraph"/>
        <w:ind w:left="1620" w:hanging="450"/>
        <w:rPr>
          <w:del w:id="2456" w:author="Jade Raposa" w:date="2024-10-15T02:42:00Z"/>
          <w:rFonts w:ascii="Georgia" w:hAnsi="Georgia"/>
          <w:rPrChange w:id="2457" w:author="Jade Raposa" w:date="2024-10-15T02:18:00Z">
            <w:rPr>
              <w:del w:id="2458" w:author="Jade Raposa" w:date="2024-10-15T02:42:00Z"/>
            </w:rPr>
          </w:rPrChange>
        </w:rPr>
        <w:pPrChange w:id="2459" w:author="Jade Raposa" w:date="2024-10-15T02:21:00Z">
          <w:pPr>
            <w:pStyle w:val="ListParagraph"/>
            <w:ind w:left="1800"/>
          </w:pPr>
        </w:pPrChange>
      </w:pPr>
    </w:p>
    <w:p w14:paraId="3301B117" w14:textId="77777777" w:rsidR="008F456D" w:rsidRPr="008F456D" w:rsidRDefault="008F456D">
      <w:pPr>
        <w:pStyle w:val="ListParagraph"/>
        <w:ind w:left="1620" w:hanging="450"/>
        <w:rPr>
          <w:del w:id="2460" w:author="Jade Raposa" w:date="2024-10-15T02:42:00Z"/>
          <w:rFonts w:ascii="Georgia" w:hAnsi="Georgia"/>
          <w:rPrChange w:id="2461" w:author="Jade Raposa" w:date="2024-10-15T02:18:00Z">
            <w:rPr>
              <w:del w:id="2462" w:author="Jade Raposa" w:date="2024-10-15T02:42:00Z"/>
            </w:rPr>
          </w:rPrChange>
        </w:rPr>
        <w:pPrChange w:id="2463" w:author="Jade Raposa" w:date="2024-10-15T02:21:00Z">
          <w:pPr>
            <w:pStyle w:val="ListParagraph"/>
            <w:ind w:left="1800"/>
          </w:pPr>
        </w:pPrChange>
      </w:pPr>
    </w:p>
    <w:p w14:paraId="62F38FD4" w14:textId="77777777" w:rsidR="008F456D" w:rsidRPr="008F456D" w:rsidRDefault="008F456D">
      <w:pPr>
        <w:pStyle w:val="ListParagraph"/>
        <w:ind w:left="1620" w:hanging="450"/>
        <w:rPr>
          <w:del w:id="2464" w:author="Jade Raposa" w:date="2024-10-15T02:42:00Z"/>
          <w:rFonts w:ascii="Georgia" w:hAnsi="Georgia"/>
          <w:rPrChange w:id="2465" w:author="Jade Raposa" w:date="2024-10-15T02:18:00Z">
            <w:rPr>
              <w:del w:id="2466" w:author="Jade Raposa" w:date="2024-10-15T02:42:00Z"/>
            </w:rPr>
          </w:rPrChange>
        </w:rPr>
        <w:pPrChange w:id="2467" w:author="Jade Raposa" w:date="2024-10-15T02:21:00Z">
          <w:pPr>
            <w:pStyle w:val="ListParagraph"/>
            <w:ind w:left="1800"/>
          </w:pPr>
        </w:pPrChange>
      </w:pPr>
    </w:p>
    <w:p w14:paraId="34E19501" w14:textId="77777777" w:rsidR="008F456D" w:rsidRPr="008F456D" w:rsidRDefault="008F456D">
      <w:pPr>
        <w:pStyle w:val="ListParagraph"/>
        <w:ind w:left="1620" w:hanging="450"/>
        <w:rPr>
          <w:del w:id="2468" w:author="Jade Raposa" w:date="2024-10-15T02:42:00Z"/>
          <w:rFonts w:ascii="Georgia" w:hAnsi="Georgia"/>
          <w:rPrChange w:id="2469" w:author="Jade Raposa" w:date="2024-10-15T02:18:00Z">
            <w:rPr>
              <w:del w:id="2470" w:author="Jade Raposa" w:date="2024-10-15T02:42:00Z"/>
            </w:rPr>
          </w:rPrChange>
        </w:rPr>
        <w:pPrChange w:id="2471" w:author="Jade Raposa" w:date="2024-10-15T02:21:00Z">
          <w:pPr>
            <w:pStyle w:val="ListParagraph"/>
            <w:ind w:left="1800"/>
          </w:pPr>
        </w:pPrChange>
      </w:pPr>
    </w:p>
    <w:p w14:paraId="4D1E0ACC" w14:textId="77777777" w:rsidR="008F456D" w:rsidRPr="008F456D" w:rsidRDefault="008F456D">
      <w:pPr>
        <w:pStyle w:val="ListParagraph"/>
        <w:ind w:left="1620" w:hanging="450"/>
        <w:rPr>
          <w:del w:id="2472" w:author="Jade Raposa" w:date="2024-10-15T02:42:00Z"/>
          <w:rFonts w:ascii="Georgia" w:hAnsi="Georgia"/>
          <w:rPrChange w:id="2473" w:author="Jade Raposa" w:date="2024-10-15T02:18:00Z">
            <w:rPr>
              <w:del w:id="2474" w:author="Jade Raposa" w:date="2024-10-15T02:42:00Z"/>
            </w:rPr>
          </w:rPrChange>
        </w:rPr>
        <w:pPrChange w:id="2475" w:author="Jade Raposa" w:date="2024-10-15T02:21:00Z">
          <w:pPr>
            <w:pStyle w:val="ListParagraph"/>
            <w:ind w:left="1800"/>
          </w:pPr>
        </w:pPrChange>
      </w:pPr>
    </w:p>
    <w:p w14:paraId="1491203C" w14:textId="77777777" w:rsidR="008F456D" w:rsidRPr="008F456D" w:rsidRDefault="008F456D">
      <w:pPr>
        <w:pStyle w:val="ListParagraph"/>
        <w:ind w:left="1620" w:hanging="450"/>
        <w:rPr>
          <w:del w:id="2476" w:author="Jade Raposa" w:date="2024-10-15T02:42:00Z"/>
          <w:rFonts w:ascii="Georgia" w:hAnsi="Georgia"/>
          <w:rPrChange w:id="2477" w:author="Jade Raposa" w:date="2024-10-15T02:18:00Z">
            <w:rPr>
              <w:del w:id="2478" w:author="Jade Raposa" w:date="2024-10-15T02:42:00Z"/>
            </w:rPr>
          </w:rPrChange>
        </w:rPr>
        <w:pPrChange w:id="2479" w:author="Jade Raposa" w:date="2024-10-15T02:21:00Z">
          <w:pPr>
            <w:pStyle w:val="ListParagraph"/>
            <w:ind w:left="1800"/>
          </w:pPr>
        </w:pPrChange>
      </w:pPr>
    </w:p>
    <w:p w14:paraId="1E8E5565" w14:textId="77777777" w:rsidR="008F456D" w:rsidRPr="008F456D" w:rsidRDefault="008F456D">
      <w:pPr>
        <w:pStyle w:val="ListParagraph"/>
        <w:ind w:left="1620" w:hanging="450"/>
        <w:rPr>
          <w:del w:id="2480" w:author="Jade Raposa" w:date="2024-10-15T02:42:00Z"/>
          <w:rFonts w:ascii="Georgia" w:hAnsi="Georgia"/>
          <w:rPrChange w:id="2481" w:author="Jade Raposa" w:date="2024-10-15T02:18:00Z">
            <w:rPr>
              <w:del w:id="2482" w:author="Jade Raposa" w:date="2024-10-15T02:42:00Z"/>
            </w:rPr>
          </w:rPrChange>
        </w:rPr>
        <w:pPrChange w:id="2483" w:author="Jade Raposa" w:date="2024-10-15T02:21:00Z">
          <w:pPr>
            <w:pStyle w:val="ListParagraph"/>
            <w:ind w:left="1800"/>
          </w:pPr>
        </w:pPrChange>
      </w:pPr>
    </w:p>
    <w:p w14:paraId="556ED4FD" w14:textId="77777777" w:rsidR="008F456D" w:rsidRPr="008F456D" w:rsidRDefault="008F456D">
      <w:pPr>
        <w:pStyle w:val="ListParagraph"/>
        <w:ind w:left="1620" w:hanging="450"/>
        <w:rPr>
          <w:del w:id="2484" w:author="Jade Raposa" w:date="2024-10-15T02:42:00Z"/>
          <w:rFonts w:ascii="Georgia" w:hAnsi="Georgia"/>
          <w:rPrChange w:id="2485" w:author="Jade Raposa" w:date="2024-10-15T02:18:00Z">
            <w:rPr>
              <w:del w:id="2486" w:author="Jade Raposa" w:date="2024-10-15T02:42:00Z"/>
            </w:rPr>
          </w:rPrChange>
        </w:rPr>
        <w:pPrChange w:id="2487" w:author="Jade Raposa" w:date="2024-10-15T02:21:00Z">
          <w:pPr>
            <w:pStyle w:val="ListParagraph"/>
            <w:ind w:left="1800"/>
          </w:pPr>
        </w:pPrChange>
      </w:pPr>
    </w:p>
    <w:p w14:paraId="17EDCAD3" w14:textId="77777777" w:rsidR="008F456D" w:rsidRPr="008F456D" w:rsidRDefault="008F456D">
      <w:pPr>
        <w:pStyle w:val="ListParagraph"/>
        <w:ind w:left="1620" w:hanging="450"/>
        <w:rPr>
          <w:del w:id="2488" w:author="Jade Raposa" w:date="2024-10-15T02:42:00Z"/>
          <w:rFonts w:ascii="Georgia" w:hAnsi="Georgia"/>
          <w:rPrChange w:id="2489" w:author="Jade Raposa" w:date="2024-10-15T02:18:00Z">
            <w:rPr>
              <w:del w:id="2490" w:author="Jade Raposa" w:date="2024-10-15T02:42:00Z"/>
            </w:rPr>
          </w:rPrChange>
        </w:rPr>
        <w:pPrChange w:id="2491" w:author="Jade Raposa" w:date="2024-10-15T02:21:00Z">
          <w:pPr>
            <w:pStyle w:val="ListParagraph"/>
            <w:ind w:left="1800"/>
          </w:pPr>
        </w:pPrChange>
      </w:pPr>
    </w:p>
    <w:p w14:paraId="188ABD1F" w14:textId="77777777" w:rsidR="008F456D" w:rsidRPr="008F456D" w:rsidRDefault="008F456D">
      <w:pPr>
        <w:pStyle w:val="ListParagraph"/>
        <w:ind w:left="1620" w:hanging="450"/>
        <w:rPr>
          <w:del w:id="2492" w:author="Jade Raposa" w:date="2024-10-15T02:42:00Z"/>
          <w:rFonts w:ascii="Georgia" w:hAnsi="Georgia"/>
          <w:rPrChange w:id="2493" w:author="Jade Raposa" w:date="2024-10-15T02:18:00Z">
            <w:rPr>
              <w:del w:id="2494" w:author="Jade Raposa" w:date="2024-10-15T02:42:00Z"/>
            </w:rPr>
          </w:rPrChange>
        </w:rPr>
        <w:pPrChange w:id="2495" w:author="Jade Raposa" w:date="2024-10-15T02:21:00Z">
          <w:pPr>
            <w:pStyle w:val="ListParagraph"/>
            <w:ind w:left="1800"/>
          </w:pPr>
        </w:pPrChange>
      </w:pPr>
    </w:p>
    <w:p w14:paraId="1D861825" w14:textId="77777777" w:rsidR="008F456D" w:rsidRPr="008F456D" w:rsidRDefault="008F456D">
      <w:pPr>
        <w:pStyle w:val="ListParagraph"/>
        <w:ind w:left="1620" w:hanging="450"/>
        <w:rPr>
          <w:del w:id="2496" w:author="Jade Raposa" w:date="2024-10-15T02:42:00Z"/>
          <w:rFonts w:ascii="Georgia" w:hAnsi="Georgia"/>
          <w:rPrChange w:id="2497" w:author="Jade Raposa" w:date="2024-10-15T02:18:00Z">
            <w:rPr>
              <w:del w:id="2498" w:author="Jade Raposa" w:date="2024-10-15T02:42:00Z"/>
            </w:rPr>
          </w:rPrChange>
        </w:rPr>
        <w:pPrChange w:id="2499" w:author="Jade Raposa" w:date="2024-10-15T02:21:00Z">
          <w:pPr>
            <w:pStyle w:val="ListParagraph"/>
            <w:ind w:left="1800"/>
          </w:pPr>
        </w:pPrChange>
      </w:pPr>
    </w:p>
    <w:p w14:paraId="3C58FAAA" w14:textId="77777777" w:rsidR="008F456D" w:rsidRPr="008F456D" w:rsidRDefault="008F456D">
      <w:pPr>
        <w:pStyle w:val="ListParagraph"/>
        <w:ind w:left="1620" w:hanging="450"/>
        <w:rPr>
          <w:del w:id="2500" w:author="Jade Raposa" w:date="2024-10-15T02:42:00Z"/>
          <w:rFonts w:ascii="Georgia" w:hAnsi="Georgia"/>
          <w:rPrChange w:id="2501" w:author="Jade Raposa" w:date="2024-10-15T02:18:00Z">
            <w:rPr>
              <w:del w:id="2502" w:author="Jade Raposa" w:date="2024-10-15T02:42:00Z"/>
            </w:rPr>
          </w:rPrChange>
        </w:rPr>
        <w:pPrChange w:id="2503" w:author="Jade Raposa" w:date="2024-10-15T02:21:00Z">
          <w:pPr>
            <w:pStyle w:val="ListParagraph"/>
            <w:ind w:left="1800"/>
          </w:pPr>
        </w:pPrChange>
      </w:pPr>
    </w:p>
    <w:p w14:paraId="3C952094" w14:textId="77777777" w:rsidR="008F456D" w:rsidRPr="008F456D" w:rsidRDefault="008F456D">
      <w:pPr>
        <w:ind w:left="1800"/>
        <w:rPr>
          <w:del w:id="2504" w:author="Jade Raposa" w:date="2024-10-15T02:42:00Z"/>
          <w:rFonts w:ascii="Georgia" w:hAnsi="Georgia"/>
          <w:rPrChange w:id="2505" w:author="Jade Raposa" w:date="2024-10-15T02:42:00Z">
            <w:rPr>
              <w:del w:id="2506" w:author="Jade Raposa" w:date="2024-10-15T02:42:00Z"/>
            </w:rPr>
          </w:rPrChange>
        </w:rPr>
        <w:pPrChange w:id="2507" w:author="Jade Raposa" w:date="2024-10-15T02:42:00Z">
          <w:pPr>
            <w:pStyle w:val="ListParagraph"/>
            <w:ind w:left="1800"/>
          </w:pPr>
        </w:pPrChange>
      </w:pPr>
    </w:p>
    <w:p w14:paraId="400F98EB" w14:textId="77777777" w:rsidR="008F456D" w:rsidRPr="008F456D" w:rsidRDefault="008F456D">
      <w:pPr>
        <w:pStyle w:val="ListParagraph"/>
        <w:ind w:left="1620" w:hanging="450"/>
        <w:rPr>
          <w:del w:id="2508" w:author="Jade Raposa" w:date="2024-10-15T02:42:00Z"/>
          <w:rFonts w:ascii="Georgia" w:hAnsi="Georgia"/>
          <w:rPrChange w:id="2509" w:author="Jade Raposa" w:date="2024-10-15T02:18:00Z">
            <w:rPr>
              <w:del w:id="2510" w:author="Jade Raposa" w:date="2024-10-15T02:42:00Z"/>
            </w:rPr>
          </w:rPrChange>
        </w:rPr>
        <w:pPrChange w:id="2511" w:author="Jade Raposa" w:date="2024-10-15T02:21:00Z">
          <w:pPr>
            <w:pStyle w:val="ListParagraph"/>
            <w:ind w:left="1800"/>
          </w:pPr>
        </w:pPrChange>
      </w:pPr>
    </w:p>
    <w:p w14:paraId="316A5054" w14:textId="77777777" w:rsidR="008F456D" w:rsidRPr="008F456D" w:rsidRDefault="008F456D">
      <w:pPr>
        <w:pStyle w:val="ListParagraph"/>
        <w:ind w:left="1620" w:hanging="450"/>
        <w:rPr>
          <w:del w:id="2512" w:author="Jade Raposa" w:date="2024-10-15T02:42:00Z"/>
          <w:rFonts w:ascii="Georgia" w:hAnsi="Georgia"/>
          <w:rPrChange w:id="2513" w:author="Jade Raposa" w:date="2024-10-15T02:18:00Z">
            <w:rPr>
              <w:del w:id="2514" w:author="Jade Raposa" w:date="2024-10-15T02:42:00Z"/>
            </w:rPr>
          </w:rPrChange>
        </w:rPr>
        <w:pPrChange w:id="2515" w:author="Jade Raposa" w:date="2024-10-15T02:21:00Z">
          <w:pPr>
            <w:pStyle w:val="ListParagraph"/>
            <w:ind w:left="1800"/>
          </w:pPr>
        </w:pPrChange>
      </w:pPr>
    </w:p>
    <w:p w14:paraId="56988201" w14:textId="77777777" w:rsidR="008F456D" w:rsidRPr="008F456D" w:rsidRDefault="002B278F">
      <w:pPr>
        <w:pStyle w:val="ListParagraph"/>
        <w:ind w:left="1620" w:hanging="450"/>
        <w:rPr>
          <w:del w:id="2516" w:author="Jade Raposa" w:date="2024-10-15T02:42:00Z"/>
          <w:rFonts w:ascii="Georgia" w:hAnsi="Georgia"/>
          <w:rPrChange w:id="2517" w:author="Jade Raposa" w:date="2024-10-15T02:18:00Z">
            <w:rPr>
              <w:del w:id="2518" w:author="Jade Raposa" w:date="2024-10-15T02:42:00Z"/>
            </w:rPr>
          </w:rPrChange>
        </w:rPr>
        <w:pPrChange w:id="2519" w:author="Jade Raposa" w:date="2024-10-15T02:21:00Z">
          <w:pPr>
            <w:pStyle w:val="ListParagraph"/>
            <w:ind w:left="1800"/>
          </w:pPr>
        </w:pPrChange>
      </w:pPr>
      <w:del w:id="2520" w:author="Jade Raposa" w:date="2024-10-15T02:42:00Z">
        <w:r>
          <w:rPr>
            <w:rFonts w:ascii="Georgia" w:hAnsi="Georgia"/>
            <w:rPrChange w:id="2521" w:author="Jade Raposa" w:date="2024-10-15T02:18:00Z">
              <w:rPr/>
            </w:rPrChange>
          </w:rPr>
          <w:delText xml:space="preserve">14. You can add lessons by clicking </w:delText>
        </w:r>
        <w:r>
          <w:rPr>
            <w:rFonts w:ascii="Georgia" w:hAnsi="Georgia"/>
            <w:b/>
            <w:bCs/>
            <w:rPrChange w:id="2522" w:author="Jade Raposa" w:date="2024-10-15T02:18:00Z">
              <w:rPr>
                <w:b/>
                <w:bCs/>
              </w:rPr>
            </w:rPrChange>
          </w:rPr>
          <w:delText>“VIDEO”</w:delText>
        </w:r>
        <w:r>
          <w:rPr>
            <w:rFonts w:ascii="Georgia" w:hAnsi="Georgia"/>
            <w:rPrChange w:id="2523" w:author="Jade Raposa" w:date="2024-10-15T02:18:00Z">
              <w:rPr/>
            </w:rPrChange>
          </w:rPr>
          <w:delText xml:space="preserve"> and </w:delText>
        </w:r>
        <w:r>
          <w:rPr>
            <w:rFonts w:ascii="Georgia" w:hAnsi="Georgia"/>
            <w:b/>
            <w:bCs/>
            <w:rPrChange w:id="2524" w:author="Jade Raposa" w:date="2024-10-15T02:18:00Z">
              <w:rPr>
                <w:b/>
                <w:bCs/>
              </w:rPr>
            </w:rPrChange>
          </w:rPr>
          <w:delText>“EBOOK.”</w:delText>
        </w:r>
        <w:r>
          <w:rPr>
            <w:rFonts w:ascii="Georgia" w:hAnsi="Georgia"/>
            <w:rPrChange w:id="2525"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526" w:author="Jade Raposa" w:date="2024-10-15T02:42:00Z"/>
          <w:rFonts w:ascii="Georgia" w:hAnsi="Georgia"/>
          <w:rPrChange w:id="2527" w:author="Jade Raposa" w:date="2024-10-15T02:18:00Z">
            <w:rPr>
              <w:del w:id="2528" w:author="Jade Raposa" w:date="2024-10-15T02:42:00Z"/>
            </w:rPr>
          </w:rPrChange>
        </w:rPr>
        <w:pPrChange w:id="2529" w:author="Jade Raposa" w:date="2024-10-15T02:21:00Z">
          <w:pPr>
            <w:pStyle w:val="ListParagraph"/>
            <w:ind w:left="1800"/>
          </w:pPr>
        </w:pPrChange>
      </w:pPr>
      <w:del w:id="2530" w:author="Jade Raposa" w:date="2024-10-15T02:42:00Z">
        <w:r>
          <w:rPr>
            <w:rFonts w:ascii="Georgia" w:hAnsi="Georgia"/>
            <w:rPrChange w:id="2531" w:author="Jade Raposa" w:date="2024-10-15T02:18:00Z">
              <w:rPr/>
            </w:rPrChange>
          </w:rPr>
          <w:delText xml:space="preserve">15. If you want to hold a Google Meet, click the “ACTIVITY” button. There, you will see two options: </w:delText>
        </w:r>
        <w:r>
          <w:rPr>
            <w:rFonts w:ascii="Georgia" w:hAnsi="Georgia"/>
            <w:b/>
            <w:bCs/>
            <w:rPrChange w:id="2532" w:author="Jade Raposa" w:date="2024-10-15T02:18:00Z">
              <w:rPr>
                <w:b/>
                <w:bCs/>
              </w:rPr>
            </w:rPrChange>
          </w:rPr>
          <w:delText>“Virtual meetings”</w:delText>
        </w:r>
        <w:r>
          <w:rPr>
            <w:rFonts w:ascii="Georgia" w:hAnsi="Georgia"/>
            <w:rPrChange w:id="2533" w:author="Jade Raposa" w:date="2024-10-15T02:18:00Z">
              <w:rPr/>
            </w:rPrChange>
          </w:rPr>
          <w:delText xml:space="preserve"> (to interact with your students online) and </w:delText>
        </w:r>
        <w:r>
          <w:rPr>
            <w:rFonts w:ascii="Georgia" w:hAnsi="Georgia"/>
            <w:b/>
            <w:bCs/>
            <w:rPrChange w:id="2534" w:author="Jade Raposa" w:date="2024-10-15T02:18:00Z">
              <w:rPr>
                <w:b/>
                <w:bCs/>
              </w:rPr>
            </w:rPrChange>
          </w:rPr>
          <w:delText xml:space="preserve">“Google Form” </w:delText>
        </w:r>
        <w:r>
          <w:rPr>
            <w:rFonts w:ascii="Georgia" w:hAnsi="Georgia"/>
            <w:rPrChange w:id="2535"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536" w:author="Jade Raposa" w:date="2024-10-15T02:42:00Z"/>
          <w:rFonts w:ascii="Georgia" w:hAnsi="Georgia"/>
          <w:rPrChange w:id="2537" w:author="Jade Raposa" w:date="2024-10-15T02:18:00Z">
            <w:rPr>
              <w:del w:id="2538" w:author="Jade Raposa" w:date="2024-10-15T02:42:00Z"/>
            </w:rPr>
          </w:rPrChange>
        </w:rPr>
        <w:pPrChange w:id="2539" w:author="Jade Raposa" w:date="2024-10-15T02:21:00Z">
          <w:pPr>
            <w:pStyle w:val="ListParagraph"/>
            <w:ind w:left="1800"/>
          </w:pPr>
        </w:pPrChange>
      </w:pPr>
      <w:del w:id="2540" w:author="Jade Raposa" w:date="2024-10-15T02:42:00Z">
        <w:r>
          <w:rPr>
            <w:rFonts w:ascii="Georgia" w:hAnsi="Georgia"/>
            <w:rPrChange w:id="2541" w:author="Jade Raposa" w:date="2024-10-15T02:18:00Z">
              <w:rPr/>
            </w:rPrChange>
          </w:rPr>
          <w:delText xml:space="preserve">16. After quizzes or when the term ends, you can issue certificates to your students. To do this, click the </w:delText>
        </w:r>
        <w:r>
          <w:rPr>
            <w:rFonts w:ascii="Georgia" w:hAnsi="Georgia"/>
            <w:b/>
            <w:bCs/>
            <w:rPrChange w:id="2542" w:author="Jade Raposa" w:date="2024-10-15T02:18:00Z">
              <w:rPr>
                <w:b/>
                <w:bCs/>
              </w:rPr>
            </w:rPrChange>
          </w:rPr>
          <w:delText xml:space="preserve">“PEOPLE” </w:delText>
        </w:r>
        <w:r>
          <w:rPr>
            <w:rFonts w:ascii="Georgia" w:hAnsi="Georgia"/>
            <w:rPrChange w:id="2543" w:author="Jade Raposa" w:date="2024-10-15T02:18:00Z">
              <w:rPr/>
            </w:rPrChange>
          </w:rPr>
          <w:delText xml:space="preserve">button, find the student you wish to give the certificate to, and click the </w:delText>
        </w:r>
        <w:r>
          <w:rPr>
            <w:rFonts w:ascii="Georgia" w:hAnsi="Georgia"/>
            <w:b/>
            <w:bCs/>
            <w:rPrChange w:id="2544" w:author="Jade Raposa" w:date="2024-10-15T02:18:00Z">
              <w:rPr>
                <w:b/>
                <w:bCs/>
              </w:rPr>
            </w:rPrChange>
          </w:rPr>
          <w:delText>“CERTIFICATE”</w:delText>
        </w:r>
        <w:r>
          <w:rPr>
            <w:rFonts w:ascii="Georgia" w:hAnsi="Georgia"/>
            <w:rPrChange w:id="2545" w:author="Jade Raposa" w:date="2024-10-15T02:18:00Z">
              <w:rPr/>
            </w:rPrChange>
          </w:rPr>
          <w:delText xml:space="preserve"> button next to the </w:delText>
        </w:r>
        <w:r>
          <w:rPr>
            <w:rFonts w:ascii="Georgia" w:hAnsi="Georgia"/>
            <w:b/>
            <w:bCs/>
            <w:rPrChange w:id="2546" w:author="Jade Raposa" w:date="2024-10-15T02:18:00Z">
              <w:rPr>
                <w:b/>
                <w:bCs/>
              </w:rPr>
            </w:rPrChange>
          </w:rPr>
          <w:delText>“MESSAGE”</w:delText>
        </w:r>
        <w:r>
          <w:rPr>
            <w:rFonts w:ascii="Georgia" w:hAnsi="Georgia"/>
            <w:rPrChange w:id="2547"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548" w:author="Jade Raposa" w:date="2024-10-15T02:18:00Z">
            <w:rPr/>
          </w:rPrChange>
        </w:rPr>
        <w:pPrChange w:id="2549"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550" w:author="Jade Raposa" w:date="2024-10-15T02:18:00Z">
            <w:rPr/>
          </w:rPrChange>
        </w:rPr>
        <w:pPrChange w:id="2551" w:author="Jade Raposa" w:date="2024-10-15T02:21:00Z">
          <w:pPr>
            <w:pStyle w:val="ListParagraph"/>
            <w:ind w:left="1800"/>
          </w:pPr>
        </w:pPrChange>
      </w:pPr>
      <w:r>
        <w:rPr>
          <w:rFonts w:ascii="Georgia" w:hAnsi="Georgia"/>
          <w:noProof/>
          <w:rPrChange w:id="2552"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553"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554" w:author="Jade Raposa" w:date="2024-10-15T02:18:00Z">
            <w:rPr/>
          </w:rPrChange>
        </w:rPr>
        <w:pPrChange w:id="2555"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556" w:author="Jade Raposa" w:date="2024-10-15T02:18:00Z">
            <w:rPr/>
          </w:rPrChange>
        </w:rPr>
        <w:pPrChange w:id="2557"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558" w:author="Jade Raposa" w:date="2024-10-15T02:18:00Z">
            <w:rPr/>
          </w:rPrChange>
        </w:rPr>
        <w:pPrChange w:id="2559"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560" w:author="Jade Raposa" w:date="2024-10-15T02:18:00Z">
            <w:rPr/>
          </w:rPrChange>
        </w:rPr>
        <w:pPrChange w:id="2561"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562" w:author="Jade Raposa" w:date="2024-10-15T02:18:00Z">
            <w:rPr/>
          </w:rPrChange>
        </w:rPr>
        <w:pPrChange w:id="2563"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564" w:author="Jade Raposa" w:date="2024-10-15T02:18:00Z">
            <w:rPr/>
          </w:rPrChange>
        </w:rPr>
        <w:pPrChange w:id="2565"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566" w:author="Jade Raposa" w:date="2024-10-15T02:18:00Z">
            <w:rPr/>
          </w:rPrChange>
        </w:rPr>
        <w:pPrChange w:id="2567"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568" w:author="Jade Raposa" w:date="2024-10-15T02:18:00Z">
            <w:rPr/>
          </w:rPrChange>
        </w:rPr>
        <w:pPrChange w:id="2569"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570" w:author="Jade Raposa" w:date="2024-10-15T02:18:00Z">
            <w:rPr/>
          </w:rPrChange>
        </w:rPr>
        <w:pPrChange w:id="2571"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572" w:author="Jade Raposa" w:date="2024-10-15T02:18:00Z">
            <w:rPr/>
          </w:rPrChange>
        </w:rPr>
        <w:pPrChange w:id="2573"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574" w:author="Jade Raposa" w:date="2024-10-15T02:18:00Z">
            <w:rPr/>
          </w:rPrChange>
        </w:rPr>
        <w:pPrChange w:id="2575" w:author="Jade Raposa" w:date="2024-10-15T02:21:00Z">
          <w:pPr>
            <w:pStyle w:val="ListParagraph"/>
            <w:ind w:left="1800"/>
          </w:pPr>
        </w:pPrChange>
      </w:pPr>
      <w:r>
        <w:rPr>
          <w:rFonts w:ascii="Georgia" w:hAnsi="Georgia"/>
          <w:noProof/>
          <w:rPrChange w:id="2576"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183658D"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577" w:author="Jade Raposa" w:date="2024-10-15T02:18:00Z">
            <w:rPr/>
          </w:rPrChange>
        </w:rPr>
        <w:pPrChange w:id="2578"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579" w:author="Jade Raposa" w:date="2024-10-15T02:18:00Z">
            <w:rPr/>
          </w:rPrChange>
        </w:rPr>
        <w:pPrChange w:id="2580"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581" w:author="Jade Raposa" w:date="2024-10-15T02:18:00Z">
            <w:rPr/>
          </w:rPrChange>
        </w:rPr>
        <w:pPrChange w:id="2582" w:author="Jade Raposa" w:date="2024-10-15T02:21:00Z">
          <w:pPr>
            <w:pStyle w:val="ListParagraph"/>
            <w:ind w:left="1800"/>
          </w:pPr>
        </w:pPrChange>
      </w:pPr>
    </w:p>
    <w:p w14:paraId="5F66D87D" w14:textId="77777777" w:rsidR="008F456D" w:rsidRDefault="008F456D">
      <w:pPr>
        <w:pStyle w:val="ListParagraph"/>
        <w:ind w:left="1620" w:hanging="450"/>
        <w:rPr>
          <w:ins w:id="2583"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584" w:author="Jade Raposa" w:date="2024-10-15T02:18:00Z">
            <w:rPr/>
          </w:rPrChange>
        </w:rPr>
        <w:pPrChange w:id="2585" w:author="Jade Raposa" w:date="2024-10-15T02:21:00Z">
          <w:pPr>
            <w:pStyle w:val="ListParagraph"/>
            <w:ind w:left="1800"/>
          </w:pPr>
        </w:pPrChange>
      </w:pPr>
    </w:p>
    <w:p w14:paraId="4F845CB8" w14:textId="77777777" w:rsidR="008F456D" w:rsidRDefault="002B278F">
      <w:pPr>
        <w:pStyle w:val="ListParagraph"/>
        <w:numPr>
          <w:ilvl w:val="0"/>
          <w:numId w:val="17"/>
        </w:numPr>
        <w:rPr>
          <w:ins w:id="2586" w:author="Jade Raposa" w:date="2024-10-17T01:03:00Z"/>
          <w:rFonts w:ascii="Georgia" w:hAnsi="Georgia"/>
        </w:rPr>
        <w:sectPr w:rsidR="008F456D">
          <w:headerReference w:type="default" r:id="rId152"/>
          <w:headerReference w:type="first" r:id="rId153"/>
          <w:pgSz w:w="12240" w:h="15840"/>
          <w:pgMar w:top="1440" w:right="1440" w:bottom="1440" w:left="1440" w:header="708" w:footer="708" w:gutter="0"/>
          <w:pgNumType w:start="1"/>
          <w:cols w:space="708"/>
          <w:titlePg/>
          <w:docGrid w:linePitch="360"/>
        </w:sectPr>
      </w:pPr>
      <w:del w:id="2597" w:author="Jade Raposa" w:date="2024-10-15T02:43:00Z">
        <w:r>
          <w:rPr>
            <w:rFonts w:ascii="Georgia" w:hAnsi="Georgia"/>
            <w:rPrChange w:id="2598" w:author="Jade Raposa" w:date="2024-10-17T01:03:00Z">
              <w:rPr/>
            </w:rPrChange>
          </w:rPr>
          <w:delText xml:space="preserve">17. </w:delText>
        </w:r>
      </w:del>
      <w:r>
        <w:rPr>
          <w:rFonts w:ascii="Georgia" w:hAnsi="Georgia"/>
          <w:rPrChange w:id="2599" w:author="Jade Raposa" w:date="2024-10-17T01:03:00Z">
            <w:rPr/>
          </w:rPrChange>
        </w:rPr>
        <w:t xml:space="preserve">When the session is done, click the </w:t>
      </w:r>
      <w:r>
        <w:rPr>
          <w:rFonts w:ascii="Georgia" w:hAnsi="Georgia"/>
          <w:b/>
          <w:bCs/>
          <w:rPrChange w:id="2600" w:author="Jade Raposa" w:date="2024-10-17T01:03:00Z">
            <w:rPr>
              <w:b/>
              <w:bCs/>
            </w:rPr>
          </w:rPrChange>
        </w:rPr>
        <w:t>“LOG OUT”</w:t>
      </w:r>
      <w:r>
        <w:rPr>
          <w:rFonts w:ascii="Georgia" w:hAnsi="Georgia"/>
          <w:rPrChange w:id="2601" w:author="Jade Raposa" w:date="2024-10-17T01:03:00Z">
            <w:rPr/>
          </w:rPrChange>
        </w:rPr>
        <w:t xml:space="preserve"> button.</w:t>
      </w:r>
      <w:bookmarkEnd w:id="1480"/>
      <w:ins w:id="2602" w:author="Jade Raposa" w:date="2024-10-17T01:03:00Z">
        <w:r>
          <w:rPr>
            <w:rFonts w:ascii="Georgia" w:hAnsi="Georgia"/>
          </w:rPr>
          <w:t xml:space="preserve"> </w:t>
        </w:r>
      </w:ins>
    </w:p>
    <w:p w14:paraId="7D0A9B4D" w14:textId="77777777" w:rsidR="003431F5" w:rsidRPr="003431F5" w:rsidRDefault="003431F5" w:rsidP="003431F5">
      <w:pPr>
        <w:ind w:left="709"/>
        <w:jc w:val="center"/>
        <w:rPr>
          <w:del w:id="2603" w:author="Jade Raposa" w:date="2024-10-17T01:03:00Z"/>
          <w:rFonts w:ascii="Georgia" w:hAnsi="Georgia"/>
          <w:rPrChange w:id="2604" w:author="Jade Raposa" w:date="2024-10-17T01:03:00Z">
            <w:rPr>
              <w:del w:id="2605" w:author="Jade Raposa" w:date="2024-10-17T01:03:00Z"/>
            </w:rPr>
          </w:rPrChange>
        </w:rPr>
        <w:sectPr w:rsidR="003431F5" w:rsidRPr="003431F5">
          <w:pgSz w:w="12240" w:h="15840"/>
          <w:pgMar w:top="1440" w:right="1440" w:bottom="1440" w:left="1440" w:header="708" w:footer="708" w:gutter="0"/>
          <w:pgNumType w:start="1"/>
          <w:cols w:space="708"/>
          <w:titlePg/>
          <w:docGrid w:linePitch="360"/>
        </w:sectPr>
        <w:pPrChange w:id="2606" w:author="Jade Raposa" w:date="2024-10-17T01:03:00Z">
          <w:pPr>
            <w:ind w:left="709"/>
          </w:pPr>
        </w:pPrChange>
      </w:pPr>
    </w:p>
    <w:p w14:paraId="5DC7DDFE" w14:textId="77777777" w:rsidR="008F456D" w:rsidRPr="008F456D" w:rsidRDefault="008F456D">
      <w:pPr>
        <w:jc w:val="center"/>
        <w:rPr>
          <w:del w:id="2607" w:author="Jade Raposa" w:date="2024-10-17T01:03:00Z"/>
          <w:rFonts w:ascii="Georgia" w:hAnsi="Georgia"/>
          <w:rPrChange w:id="2608" w:author="Jade Raposa" w:date="2024-10-17T01:03:00Z">
            <w:rPr>
              <w:del w:id="2609" w:author="Jade Raposa" w:date="2024-10-17T01:03:00Z"/>
            </w:rPr>
          </w:rPrChange>
        </w:rPr>
        <w:pPrChange w:id="2610" w:author="Jade Raposa" w:date="2024-10-17T01:03:00Z">
          <w:pPr/>
        </w:pPrChange>
      </w:pPr>
    </w:p>
    <w:p w14:paraId="0D5ECC8B" w14:textId="77777777" w:rsidR="008F456D" w:rsidRPr="008F456D" w:rsidRDefault="002B278F">
      <w:pPr>
        <w:jc w:val="center"/>
        <w:rPr>
          <w:rFonts w:ascii="Georgia" w:eastAsia="Georgia" w:hAnsi="Georgia" w:cs="Georgia"/>
          <w:b/>
          <w:rPrChange w:id="2611" w:author="Jade Raposa" w:date="2024-10-17T01:03:00Z">
            <w:rPr>
              <w:rFonts w:eastAsia="Georgia" w:cs="Georgia"/>
              <w:b/>
            </w:rPr>
          </w:rPrChange>
        </w:rPr>
        <w:pPrChange w:id="2612" w:author="Jade Raposa" w:date="2024-10-17T01:03:00Z">
          <w:pPr>
            <w:spacing w:line="480" w:lineRule="auto"/>
            <w:jc w:val="center"/>
          </w:pPr>
        </w:pPrChange>
      </w:pPr>
      <w:r>
        <w:rPr>
          <w:rFonts w:ascii="Georgia" w:hAnsi="Georgia"/>
          <w:noProof/>
          <w:rPrChange w:id="2613"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614"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rPr>
          <w:ins w:id="2615" w:author="Jade Raposa" w:date="2024-10-17T01:05:00Z"/>
          <w:rFonts w:ascii="Georgia" w:eastAsia="Georgia" w:hAnsi="Georgia" w:cs="Georgia"/>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Change w:id="2625" w:author="Jade Raposa [2]" w:date="2024-11-06T00:32:00Z" w16du:dateUtc="2024-11-05T16:32:00Z">
          <w:pPr>
            <w:spacing w:line="480" w:lineRule="auto"/>
            <w:jc w:val="center"/>
          </w:pPr>
        </w:pPrChange>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626"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627"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27EFFCE5" w:rsidR="008F456D" w:rsidRDefault="002B278F">
      <w:pPr>
        <w:spacing w:line="480" w:lineRule="auto"/>
        <w:ind w:left="4320" w:hanging="4320"/>
        <w:rPr>
          <w:ins w:id="2628" w:author="Jade Raposa" w:date="2024-10-17T01:07:00Z"/>
          <w:rFonts w:ascii="Georgia" w:eastAsia="Georgia" w:hAnsi="Georgia" w:cs="Georgia"/>
        </w:rPr>
        <w:sectPr w:rsidR="008F456D">
          <w:headerReference w:type="default" r:id="rId158"/>
          <w:headerReference w:type="first" r:id="rId159"/>
          <w:pgSz w:w="12240" w:h="15840"/>
          <w:pgMar w:top="1440" w:right="1440" w:bottom="1440" w:left="1440" w:header="708" w:footer="708" w:gutter="0"/>
          <w:pgNumType w:start="1"/>
          <w:cols w:space="708"/>
          <w:titlePg/>
          <w:docGrid w:linePitch="360"/>
        </w:sectPr>
        <w:pPrChange w:id="2638" w:author="Jade Raposa [2]" w:date="2024-11-06T00:32:00Z" w16du:dateUtc="2024-11-05T16:32:00Z">
          <w:pPr>
            <w:spacing w:line="480" w:lineRule="auto"/>
            <w:jc w:val="center"/>
          </w:pPr>
        </w:pPrChange>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639"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640" w:author="Jade Raposa" w:date="2024-10-17T01:06:00Z"/>
          <w:rFonts w:ascii="Georgia" w:eastAsia="Georgia" w:hAnsi="Georgia" w:cs="Georgia"/>
        </w:rPr>
        <w:pPrChange w:id="2641"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61"/>
      <w:headerReference w:type="first" r:id="rId162"/>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0"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71" w:author="Jade Raposa" w:date="2024-10-16T18:35:00Z" w:initials="">
    <w:p w14:paraId="5C960BDB" w14:textId="77777777" w:rsidR="008F456D" w:rsidRDefault="002B278F">
      <w:pPr>
        <w:pStyle w:val="CommentText"/>
      </w:pPr>
      <w:r>
        <w:t>Revised, done</w:t>
      </w:r>
    </w:p>
  </w:comment>
  <w:comment w:id="78"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76" w:author="Jade Raposa" w:date="2024-10-14T23:32:00Z" w:initials="">
    <w:p w14:paraId="047CF448" w14:textId="77777777" w:rsidR="008F456D" w:rsidRDefault="002B278F">
      <w:pPr>
        <w:pStyle w:val="CommentText"/>
      </w:pPr>
      <w:r>
        <w:t>Aalisin daw tong introduction..</w:t>
      </w:r>
    </w:p>
  </w:comment>
  <w:comment w:id="377" w:author="Jade Raposa" w:date="2024-10-15T01:51:00Z" w:initials="">
    <w:p w14:paraId="7FC98DF5" w14:textId="77777777" w:rsidR="008F456D" w:rsidRDefault="002B278F">
      <w:pPr>
        <w:pStyle w:val="CommentText"/>
      </w:pPr>
      <w:r>
        <w:t>done</w:t>
      </w:r>
    </w:p>
  </w:comment>
  <w:comment w:id="386"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91"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87" w:author="Jade Raposa" w:date="2024-10-20T17:21:00Z" w:initials="">
    <w:p w14:paraId="52B74313" w14:textId="77777777" w:rsidR="008F456D" w:rsidRDefault="002B278F">
      <w:pPr>
        <w:pStyle w:val="CommentText"/>
      </w:pPr>
      <w:r>
        <w:t>revised</w:t>
      </w:r>
    </w:p>
  </w:comment>
  <w:comment w:id="388"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89"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28"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68"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70" w:author="Jade Raposa" w:date="2024-10-15T02:07:00Z" w:initials="">
    <w:p w14:paraId="4B81500D" w14:textId="77777777" w:rsidR="008F456D" w:rsidRDefault="002B278F">
      <w:pPr>
        <w:pStyle w:val="CommentText"/>
      </w:pPr>
      <w:r>
        <w:t>I remember sir JP saying na di naman daw to yung methodology, papalitan natin picture, consequently the description.</w:t>
      </w:r>
    </w:p>
  </w:comment>
  <w:comment w:id="471"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Wag muna palitan kase baka tama tong ginawa</w:t>
      </w:r>
    </w:p>
  </w:comment>
  <w:comment w:id="472"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609"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610"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40"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41" w:author="Jade Raposa [2]" w:date="2024-11-05T20:36:00Z" w:initials="JR">
    <w:p w14:paraId="5FCE2023" w14:textId="77777777" w:rsidR="0073134E" w:rsidRDefault="0073134E" w:rsidP="0073134E">
      <w:pPr>
        <w:pStyle w:val="CommentText"/>
      </w:pPr>
      <w:r>
        <w:rPr>
          <w:rStyle w:val="CommentReference"/>
        </w:rPr>
        <w:annotationRef/>
      </w:r>
      <w:r>
        <w:t>Flowchart done</w:t>
      </w:r>
    </w:p>
  </w:comment>
  <w:comment w:id="670" w:author="Jade Raposa" w:date="2024-10-15T02:10:00Z" w:initials="">
    <w:p w14:paraId="5DC334CD" w14:textId="3FA40A1E"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722"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 w:id="723" w:author="Jade Raposa [2]" w:date="2024-11-05T22:57:00Z" w:initials="JR">
    <w:p w14:paraId="7BABA71F" w14:textId="77777777" w:rsidR="003B1D23" w:rsidRDefault="003B1D23" w:rsidP="003B1D2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0"/>
  <w15:commentEx w15:paraId="5FAC0EC9" w15:paraIdParent="4F082E5D" w15:done="0"/>
  <w15:commentEx w15:paraId="6BAE1D50" w15:done="0"/>
  <w15:commentEx w15:paraId="5FCE2023" w15:paraIdParent="6BAE1D50" w15:done="0"/>
  <w15:commentEx w15:paraId="2F2E50D3" w15:done="0"/>
  <w15:commentEx w15:paraId="3485B384" w15:done="0"/>
  <w15:commentEx w15:paraId="7BABA71F" w15:paraIdParent="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2F710155" w16cex:dateUtc="2024-10-26T20:14:00Z"/>
  <w16cex:commentExtensible w16cex:durableId="0AD239A3" w16cex:dateUtc="2024-11-05T12:36:00Z"/>
  <w16cex:commentExtensible w16cex:durableId="4144AC09" w16cex:dateUtc="2024-11-05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5FCE2023" w16cid:durableId="0AD239A3"/>
  <w16cid:commentId w16cid:paraId="2F2E50D3" w16cid:durableId="3BA02E1C"/>
  <w16cid:commentId w16cid:paraId="3485B384" w16cid:durableId="7B1B3D06"/>
  <w16cid:commentId w16cid:paraId="7BABA71F" w16cid:durableId="4144AC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D3013" w14:textId="77777777" w:rsidR="00B102AA" w:rsidRDefault="00B102AA">
      <w:pPr>
        <w:spacing w:line="240" w:lineRule="auto"/>
      </w:pPr>
      <w:r>
        <w:separator/>
      </w:r>
    </w:p>
  </w:endnote>
  <w:endnote w:type="continuationSeparator" w:id="0">
    <w:p w14:paraId="7A2B9203" w14:textId="77777777" w:rsidR="00B102AA" w:rsidRDefault="00B102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62BDB" w14:textId="77777777" w:rsidR="00B102AA" w:rsidRDefault="00B102AA">
      <w:pPr>
        <w:spacing w:after="0"/>
      </w:pPr>
      <w:r>
        <w:separator/>
      </w:r>
    </w:p>
  </w:footnote>
  <w:footnote w:type="continuationSeparator" w:id="0">
    <w:p w14:paraId="43DEE31F" w14:textId="77777777" w:rsidR="00B102AA" w:rsidRDefault="00B102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7" w:author="Jade Raposa" w:date="2024-10-16T21:12:00Z">
          <w:rPr/>
        </w:rPrChange>
      </w:rPr>
      <w:pPrChange w:id="198" w:author="Jade Raposa" w:date="2024-10-16T21:13:00Z">
        <w:pPr>
          <w:pStyle w:val="Header"/>
          <w:tabs>
            <w:tab w:val="clear" w:pos="4680"/>
            <w:tab w:val="clear" w:pos="9360"/>
            <w:tab w:val="right" w:pos="8640"/>
          </w:tabs>
        </w:pPr>
      </w:pPrChange>
    </w:pPr>
    <w:ins w:id="199"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00" w:author="Jade Raposa" w:date="2024-10-16T21:22:00Z">
      <w:r>
        <w:t xml:space="preserve"> </w:t>
      </w:r>
    </w:ins>
    <w:proofErr w:type="gramStart"/>
    <w:ins w:id="201" w:author="Jade Raposa" w:date="2024-10-16T21:38:00Z">
      <w:r>
        <w:rPr>
          <w:rFonts w:ascii="Georgia" w:hAnsi="Georgia"/>
        </w:rPr>
        <w:t>Acknowledgement</w:t>
      </w:r>
    </w:ins>
    <w:ins w:id="202" w:author="Jade Raposa" w:date="2024-10-16T21:22:00Z">
      <w:r>
        <w:rPr>
          <w:rFonts w:ascii="Georgia" w:hAnsi="Georgia"/>
        </w:rPr>
        <w:t xml:space="preserve">  |</w:t>
      </w:r>
      <w:proofErr w:type="gramEnd"/>
      <w:r>
        <w:rPr>
          <w:rFonts w:ascii="Georgia" w:hAnsi="Georgia"/>
        </w:rPr>
        <w:t xml:space="preserve">  </w:t>
      </w:r>
    </w:ins>
    <w:ins w:id="203" w:author="Jade Raposa" w:date="2024-10-16T21:46:00Z">
      <w:r>
        <w:rPr>
          <w:rFonts w:ascii="Georgia" w:hAnsi="Georgia"/>
        </w:rPr>
        <w:t>vii</w:t>
      </w:r>
    </w:ins>
    <w:ins w:id="204"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629" w:author="Jade Raposa" w:date="2024-10-17T00:28:00Z">
        <w:pPr>
          <w:pStyle w:val="Footer"/>
        </w:pPr>
      </w:pPrChange>
    </w:pPr>
    <w:ins w:id="2630" w:author="Jade Raposa" w:date="2024-10-17T01:04:00Z">
      <w:r>
        <w:rPr>
          <w:rFonts w:ascii="Georgia" w:hAnsi="Georgia"/>
        </w:rPr>
        <w:t>Curriculum Vitae</w:t>
      </w:r>
    </w:ins>
    <w:ins w:id="2631" w:author="Jade Raposa" w:date="2024-10-17T00:29:00Z">
      <w:r>
        <w:rPr>
          <w:rFonts w:ascii="Georgia" w:hAnsi="Georgia"/>
        </w:rPr>
        <w:t xml:space="preserve">  </w:t>
      </w:r>
    </w:ins>
    <w:ins w:id="2632" w:author="Jade Raposa" w:date="2024-10-17T00:28:00Z">
      <w:r>
        <w:rPr>
          <w:rFonts w:ascii="Georgia" w:hAnsi="Georgia"/>
        </w:rPr>
        <w:t xml:space="preserve">| </w:t>
      </w:r>
    </w:ins>
    <w:ins w:id="2633" w:author="Jade Raposa" w:date="2024-10-17T00:29:00Z">
      <w:r>
        <w:rPr>
          <w:rFonts w:ascii="Georgia" w:hAnsi="Georgia"/>
        </w:rPr>
        <w:t xml:space="preserve"> </w:t>
      </w:r>
    </w:ins>
    <w:ins w:id="2634" w:author="Jade Raposa" w:date="2024-10-17T00:59:00Z">
      <w:r>
        <w:rPr>
          <w:rFonts w:ascii="Georgia" w:hAnsi="Georgia"/>
        </w:rPr>
        <w:t>8</w:t>
      </w:r>
    </w:ins>
    <w:ins w:id="2635" w:author="Jade Raposa" w:date="2024-10-17T01:06:00Z">
      <w:r>
        <w:rPr>
          <w:rFonts w:ascii="Georgia" w:hAnsi="Georgia"/>
        </w:rPr>
        <w:t>5</w:t>
      </w:r>
    </w:ins>
    <w:del w:id="2636"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637"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642" w:author="Jade Raposa" w:date="2024-10-17T00:28:00Z">
        <w:pPr>
          <w:pStyle w:val="Footer"/>
        </w:pPr>
      </w:pPrChange>
    </w:pPr>
    <w:ins w:id="2643" w:author="Jade Raposa" w:date="2024-10-17T01:04:00Z">
      <w:r>
        <w:rPr>
          <w:rFonts w:ascii="Georgia" w:hAnsi="Georgia"/>
        </w:rPr>
        <w:t>Curriculum Vitae</w:t>
      </w:r>
    </w:ins>
    <w:ins w:id="2644" w:author="Jade Raposa" w:date="2024-10-17T00:29:00Z">
      <w:r>
        <w:rPr>
          <w:rFonts w:ascii="Georgia" w:hAnsi="Georgia"/>
        </w:rPr>
        <w:t xml:space="preserve">  </w:t>
      </w:r>
    </w:ins>
    <w:ins w:id="2645" w:author="Jade Raposa" w:date="2024-10-17T00:28:00Z">
      <w:r>
        <w:rPr>
          <w:rFonts w:ascii="Georgia" w:hAnsi="Georgia"/>
        </w:rPr>
        <w:t xml:space="preserve">| </w:t>
      </w:r>
    </w:ins>
    <w:ins w:id="2646" w:author="Jade Raposa" w:date="2024-10-17T00:29:00Z">
      <w:r>
        <w:rPr>
          <w:rFonts w:ascii="Georgia" w:hAnsi="Georgia"/>
        </w:rPr>
        <w:t xml:space="preserve"> </w:t>
      </w:r>
    </w:ins>
    <w:ins w:id="2647" w:author="Jade Raposa" w:date="2024-10-17T00:59:00Z">
      <w:r>
        <w:rPr>
          <w:rFonts w:ascii="Georgia" w:hAnsi="Georgia"/>
        </w:rPr>
        <w:t>8</w:t>
      </w:r>
    </w:ins>
    <w:ins w:id="2648" w:author="Jade Raposa" w:date="2024-10-17T01:07:00Z">
      <w:r>
        <w:rPr>
          <w:rFonts w:ascii="Georgia" w:hAnsi="Georgia"/>
        </w:rPr>
        <w:t>6</w:t>
      </w:r>
    </w:ins>
    <w:del w:id="2649"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650"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43" w:author="Jade Raposa" w:date="2024-10-16T21:12:00Z">
          <w:rPr/>
        </w:rPrChange>
      </w:rPr>
      <w:pPrChange w:id="244" w:author="Jade Raposa" w:date="2024-10-16T21:13:00Z">
        <w:pPr>
          <w:pStyle w:val="Header"/>
          <w:tabs>
            <w:tab w:val="clear" w:pos="4680"/>
            <w:tab w:val="clear" w:pos="9360"/>
            <w:tab w:val="right" w:pos="8640"/>
          </w:tabs>
        </w:pPr>
      </w:pPrChange>
    </w:pPr>
    <w:ins w:id="245"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6" w:author="Jade Raposa" w:date="2024-10-16T21:22:00Z">
      <w:r>
        <w:t xml:space="preserve"> </w:t>
      </w:r>
    </w:ins>
    <w:ins w:id="247" w:author="Jade Raposa" w:date="2024-10-16T21:48:00Z">
      <w:r>
        <w:rPr>
          <w:rFonts w:ascii="Georgia" w:hAnsi="Georgia"/>
        </w:rPr>
        <w:t>T</w:t>
      </w:r>
    </w:ins>
    <w:ins w:id="248" w:author="Jade Raposa" w:date="2024-10-16T21:49:00Z">
      <w:r>
        <w:rPr>
          <w:rFonts w:ascii="Georgia" w:hAnsi="Georgia"/>
        </w:rPr>
        <w:t xml:space="preserve">able Of </w:t>
      </w:r>
      <w:proofErr w:type="gramStart"/>
      <w:r>
        <w:rPr>
          <w:rFonts w:ascii="Georgia" w:hAnsi="Georgia"/>
        </w:rPr>
        <w:t>Contents</w:t>
      </w:r>
    </w:ins>
    <w:ins w:id="249" w:author="Jade Raposa" w:date="2024-10-16T21:22:00Z">
      <w:r>
        <w:rPr>
          <w:rFonts w:ascii="Georgia" w:hAnsi="Georgia"/>
        </w:rPr>
        <w:t xml:space="preserve">  |</w:t>
      </w:r>
      <w:proofErr w:type="gramEnd"/>
      <w:r>
        <w:rPr>
          <w:rFonts w:ascii="Georgia" w:hAnsi="Georgia"/>
        </w:rPr>
        <w:t xml:space="preserve">  </w:t>
      </w:r>
    </w:ins>
    <w:ins w:id="250"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55" w:author="Jade Raposa" w:date="2024-10-16T21:12:00Z">
          <w:rPr/>
        </w:rPrChange>
      </w:rPr>
      <w:pPrChange w:id="256" w:author="Jade Raposa" w:date="2024-10-16T21:13:00Z">
        <w:pPr>
          <w:pStyle w:val="Header"/>
          <w:tabs>
            <w:tab w:val="clear" w:pos="4680"/>
            <w:tab w:val="clear" w:pos="9360"/>
            <w:tab w:val="right" w:pos="8640"/>
          </w:tabs>
        </w:pPr>
      </w:pPrChange>
    </w:pPr>
    <w:ins w:id="257"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8" w:author="Jade Raposa" w:date="2024-10-16T21:22:00Z">
      <w:r>
        <w:t xml:space="preserve"> </w:t>
      </w:r>
    </w:ins>
    <w:ins w:id="259" w:author="Jade Raposa" w:date="2024-10-16T21:48:00Z">
      <w:r>
        <w:rPr>
          <w:rFonts w:ascii="Georgia" w:hAnsi="Georgia"/>
        </w:rPr>
        <w:t>T</w:t>
      </w:r>
    </w:ins>
    <w:ins w:id="260" w:author="Jade Raposa" w:date="2024-10-16T21:49:00Z">
      <w:r>
        <w:rPr>
          <w:rFonts w:ascii="Georgia" w:hAnsi="Georgia"/>
        </w:rPr>
        <w:t xml:space="preserve">able Of </w:t>
      </w:r>
      <w:proofErr w:type="gramStart"/>
      <w:r>
        <w:rPr>
          <w:rFonts w:ascii="Georgia" w:hAnsi="Georgia"/>
        </w:rPr>
        <w:t>Contents</w:t>
      </w:r>
    </w:ins>
    <w:ins w:id="261" w:author="Jade Raposa" w:date="2024-10-16T21:22:00Z">
      <w:r>
        <w:rPr>
          <w:rFonts w:ascii="Georgia" w:hAnsi="Georgia"/>
        </w:rPr>
        <w:t xml:space="preserve">  |</w:t>
      </w:r>
      <w:proofErr w:type="gramEnd"/>
      <w:r>
        <w:rPr>
          <w:rFonts w:ascii="Georgia" w:hAnsi="Georgia"/>
        </w:rPr>
        <w:t xml:space="preserve">  </w:t>
      </w:r>
    </w:ins>
    <w:ins w:id="262" w:author="Jade Raposa" w:date="2024-10-16T21:48:00Z">
      <w:r>
        <w:rPr>
          <w:rFonts w:ascii="Georgia" w:hAnsi="Georgia"/>
        </w:rPr>
        <w:t>x</w:t>
      </w:r>
    </w:ins>
    <w:ins w:id="263"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92" w:author="Jade Raposa" w:date="2024-10-16T21:12:00Z">
          <w:rPr/>
        </w:rPrChange>
      </w:rPr>
      <w:pPrChange w:id="293" w:author="Jade Raposa" w:date="2024-10-16T21:13:00Z">
        <w:pPr>
          <w:pStyle w:val="Header"/>
          <w:tabs>
            <w:tab w:val="clear" w:pos="4680"/>
            <w:tab w:val="clear" w:pos="9360"/>
            <w:tab w:val="right" w:pos="8640"/>
          </w:tabs>
        </w:pPr>
      </w:pPrChange>
    </w:pPr>
    <w:ins w:id="294"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95" w:author="Jade Raposa" w:date="2024-10-16T21:22:00Z">
      <w:r>
        <w:t xml:space="preserve"> </w:t>
      </w:r>
    </w:ins>
    <w:ins w:id="296" w:author="Jade Raposa" w:date="2024-10-16T21:51:00Z">
      <w:r>
        <w:rPr>
          <w:rFonts w:ascii="Georgia" w:hAnsi="Georgia"/>
        </w:rPr>
        <w:t xml:space="preserve">List Of </w:t>
      </w:r>
    </w:ins>
    <w:proofErr w:type="gramStart"/>
    <w:ins w:id="297" w:author="Jade Raposa" w:date="2024-10-16T21:52:00Z">
      <w:r>
        <w:rPr>
          <w:rFonts w:ascii="Georgia" w:hAnsi="Georgia"/>
        </w:rPr>
        <w:t>Figures</w:t>
      </w:r>
    </w:ins>
    <w:ins w:id="298" w:author="Jade Raposa" w:date="2024-10-16T21:22:00Z">
      <w:r>
        <w:rPr>
          <w:rFonts w:ascii="Georgia" w:hAnsi="Georgia"/>
        </w:rPr>
        <w:t xml:space="preserve">  |</w:t>
      </w:r>
      <w:proofErr w:type="gramEnd"/>
      <w:r>
        <w:rPr>
          <w:rFonts w:ascii="Georgia" w:hAnsi="Georgia"/>
        </w:rPr>
        <w:t xml:space="preserve">  </w:t>
      </w:r>
    </w:ins>
    <w:ins w:id="299" w:author="Jade Raposa" w:date="2024-10-16T21:48:00Z">
      <w:r>
        <w:rPr>
          <w:rFonts w:ascii="Georgia" w:hAnsi="Georgia"/>
        </w:rPr>
        <w:t>x</w:t>
      </w:r>
    </w:ins>
    <w:ins w:id="300" w:author="Jade Raposa" w:date="2024-10-16T21:49:00Z">
      <w:r>
        <w:rPr>
          <w:rFonts w:ascii="Georgia" w:hAnsi="Georgia"/>
        </w:rPr>
        <w:t>i</w:t>
      </w:r>
    </w:ins>
    <w:ins w:id="301"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42" w:author="Jade Raposa" w:date="2024-10-16T21:12:00Z">
          <w:rPr/>
        </w:rPrChange>
      </w:rPr>
      <w:pPrChange w:id="343" w:author="Jade Raposa" w:date="2024-10-16T21:13:00Z">
        <w:pPr>
          <w:pStyle w:val="Header"/>
          <w:tabs>
            <w:tab w:val="clear" w:pos="4680"/>
            <w:tab w:val="clear" w:pos="9360"/>
            <w:tab w:val="right" w:pos="8640"/>
          </w:tabs>
        </w:pPr>
      </w:pPrChange>
    </w:pPr>
    <w:ins w:id="344"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45" w:author="Jade Raposa" w:date="2024-10-16T21:22:00Z">
      <w:r>
        <w:t xml:space="preserve"> </w:t>
      </w:r>
    </w:ins>
    <w:ins w:id="346" w:author="Jade Raposa" w:date="2024-10-16T21:51:00Z">
      <w:r>
        <w:rPr>
          <w:rFonts w:ascii="Georgia" w:hAnsi="Georgia"/>
        </w:rPr>
        <w:t xml:space="preserve">List Of </w:t>
      </w:r>
      <w:proofErr w:type="gramStart"/>
      <w:r>
        <w:rPr>
          <w:rFonts w:ascii="Georgia" w:hAnsi="Georgia"/>
        </w:rPr>
        <w:t>Tables</w:t>
      </w:r>
    </w:ins>
    <w:ins w:id="347" w:author="Jade Raposa" w:date="2024-10-16T21:22:00Z">
      <w:r>
        <w:rPr>
          <w:rFonts w:ascii="Georgia" w:hAnsi="Georgia"/>
        </w:rPr>
        <w:t xml:space="preserve">  |</w:t>
      </w:r>
      <w:proofErr w:type="gramEnd"/>
      <w:r>
        <w:rPr>
          <w:rFonts w:ascii="Georgia" w:hAnsi="Georgia"/>
        </w:rPr>
        <w:t xml:space="preserve">  </w:t>
      </w:r>
    </w:ins>
    <w:ins w:id="348" w:author="Jade Raposa" w:date="2024-10-16T21:48:00Z">
      <w:r>
        <w:rPr>
          <w:rFonts w:ascii="Georgia" w:hAnsi="Georgia"/>
        </w:rPr>
        <w:t>x</w:t>
      </w:r>
    </w:ins>
    <w:ins w:id="349" w:author="Jade Raposa" w:date="2024-10-16T21:49:00Z">
      <w:r>
        <w:rPr>
          <w:rFonts w:ascii="Georgia" w:hAnsi="Georgia"/>
        </w:rPr>
        <w:t>i</w:t>
      </w:r>
    </w:ins>
    <w:ins w:id="350" w:author="Jade Raposa" w:date="2024-10-16T21:50:00Z">
      <w:r>
        <w:rPr>
          <w:rFonts w:ascii="Georgia" w:hAnsi="Georgia"/>
        </w:rPr>
        <w:t>i</w:t>
      </w:r>
    </w:ins>
    <w:ins w:id="351"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62" w:author="Jade Raposa" w:date="2024-10-16T21:12:00Z">
          <w:rPr/>
        </w:rPrChange>
      </w:rPr>
      <w:pPrChange w:id="363" w:author="Jade Raposa" w:date="2024-10-16T21:13:00Z">
        <w:pPr>
          <w:pStyle w:val="Header"/>
          <w:tabs>
            <w:tab w:val="clear" w:pos="4680"/>
            <w:tab w:val="clear" w:pos="9360"/>
            <w:tab w:val="right" w:pos="8640"/>
          </w:tabs>
        </w:pPr>
      </w:pPrChange>
    </w:pPr>
    <w:ins w:id="364"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65" w:author="Jade Raposa" w:date="2024-10-16T21:22:00Z">
      <w:r>
        <w:t xml:space="preserve"> </w:t>
      </w:r>
    </w:ins>
    <w:ins w:id="366" w:author="Jade Raposa" w:date="2024-10-16T21:53:00Z">
      <w:r>
        <w:rPr>
          <w:rFonts w:ascii="Georgia" w:hAnsi="Georgia"/>
        </w:rPr>
        <w:t xml:space="preserve">List Of </w:t>
      </w:r>
      <w:proofErr w:type="gramStart"/>
      <w:r>
        <w:rPr>
          <w:rFonts w:ascii="Georgia" w:hAnsi="Georgia"/>
        </w:rPr>
        <w:t>Tables</w:t>
      </w:r>
    </w:ins>
    <w:ins w:id="367" w:author="Jade Raposa" w:date="2024-10-16T21:22:00Z">
      <w:r>
        <w:rPr>
          <w:rFonts w:ascii="Georgia" w:hAnsi="Georgia"/>
        </w:rPr>
        <w:t xml:space="preserve">  |</w:t>
      </w:r>
      <w:proofErr w:type="gramEnd"/>
      <w:r>
        <w:rPr>
          <w:rFonts w:ascii="Georgia" w:hAnsi="Georgia"/>
        </w:rPr>
        <w:t xml:space="preserve">  </w:t>
      </w:r>
    </w:ins>
    <w:ins w:id="368" w:author="Jade Raposa" w:date="2024-10-16T21:48:00Z">
      <w:r>
        <w:rPr>
          <w:rFonts w:ascii="Georgia" w:hAnsi="Georgia"/>
        </w:rPr>
        <w:t>x</w:t>
      </w:r>
    </w:ins>
    <w:ins w:id="369" w:author="Jade Raposa" w:date="2024-10-16T21:49:00Z">
      <w:r>
        <w:rPr>
          <w:rFonts w:ascii="Georgia" w:hAnsi="Georgia"/>
        </w:rPr>
        <w:t>i</w:t>
      </w:r>
    </w:ins>
    <w:ins w:id="370"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96" w:author="Jade Raposa" w:date="2024-10-16T23:30:00Z"/>
      </w:rPr>
    </w:pPr>
    <w:ins w:id="397" w:author="Jade Raposa" w:date="2024-10-20T22:21:00Z">
      <w:r>
        <w:rPr>
          <w:rFonts w:ascii="Georgia" w:hAnsi="Georgia"/>
        </w:rPr>
        <w:t>Descri</w:t>
      </w:r>
    </w:ins>
    <w:ins w:id="398" w:author="Jade Raposa" w:date="2024-10-20T22:22:00Z">
      <w:r>
        <w:rPr>
          <w:rFonts w:ascii="Georgia" w:hAnsi="Georgia"/>
        </w:rPr>
        <w:t>ption of the Proposed System</w:t>
      </w:r>
    </w:ins>
    <w:ins w:id="399" w:author="Jade Raposa" w:date="2024-10-16T23:37:00Z">
      <w:r>
        <w:rPr>
          <w:rFonts w:ascii="Georgia" w:hAnsi="Georgia"/>
        </w:rPr>
        <w:t xml:space="preserve"> | </w:t>
      </w:r>
    </w:ins>
    <w:ins w:id="400" w:author="Jade Raposa" w:date="2024-10-16T23:35:00Z">
      <w:r>
        <w:rPr>
          <w:rFonts w:ascii="Georgia" w:hAnsi="Georgia"/>
          <w:rPrChange w:id="401" w:author="Jade Raposa" w:date="2024-10-16T23:35:00Z">
            <w:rPr/>
          </w:rPrChange>
        </w:rPr>
        <w:t xml:space="preserve"> </w:t>
      </w:r>
    </w:ins>
    <w:r>
      <w:rPr>
        <w:noProof/>
        <w:rPrChange w:id="402"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403" w:author="Jade Raposa" w:date="2024-10-16T23:37:00Z">
      <w:r>
        <w:rPr>
          <w:rFonts w:ascii="Georgia" w:hAnsi="Georgia"/>
        </w:rPr>
        <w:t>4</w:t>
      </w:r>
    </w:ins>
    <w:del w:id="404"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405" w:author="Jade Raposa" w:date="2024-10-16T23:30:00Z"/>
        <w:rFonts w:ascii="Georgia" w:hAnsi="Georgia"/>
      </w:rPr>
    </w:pPr>
    <w:del w:id="406"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407" w:author="Jade Raposa" w:date="2024-10-16T23:29:00Z"/>
        <w:rFonts w:ascii="Georgia" w:hAnsi="Georgia"/>
      </w:rPr>
      <w:pPrChange w:id="408" w:author="Jade Raposa" w:date="2024-10-16T23:29:00Z">
        <w:pPr>
          <w:pStyle w:val="Footer"/>
          <w:jc w:val="both"/>
        </w:pPr>
      </w:pPrChange>
    </w:pPr>
    <w:del w:id="409" w:author="Jade Raposa" w:date="2024-10-16T23:29:00Z">
      <w:r>
        <w:rPr>
          <w:rFonts w:ascii="Georgia" w:hAnsi="Georgia"/>
        </w:rPr>
        <w:tab/>
      </w:r>
      <w:r>
        <w:rPr>
          <w:rFonts w:ascii="Georgia" w:hAnsi="Georgia"/>
        </w:rPr>
        <w:tab/>
        <w:delText xml:space="preserve">Project Context | </w:delText>
      </w:r>
    </w:del>
    <w:customXmlDelRangeStart w:id="410" w:author="Jade Raposa" w:date="2024-10-16T23:29:00Z"/>
    <w:sdt>
      <w:sdtPr>
        <w:id w:val="303517692"/>
        <w:docPartObj>
          <w:docPartGallery w:val="AutoText"/>
        </w:docPartObj>
      </w:sdtPr>
      <w:sdtEndPr>
        <w:rPr>
          <w:rFonts w:ascii="Georgia" w:hAnsi="Georgia"/>
        </w:rPr>
      </w:sdtEndPr>
      <w:sdtContent>
        <w:customXmlDelRangeEnd w:id="410"/>
        <w:del w:id="411"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12" w:author="Jade Raposa" w:date="2024-10-16T23:29:00Z"/>
      </w:sdtContent>
    </w:sdt>
    <w:customXmlDelRangeEnd w:id="412"/>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13" w:author="Jade Raposa" w:date="2024-10-16T23:39:00Z"/>
            <w:rFonts w:ascii="Georgia" w:hAnsi="Georgia"/>
            <w:rPrChange w:id="414" w:author="Jade Raposa" w:date="2024-10-16T23:39:00Z">
              <w:rPr>
                <w:del w:id="415" w:author="Jade Raposa" w:date="2024-10-16T23:39:00Z"/>
              </w:rPr>
            </w:rPrChange>
          </w:rPr>
        </w:pPr>
        <w:ins w:id="416" w:author="Jade Raposa" w:date="2024-10-16T23:43:00Z">
          <w:r>
            <w:rPr>
              <w:rFonts w:ascii="Georgia" w:hAnsi="Georgia"/>
            </w:rPr>
            <w:t xml:space="preserve">Description of the Proposed </w:t>
          </w:r>
          <w:proofErr w:type="gramStart"/>
          <w:r>
            <w:rPr>
              <w:rFonts w:ascii="Georgia" w:hAnsi="Georgia"/>
            </w:rPr>
            <w:t>System</w:t>
          </w:r>
        </w:ins>
        <w:ins w:id="417" w:author="Jade Raposa" w:date="2024-10-16T23:41:00Z">
          <w:r>
            <w:rPr>
              <w:rFonts w:ascii="Georgia" w:hAnsi="Georgia"/>
            </w:rPr>
            <w:t xml:space="preserve"> </w:t>
          </w:r>
        </w:ins>
        <w:ins w:id="418" w:author="Jade Raposa" w:date="2024-10-16T23:39:00Z">
          <w:r>
            <w:rPr>
              <w:rFonts w:ascii="Georgia" w:hAnsi="Georgia"/>
              <w:rPrChange w:id="419" w:author="Jade Raposa" w:date="2024-10-16T23:39:00Z">
                <w:rPr/>
              </w:rPrChange>
            </w:rPr>
            <w:t xml:space="preserve"> |</w:t>
          </w:r>
        </w:ins>
        <w:proofErr w:type="gramEnd"/>
        <w:ins w:id="420" w:author="Jade Raposa" w:date="2024-10-16T23:41:00Z">
          <w:r>
            <w:rPr>
              <w:rFonts w:ascii="Georgia" w:hAnsi="Georgia"/>
            </w:rPr>
            <w:t xml:space="preserve"> </w:t>
          </w:r>
        </w:ins>
        <w:ins w:id="421" w:author="Jade Raposa" w:date="2024-10-16T23:39:00Z">
          <w:r>
            <w:rPr>
              <w:rFonts w:ascii="Georgia" w:hAnsi="Georgia"/>
              <w:rPrChange w:id="422"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23" w:author="Jade Raposa" w:date="2024-10-16T23:43:00Z">
          <w:r>
            <w:rPr>
              <w:rFonts w:ascii="Georgia" w:hAnsi="Georgia"/>
            </w:rPr>
            <w:t>8</w:t>
          </w:r>
        </w:ins>
      </w:p>
      <w:p w14:paraId="7FE0C408" w14:textId="77777777" w:rsidR="008F456D" w:rsidRDefault="008F456D">
        <w:pPr>
          <w:pStyle w:val="Header"/>
          <w:jc w:val="right"/>
          <w:rPr>
            <w:del w:id="424" w:author="Jade Raposa" w:date="2024-10-16T23:38:00Z"/>
          </w:rPr>
        </w:pPr>
      </w:p>
      <w:p w14:paraId="6CCD68AE" w14:textId="77777777" w:rsidR="008F456D" w:rsidRDefault="008F456D">
        <w:pPr>
          <w:pStyle w:val="Header"/>
          <w:jc w:val="right"/>
          <w:rPr>
            <w:del w:id="425" w:author="Jade Raposa" w:date="2024-10-16T23:38:00Z"/>
          </w:rPr>
        </w:pPr>
      </w:p>
      <w:p w14:paraId="1F35CC21" w14:textId="77777777" w:rsidR="008F456D" w:rsidRDefault="002B278F">
        <w:pPr>
          <w:pStyle w:val="Header"/>
          <w:jc w:val="right"/>
          <w:rPr>
            <w:rFonts w:ascii="Georgia" w:hAnsi="Georgia"/>
          </w:rPr>
          <w:pPrChange w:id="426" w:author="Jade Raposa" w:date="2024-10-16T23:39:00Z">
            <w:pPr>
              <w:pStyle w:val="Header"/>
              <w:ind w:firstLine="2880"/>
              <w:jc w:val="both"/>
            </w:pPr>
          </w:pPrChange>
        </w:pPr>
        <w:del w:id="427"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57" w:author="Jade Raposa" w:date="2024-10-16T23:44:00Z">
        <w:pPr>
          <w:pStyle w:val="Footer"/>
          <w:jc w:val="both"/>
        </w:pPr>
      </w:pPrChange>
    </w:pPr>
    <w:ins w:id="458" w:author="Jade Raposa"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59" w:author="Jade Raposa" w:date="2024-10-16T23:44:00Z">
      <w:r>
        <w:rPr>
          <w:rFonts w:ascii="Georgia" w:hAnsi="Georgia"/>
        </w:rPr>
        <w:tab/>
      </w:r>
      <w:r>
        <w:rPr>
          <w:rFonts w:ascii="Georgia" w:hAnsi="Georgia"/>
        </w:rPr>
        <w:tab/>
        <w:delText xml:space="preserve">Purpose and Description | </w:delText>
      </w:r>
    </w:del>
    <w:customXmlDelRangeStart w:id="460" w:author="Jade Raposa" w:date="2024-10-16T23:44:00Z"/>
    <w:sdt>
      <w:sdtPr>
        <w:id w:val="-1671177837"/>
        <w:docPartObj>
          <w:docPartGallery w:val="AutoText"/>
        </w:docPartObj>
      </w:sdtPr>
      <w:sdtEndPr>
        <w:rPr>
          <w:rFonts w:ascii="Georgia" w:hAnsi="Georgia"/>
          <w:sz w:val="24"/>
          <w:szCs w:val="24"/>
        </w:rPr>
      </w:sdtEndPr>
      <w:sdtContent>
        <w:customXmlDelRangeEnd w:id="460"/>
        <w:del w:id="461" w:author="Jade Raposa" w:date="2024-10-16T23:44:00Z">
          <w:r>
            <w:rPr>
              <w:rFonts w:ascii="Georgia" w:hAnsi="Georgia"/>
              <w:sz w:val="24"/>
              <w:szCs w:val="24"/>
            </w:rPr>
            <w:delText>10</w:delText>
          </w:r>
        </w:del>
        <w:customXmlDelRangeStart w:id="462" w:author="Jade Raposa" w:date="2024-10-16T23:44:00Z"/>
      </w:sdtContent>
    </w:sdt>
    <w:customXmlDelRangeEnd w:id="462"/>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63"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64" w:author="Jade Raposa" w:date="2024-10-16T23:43:00Z">
          <w:r>
            <w:tab/>
            <w:delText xml:space="preserve">                                                                               </w:delText>
          </w:r>
          <w:r>
            <w:rPr>
              <w:rFonts w:ascii="Georgia" w:hAnsi="Georgia"/>
            </w:rPr>
            <w:delText>Statement of the Problem and Objective of the Study | 9</w:delText>
          </w:r>
        </w:del>
        <w:ins w:id="465" w:author="Jade Raposa"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473" w:author="Jade Raposa" w:date="2024-10-16T23:55:00Z">
        <w:pPr>
          <w:pStyle w:val="Footer"/>
        </w:pPr>
      </w:pPrChange>
    </w:pPr>
    <w:ins w:id="474" w:author="Jade Raposa" w:date="2024-10-16T23:55:00Z">
      <w:r>
        <w:rPr>
          <w:rFonts w:ascii="Georgia" w:hAnsi="Georgia"/>
          <w:rPrChange w:id="475" w:author="Jade Raposa" w:date="2024-10-16T23:55:00Z">
            <w:rPr/>
          </w:rPrChange>
        </w:rPr>
        <w:t xml:space="preserve">Source </w:t>
      </w:r>
      <w:proofErr w:type="gramStart"/>
      <w:r>
        <w:rPr>
          <w:rFonts w:ascii="Georgia" w:hAnsi="Georgia"/>
          <w:rPrChange w:id="476" w:author="Jade Raposa" w:date="2024-10-16T23:55:00Z">
            <w:rPr/>
          </w:rPrChange>
        </w:rPr>
        <w:t>Data</w:t>
      </w:r>
    </w:ins>
    <w:ins w:id="477" w:author="Jade Raposa" w:date="2024-10-16T23:56:00Z">
      <w:r>
        <w:rPr>
          <w:rFonts w:ascii="Georgia" w:hAnsi="Georgia"/>
        </w:rPr>
        <w:t xml:space="preserve"> </w:t>
      </w:r>
    </w:ins>
    <w:ins w:id="478" w:author="Jade Raposa" w:date="2024-10-16T23:55:00Z">
      <w:r>
        <w:rPr>
          <w:rFonts w:ascii="Georgia" w:hAnsi="Georgia"/>
          <w:rPrChange w:id="479" w:author="Jade Raposa" w:date="2024-10-16T23:55:00Z">
            <w:rPr/>
          </w:rPrChange>
        </w:rPr>
        <w:t xml:space="preserve"> |</w:t>
      </w:r>
    </w:ins>
    <w:proofErr w:type="gramEnd"/>
    <w:ins w:id="480" w:author="Jade Raposa" w:date="2024-10-16T23:56:00Z">
      <w:r>
        <w:rPr>
          <w:rFonts w:ascii="Georgia" w:hAnsi="Georgia"/>
        </w:rPr>
        <w:t xml:space="preserve"> </w:t>
      </w:r>
    </w:ins>
    <w:ins w:id="481" w:author="Jade Raposa" w:date="2024-10-16T23:55:00Z">
      <w:r>
        <w:rPr>
          <w:rFonts w:ascii="Georgia" w:hAnsi="Georgia"/>
          <w:rPrChange w:id="482" w:author="Jade Raposa" w:date="2024-10-16T23:55:00Z">
            <w:rPr/>
          </w:rPrChange>
        </w:rPr>
        <w:t xml:space="preserve"> 1</w:t>
      </w:r>
    </w:ins>
    <w:r>
      <w:rPr>
        <w:rFonts w:ascii="Georgia" w:hAnsi="Georgia"/>
        <w:noProof/>
        <w:lang w:val="en-US"/>
        <w:rPrChange w:id="483"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84" w:author="Jade Raposa" w:date="2024-10-16T23:56:00Z">
      <w:r>
        <w:rPr>
          <w:rFonts w:ascii="Georgia" w:hAnsi="Georgia"/>
        </w:rPr>
        <w:t>8</w:t>
      </w:r>
    </w:ins>
    <w:del w:id="485" w:author="Jade Raposa" w:date="2024-10-16T23:55:00Z">
      <w:r>
        <w:rPr>
          <w:rFonts w:ascii="Georgia" w:hAnsi="Georgia"/>
          <w:rPrChange w:id="486" w:author="Jade Raposa" w:date="2024-10-16T23:55:00Z">
            <w:rPr/>
          </w:rPrChange>
        </w:rPr>
        <w:tab/>
      </w:r>
      <w:r>
        <w:rPr>
          <w:rFonts w:ascii="Georgia" w:hAnsi="Georgia"/>
          <w:rPrChange w:id="487"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488" w:author="Jade Raposa" w:date="2024-10-16T23:54:00Z">
        <w:pPr>
          <w:pStyle w:val="Footer"/>
        </w:pPr>
      </w:pPrChange>
    </w:pPr>
    <w:ins w:id="489"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90"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498" w:author="Jade Raposa" w:date="2024-10-16T23:57:00Z">
          <w:rPr>
            <w:rFonts w:ascii="Georgia" w:hAnsi="Georgia"/>
          </w:rPr>
        </w:rPrChange>
      </w:rPr>
      <w:pPrChange w:id="499" w:author="Jade Raposa" w:date="2024-10-16T23:56:00Z">
        <w:pPr>
          <w:pStyle w:val="Footer"/>
        </w:pPr>
      </w:pPrChange>
    </w:pPr>
    <w:ins w:id="500" w:author="Jade Raposa" w:date="2024-10-16T23:57:00Z">
      <w:r>
        <w:rPr>
          <w:rFonts w:ascii="Georgia" w:hAnsi="Georgia"/>
          <w:rPrChange w:id="501" w:author="Jade Raposa" w:date="2024-10-16T23:57:00Z">
            <w:rPr/>
          </w:rPrChange>
        </w:rPr>
        <w:t xml:space="preserve">Surve </w:t>
      </w:r>
      <w:proofErr w:type="gramStart"/>
      <w:r>
        <w:rPr>
          <w:rFonts w:ascii="Georgia" w:hAnsi="Georgia"/>
          <w:rPrChange w:id="502" w:author="Jade Raposa" w:date="2024-10-16T23:57:00Z">
            <w:rPr/>
          </w:rPrChange>
        </w:rPr>
        <w:t>Results</w:t>
      </w:r>
      <w:r>
        <w:rPr>
          <w:rFonts w:ascii="Georgia" w:hAnsi="Georgia"/>
        </w:rPr>
        <w:t xml:space="preserve"> </w:t>
      </w:r>
      <w:r>
        <w:rPr>
          <w:rFonts w:ascii="Georgia" w:hAnsi="Georgia"/>
          <w:rPrChange w:id="503" w:author="Jade Raposa" w:date="2024-10-16T23:57:00Z">
            <w:rPr/>
          </w:rPrChange>
        </w:rPr>
        <w:t xml:space="preserve"> |</w:t>
      </w:r>
      <w:proofErr w:type="gramEnd"/>
      <w:r>
        <w:rPr>
          <w:rFonts w:ascii="Georgia" w:hAnsi="Georgia"/>
          <w:rPrChange w:id="504" w:author="Jade Raposa" w:date="2024-10-16T23:57:00Z">
            <w:rPr/>
          </w:rPrChange>
        </w:rPr>
        <w:t xml:space="preserve"> </w:t>
      </w:r>
      <w:r>
        <w:rPr>
          <w:rFonts w:ascii="Georgia" w:hAnsi="Georgia"/>
        </w:rPr>
        <w:t xml:space="preserve"> </w:t>
      </w:r>
      <w:r>
        <w:rPr>
          <w:rFonts w:ascii="Georgia" w:hAnsi="Georgia"/>
          <w:rPrChange w:id="505" w:author="Jade Raposa" w:date="2024-10-16T23:57:00Z">
            <w:rPr/>
          </w:rPrChange>
        </w:rPr>
        <w:t>20</w:t>
      </w:r>
    </w:ins>
    <w:r>
      <w:rPr>
        <w:rFonts w:ascii="Georgia" w:hAnsi="Georgia"/>
        <w:noProof/>
        <w:lang w:val="en-US"/>
        <w:rPrChange w:id="506"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07" w:author="Jade Raposa" w:date="2024-10-16T23:56:00Z">
      <w:r>
        <w:rPr>
          <w:rFonts w:ascii="Georgia" w:hAnsi="Georgia"/>
          <w:lang w:val="en-US"/>
          <w:rPrChange w:id="508" w:author="Jade Raposa" w:date="2024-10-16T23:57:00Z">
            <w:rPr/>
          </w:rPrChange>
        </w:rPr>
        <w:tab/>
      </w:r>
      <w:r>
        <w:rPr>
          <w:rFonts w:ascii="Georgia" w:hAnsi="Georgia"/>
          <w:lang w:val="en-US"/>
          <w:rPrChange w:id="509" w:author="Jade Raposa" w:date="2024-10-16T23:57:00Z">
            <w:rPr/>
          </w:rPrChange>
        </w:rPr>
        <w:tab/>
      </w:r>
      <w:r>
        <w:rPr>
          <w:rFonts w:ascii="Georgia" w:hAnsi="Georgia"/>
          <w:lang w:val="en-US"/>
          <w:rPrChange w:id="510"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511" w:author="Jade Raposa" w:date="2024-10-16T23:56:00Z">
        <w:pPr>
          <w:pStyle w:val="Footer"/>
        </w:pPr>
      </w:pPrChange>
    </w:pPr>
    <w:ins w:id="512" w:author="Jade Raposa" w:date="2024-10-16T23:56:00Z">
      <w:r>
        <w:rPr>
          <w:rFonts w:ascii="Georgia" w:hAnsi="Georgia"/>
          <w:rPrChange w:id="513" w:author="Jade Raposa" w:date="2024-10-16T23:56:00Z">
            <w:rPr/>
          </w:rPrChange>
        </w:rPr>
        <w:t xml:space="preserve">Survey Results </w:t>
      </w:r>
      <w:r>
        <w:rPr>
          <w:rFonts w:ascii="Georgia" w:hAnsi="Georgia"/>
        </w:rPr>
        <w:t xml:space="preserve"> </w:t>
      </w:r>
      <w:r>
        <w:rPr>
          <w:rFonts w:ascii="Georgia" w:hAnsi="Georgia"/>
          <w:rPrChange w:id="514" w:author="Jade Raposa" w:date="2024-10-16T23:56:00Z">
            <w:rPr/>
          </w:rPrChange>
        </w:rPr>
        <w:t xml:space="preserve">| </w:t>
      </w:r>
      <w:r>
        <w:rPr>
          <w:rFonts w:ascii="Georgia" w:hAnsi="Georgia"/>
        </w:rPr>
        <w:t xml:space="preserve"> </w:t>
      </w:r>
      <w:r>
        <w:rPr>
          <w:rFonts w:ascii="Georgia" w:hAnsi="Georgia"/>
          <w:rPrChange w:id="515"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16" w:author="Jade Raposa" w:date="2024-10-16T23:56:00Z"/>
    <w:sdt>
      <w:sdtPr>
        <w:rPr>
          <w:rFonts w:ascii="Georgia" w:hAnsi="Georgia"/>
        </w:rPr>
        <w:id w:val="-307252720"/>
        <w:docPartObj>
          <w:docPartGallery w:val="AutoText"/>
        </w:docPartObj>
      </w:sdtPr>
      <w:sdtContent>
        <w:customXmlDelRangeEnd w:id="516"/>
        <w:customXmlDelRangeStart w:id="517" w:author="Jade Raposa" w:date="2024-10-16T23:56:00Z"/>
      </w:sdtContent>
    </w:sdt>
    <w:customXmlDelRangeEnd w:id="517"/>
    <w:del w:id="518" w:author="Jade Raposa" w:date="2024-10-16T23:56:00Z">
      <w:r>
        <w:rPr>
          <w:rFonts w:ascii="Georgia" w:hAnsi="Georgia"/>
          <w:rPrChange w:id="519"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20" w:author="Jade Raposa" w:date="2024-10-16T23:59:00Z">
          <w:rPr>
            <w:rFonts w:ascii="Georgia" w:hAnsi="Georgia"/>
          </w:rPr>
        </w:rPrChange>
      </w:rPr>
      <w:pPrChange w:id="521" w:author="Jade Raposa" w:date="2024-10-16T23:59:00Z">
        <w:pPr>
          <w:pStyle w:val="Footer"/>
        </w:pPr>
      </w:pPrChange>
    </w:pPr>
    <w:ins w:id="522" w:author="Jade Raposa" w:date="2024-10-16T23:59:00Z">
      <w:r>
        <w:rPr>
          <w:rFonts w:ascii="Georgia" w:hAnsi="Georgia"/>
          <w:rPrChange w:id="523" w:author="Jade Raposa" w:date="2024-10-16T23:59:00Z">
            <w:rPr/>
          </w:rPrChange>
        </w:rPr>
        <w:t>Surve</w:t>
      </w:r>
    </w:ins>
    <w:ins w:id="524" w:author="Jade Raposa" w:date="2024-10-18T22:45:00Z">
      <w:r>
        <w:rPr>
          <w:rFonts w:ascii="Georgia" w:hAnsi="Georgia"/>
        </w:rPr>
        <w:t>y</w:t>
      </w:r>
    </w:ins>
    <w:ins w:id="525" w:author="Jade Raposa" w:date="2024-10-16T23:59:00Z">
      <w:r>
        <w:rPr>
          <w:rFonts w:ascii="Georgia" w:hAnsi="Georgia"/>
          <w:rPrChange w:id="526" w:author="Jade Raposa" w:date="2024-10-16T23:59:00Z">
            <w:rPr/>
          </w:rPrChange>
        </w:rPr>
        <w:t xml:space="preserve"> </w:t>
      </w:r>
      <w:proofErr w:type="gramStart"/>
      <w:r>
        <w:rPr>
          <w:rFonts w:ascii="Georgia" w:hAnsi="Georgia"/>
          <w:rPrChange w:id="527" w:author="Jade Raposa" w:date="2024-10-16T23:59:00Z">
            <w:rPr/>
          </w:rPrChange>
        </w:rPr>
        <w:t xml:space="preserve">Results </w:t>
      </w:r>
      <w:r>
        <w:rPr>
          <w:rFonts w:ascii="Georgia" w:hAnsi="Georgia"/>
        </w:rPr>
        <w:t xml:space="preserve"> </w:t>
      </w:r>
      <w:r>
        <w:rPr>
          <w:rFonts w:ascii="Georgia" w:hAnsi="Georgia"/>
          <w:rPrChange w:id="528" w:author="Jade Raposa" w:date="2024-10-16T23:59:00Z">
            <w:rPr/>
          </w:rPrChange>
        </w:rPr>
        <w:t>|</w:t>
      </w:r>
      <w:proofErr w:type="gramEnd"/>
      <w:r>
        <w:rPr>
          <w:rFonts w:ascii="Georgia" w:hAnsi="Georgia"/>
          <w:rPrChange w:id="529" w:author="Jade Raposa" w:date="2024-10-16T23:59:00Z">
            <w:rPr/>
          </w:rPrChange>
        </w:rPr>
        <w:t xml:space="preserve"> </w:t>
      </w:r>
      <w:r>
        <w:rPr>
          <w:rFonts w:ascii="Georgia" w:hAnsi="Georgia"/>
        </w:rPr>
        <w:t xml:space="preserve"> </w:t>
      </w:r>
      <w:r>
        <w:rPr>
          <w:rFonts w:ascii="Georgia" w:hAnsi="Georgia"/>
          <w:rPrChange w:id="530" w:author="Jade Raposa" w:date="2024-10-16T23:59:00Z">
            <w:rPr/>
          </w:rPrChange>
        </w:rPr>
        <w:t>22</w:t>
      </w:r>
    </w:ins>
    <w:r>
      <w:rPr>
        <w:rFonts w:ascii="Georgia" w:hAnsi="Georgia"/>
        <w:noProof/>
        <w:lang w:val="en-US"/>
        <w:rPrChange w:id="531"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32" w:author="Jade Raposa" w:date="2024-10-16T23:58:00Z">
      <w:r>
        <w:rPr>
          <w:rFonts w:ascii="Georgia" w:hAnsi="Georgia"/>
          <w:lang w:val="en-US"/>
          <w:rPrChange w:id="533" w:author="Jade Raposa" w:date="2024-10-16T23:59:00Z">
            <w:rPr/>
          </w:rPrChange>
        </w:rPr>
        <w:tab/>
      </w:r>
      <w:r>
        <w:rPr>
          <w:rFonts w:ascii="Georgia" w:hAnsi="Georgia"/>
          <w:lang w:val="en-US"/>
          <w:rPrChange w:id="534" w:author="Jade Raposa" w:date="2024-10-16T23:59:00Z">
            <w:rPr/>
          </w:rPrChange>
        </w:rPr>
        <w:tab/>
      </w:r>
      <w:r>
        <w:rPr>
          <w:rFonts w:ascii="Georgia" w:hAnsi="Georgia"/>
          <w:lang w:val="en-US"/>
          <w:rPrChange w:id="535"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36"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37" w:author="Jade Raposa" w:date="2024-10-16T23:58:00Z">
      <w:r>
        <w:t xml:space="preserve"> </w:t>
      </w:r>
      <w:r>
        <w:rPr>
          <w:rFonts w:ascii="Georgia" w:hAnsi="Georgia"/>
        </w:rPr>
        <w:t>Survey Results  |  21</w:t>
      </w:r>
    </w:ins>
    <w:del w:id="538"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39" w:author="Jade Raposa" w:date="2024-10-17T00:00:00Z">
          <w:rPr>
            <w:rFonts w:ascii="Georgia" w:hAnsi="Georgia"/>
          </w:rPr>
        </w:rPrChange>
      </w:rPr>
      <w:pPrChange w:id="540" w:author="Jade Raposa" w:date="2024-10-17T00:00:00Z">
        <w:pPr>
          <w:pStyle w:val="Footer"/>
        </w:pPr>
      </w:pPrChange>
    </w:pPr>
    <w:ins w:id="541" w:author="Jade Raposa" w:date="2024-10-17T00:00:00Z">
      <w:r>
        <w:rPr>
          <w:rFonts w:ascii="Georgia" w:hAnsi="Georgia"/>
          <w:rPrChange w:id="542" w:author="Jade Raposa" w:date="2024-10-17T00:00:00Z">
            <w:rPr/>
          </w:rPrChange>
        </w:rPr>
        <w:t>Surve</w:t>
      </w:r>
    </w:ins>
    <w:ins w:id="543" w:author="Jade Raposa" w:date="2024-10-18T22:45:00Z">
      <w:r>
        <w:rPr>
          <w:rFonts w:ascii="Georgia" w:hAnsi="Georgia"/>
        </w:rPr>
        <w:t>y</w:t>
      </w:r>
    </w:ins>
    <w:ins w:id="544" w:author="Jade Raposa" w:date="2024-10-17T00:00:00Z">
      <w:r>
        <w:rPr>
          <w:rFonts w:ascii="Georgia" w:hAnsi="Georgia"/>
          <w:rPrChange w:id="545" w:author="Jade Raposa" w:date="2024-10-17T00:00:00Z">
            <w:rPr/>
          </w:rPrChange>
        </w:rPr>
        <w:t xml:space="preserve"> </w:t>
      </w:r>
      <w:proofErr w:type="gramStart"/>
      <w:r>
        <w:rPr>
          <w:rFonts w:ascii="Georgia" w:hAnsi="Georgia"/>
          <w:rPrChange w:id="546" w:author="Jade Raposa" w:date="2024-10-17T00:00:00Z">
            <w:rPr/>
          </w:rPrChange>
        </w:rPr>
        <w:t xml:space="preserve">Results </w:t>
      </w:r>
      <w:r>
        <w:rPr>
          <w:rFonts w:ascii="Georgia" w:hAnsi="Georgia"/>
        </w:rPr>
        <w:t xml:space="preserve"> </w:t>
      </w:r>
      <w:r>
        <w:rPr>
          <w:rFonts w:ascii="Georgia" w:hAnsi="Georgia"/>
          <w:rPrChange w:id="547" w:author="Jade Raposa" w:date="2024-10-17T00:00:00Z">
            <w:rPr/>
          </w:rPrChange>
        </w:rPr>
        <w:t>|</w:t>
      </w:r>
      <w:proofErr w:type="gramEnd"/>
      <w:r>
        <w:rPr>
          <w:rFonts w:ascii="Georgia" w:hAnsi="Georgia"/>
          <w:rPrChange w:id="548" w:author="Jade Raposa" w:date="2024-10-17T00:00:00Z">
            <w:rPr/>
          </w:rPrChange>
        </w:rPr>
        <w:t xml:space="preserve"> </w:t>
      </w:r>
      <w:r>
        <w:rPr>
          <w:rFonts w:ascii="Georgia" w:hAnsi="Georgia"/>
        </w:rPr>
        <w:t xml:space="preserve"> </w:t>
      </w:r>
      <w:r>
        <w:rPr>
          <w:rFonts w:ascii="Georgia" w:hAnsi="Georgia"/>
          <w:rPrChange w:id="549" w:author="Jade Raposa" w:date="2024-10-17T00:00:00Z">
            <w:rPr/>
          </w:rPrChange>
        </w:rPr>
        <w:t>24</w:t>
      </w:r>
    </w:ins>
    <w:r>
      <w:rPr>
        <w:rFonts w:ascii="Georgia" w:hAnsi="Georgia"/>
        <w:noProof/>
        <w:lang w:val="en-US"/>
        <w:rPrChange w:id="550"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51" w:author="Jade Raposa" w:date="2024-10-16T23:59:00Z">
      <w:r>
        <w:rPr>
          <w:rFonts w:ascii="Georgia" w:hAnsi="Georgia"/>
          <w:lang w:val="en-US"/>
          <w:rPrChange w:id="552" w:author="Jade Raposa" w:date="2024-10-17T00:00:00Z">
            <w:rPr/>
          </w:rPrChange>
        </w:rPr>
        <w:tab/>
      </w:r>
      <w:r>
        <w:rPr>
          <w:rFonts w:ascii="Georgia" w:hAnsi="Georgia"/>
          <w:lang w:val="en-US"/>
          <w:rPrChange w:id="553" w:author="Jade Raposa" w:date="2024-10-17T00:00:00Z">
            <w:rPr/>
          </w:rPrChange>
        </w:rPr>
        <w:tab/>
      </w:r>
      <w:r>
        <w:rPr>
          <w:rFonts w:ascii="Georgia" w:hAnsi="Georgia"/>
          <w:lang w:val="en-US"/>
          <w:rPrChange w:id="554"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55" w:author="Jade Raposa" w:date="2024-10-16T23:59:00Z">
          <w:rPr>
            <w:rFonts w:ascii="Georgia" w:hAnsi="Georgia"/>
          </w:rPr>
        </w:rPrChange>
      </w:rPr>
      <w:pPrChange w:id="556" w:author="Jade Raposa" w:date="2024-10-16T23:59:00Z">
        <w:pPr>
          <w:pStyle w:val="Footer"/>
        </w:pPr>
      </w:pPrChange>
    </w:pPr>
    <w:ins w:id="557" w:author="Jade Raposa" w:date="2024-10-16T23:59:00Z">
      <w:r>
        <w:rPr>
          <w:rFonts w:ascii="Georgia" w:hAnsi="Georgia"/>
          <w:rPrChange w:id="558" w:author="Jade Raposa" w:date="2024-10-16T23:59:00Z">
            <w:rPr/>
          </w:rPrChange>
        </w:rPr>
        <w:t xml:space="preserve">Survey Results </w:t>
      </w:r>
      <w:r>
        <w:rPr>
          <w:rFonts w:ascii="Georgia" w:hAnsi="Georgia"/>
        </w:rPr>
        <w:t xml:space="preserve"> </w:t>
      </w:r>
      <w:r>
        <w:rPr>
          <w:rFonts w:ascii="Georgia" w:hAnsi="Georgia"/>
          <w:rPrChange w:id="559" w:author="Jade Raposa" w:date="2024-10-16T23:59:00Z">
            <w:rPr/>
          </w:rPrChange>
        </w:rPr>
        <w:t xml:space="preserve">| </w:t>
      </w:r>
      <w:r>
        <w:rPr>
          <w:rFonts w:ascii="Georgia" w:hAnsi="Georgia"/>
        </w:rPr>
        <w:t xml:space="preserve"> </w:t>
      </w:r>
      <w:r>
        <w:rPr>
          <w:rFonts w:ascii="Georgia" w:hAnsi="Georgia"/>
          <w:rPrChange w:id="560"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61" w:author="Jade Raposa" w:date="2024-10-16T23:59:00Z"/>
    <w:sdt>
      <w:sdtPr>
        <w:rPr>
          <w:rFonts w:ascii="Georgia" w:hAnsi="Georgia"/>
          <w:lang w:val="en-US"/>
        </w:rPr>
        <w:id w:val="-157313612"/>
        <w:docPartObj>
          <w:docPartGallery w:val="AutoText"/>
        </w:docPartObj>
      </w:sdtPr>
      <w:sdtContent>
        <w:customXmlDelRangeEnd w:id="561"/>
        <w:customXmlDelRangeStart w:id="562" w:author="Jade Raposa" w:date="2024-10-16T23:59:00Z"/>
      </w:sdtContent>
    </w:sdt>
    <w:customXmlDelRangeEnd w:id="562"/>
    <w:del w:id="563" w:author="Jade Raposa" w:date="2024-10-16T23:59:00Z">
      <w:r>
        <w:rPr>
          <w:rFonts w:ascii="Georgia" w:hAnsi="Georgia"/>
          <w:lang w:val="en-US"/>
          <w:rPrChange w:id="564" w:author="Jade Raposa" w:date="2024-10-16T23:59:00Z">
            <w:rPr>
              <w:rFonts w:ascii="Georgia" w:hAnsi="Georgia"/>
            </w:rPr>
          </w:rPrChange>
        </w:rPr>
        <w:delText xml:space="preserve"> </w:delText>
      </w:r>
      <w:r>
        <w:rPr>
          <w:rFonts w:ascii="Georgia" w:hAnsi="Georgia"/>
          <w:lang w:val="en-US"/>
          <w:rPrChange w:id="565"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66" w:author="Jade Raposa" w:date="2024-10-17T00:01:00Z">
          <w:rPr>
            <w:rFonts w:ascii="Georgia" w:hAnsi="Georgia"/>
          </w:rPr>
        </w:rPrChange>
      </w:rPr>
      <w:pPrChange w:id="567" w:author="Jade Raposa" w:date="2024-10-17T00:01:00Z">
        <w:pPr>
          <w:pStyle w:val="Footer"/>
        </w:pPr>
      </w:pPrChange>
    </w:pPr>
    <w:ins w:id="568" w:author="Jade Raposa" w:date="2024-10-17T00:01:00Z">
      <w:r>
        <w:rPr>
          <w:rFonts w:ascii="Georgia" w:hAnsi="Georgia"/>
          <w:rPrChange w:id="569" w:author="Jade Raposa" w:date="2024-10-17T00:01:00Z">
            <w:rPr/>
          </w:rPrChange>
        </w:rPr>
        <w:t xml:space="preserve">Survey </w:t>
      </w:r>
      <w:proofErr w:type="gramStart"/>
      <w:r>
        <w:rPr>
          <w:rFonts w:ascii="Georgia" w:hAnsi="Georgia"/>
          <w:rPrChange w:id="570" w:author="Jade Raposa" w:date="2024-10-17T00:01:00Z">
            <w:rPr/>
          </w:rPrChange>
        </w:rPr>
        <w:t>Results</w:t>
      </w:r>
      <w:r>
        <w:rPr>
          <w:rFonts w:ascii="Georgia" w:hAnsi="Georgia"/>
        </w:rPr>
        <w:t xml:space="preserve"> </w:t>
      </w:r>
      <w:r>
        <w:rPr>
          <w:rFonts w:ascii="Georgia" w:hAnsi="Georgia"/>
          <w:rPrChange w:id="571" w:author="Jade Raposa" w:date="2024-10-17T00:01:00Z">
            <w:rPr/>
          </w:rPrChange>
        </w:rPr>
        <w:t xml:space="preserve"> |</w:t>
      </w:r>
      <w:proofErr w:type="gramEnd"/>
      <w:r>
        <w:rPr>
          <w:rFonts w:ascii="Georgia" w:hAnsi="Georgia"/>
          <w:rPrChange w:id="572" w:author="Jade Raposa" w:date="2024-10-17T00:01:00Z">
            <w:rPr/>
          </w:rPrChange>
        </w:rPr>
        <w:t xml:space="preserve"> </w:t>
      </w:r>
      <w:r>
        <w:rPr>
          <w:rFonts w:ascii="Georgia" w:hAnsi="Georgia"/>
        </w:rPr>
        <w:t xml:space="preserve"> </w:t>
      </w:r>
      <w:r>
        <w:rPr>
          <w:rFonts w:ascii="Georgia" w:hAnsi="Georgia"/>
          <w:rPrChange w:id="573" w:author="Jade Raposa" w:date="2024-10-17T00:01:00Z">
            <w:rPr/>
          </w:rPrChange>
        </w:rPr>
        <w:t>26</w:t>
      </w:r>
    </w:ins>
    <w:r>
      <w:rPr>
        <w:rFonts w:ascii="Georgia" w:hAnsi="Georgia"/>
        <w:noProof/>
        <w:lang w:val="en-US"/>
        <w:rPrChange w:id="574"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75" w:author="Jade Raposa" w:date="2024-10-17T00:01:00Z">
      <w:r>
        <w:rPr>
          <w:rFonts w:ascii="Georgia" w:hAnsi="Georgia"/>
          <w:lang w:val="en-US"/>
          <w:rPrChange w:id="576" w:author="Jade Raposa" w:date="2024-10-17T00:01:00Z">
            <w:rPr/>
          </w:rPrChange>
        </w:rPr>
        <w:tab/>
      </w:r>
      <w:r>
        <w:rPr>
          <w:rFonts w:ascii="Georgia" w:hAnsi="Georgia"/>
          <w:lang w:val="en-US"/>
          <w:rPrChange w:id="577" w:author="Jade Raposa" w:date="2024-10-17T00:01:00Z">
            <w:rPr/>
          </w:rPrChange>
        </w:rPr>
        <w:tab/>
      </w:r>
      <w:r>
        <w:rPr>
          <w:rFonts w:ascii="Georgia" w:hAnsi="Georgia"/>
          <w:lang w:val="en-US"/>
          <w:rPrChange w:id="578"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579" w:author="Jade Raposa" w:date="2024-10-17T00:00:00Z">
        <w:pPr>
          <w:pStyle w:val="Footer"/>
        </w:pPr>
      </w:pPrChange>
    </w:pPr>
    <w:ins w:id="580"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81"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7" w:author="Jade Raposa" w:date="2024-10-16T21:12:00Z">
          <w:rPr/>
        </w:rPrChange>
      </w:rPr>
      <w:pPrChange w:id="28" w:author="Jade Raposa" w:date="2024-10-16T23:25:00Z">
        <w:pPr>
          <w:pStyle w:val="Header"/>
          <w:tabs>
            <w:tab w:val="clear" w:pos="4680"/>
            <w:tab w:val="clear" w:pos="9360"/>
            <w:tab w:val="right" w:pos="8640"/>
          </w:tabs>
        </w:pPr>
      </w:pPrChange>
    </w:pPr>
    <w:ins w:id="29" w:author="Jade Raposa" w:date="2024-10-16T23:25:00Z">
      <w:r>
        <w:rPr>
          <w:rFonts w:ascii="Georgia" w:hAnsi="Georgia"/>
        </w:rPr>
        <w:t>Recommendation For Capstone Project Final Defense</w:t>
      </w:r>
    </w:ins>
    <w:ins w:id="30"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1"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583" w:author="Jade Raposa" w:date="2024-10-17T00:04:00Z">
          <w:rPr>
            <w:rFonts w:ascii="Georgia" w:hAnsi="Georgia"/>
          </w:rPr>
        </w:rPrChange>
      </w:rPr>
      <w:pPrChange w:id="584" w:author="Jade Raposa" w:date="2024-10-17T00:04:00Z">
        <w:pPr>
          <w:pStyle w:val="Footer"/>
        </w:pPr>
      </w:pPrChange>
    </w:pPr>
    <w:ins w:id="585" w:author="Jade Raposa" w:date="2024-10-17T00:04:00Z">
      <w:r>
        <w:rPr>
          <w:rFonts w:ascii="Georgia" w:hAnsi="Georgia"/>
          <w:rPrChange w:id="586" w:author="Jade Raposa" w:date="2024-10-17T00:04:00Z">
            <w:rPr/>
          </w:rPrChange>
        </w:rPr>
        <w:t xml:space="preserve">Survey </w:t>
      </w:r>
      <w:proofErr w:type="gramStart"/>
      <w:r>
        <w:rPr>
          <w:rFonts w:ascii="Georgia" w:hAnsi="Georgia"/>
          <w:rPrChange w:id="587" w:author="Jade Raposa" w:date="2024-10-17T00:04:00Z">
            <w:rPr/>
          </w:rPrChange>
        </w:rPr>
        <w:t xml:space="preserve">Results </w:t>
      </w:r>
      <w:r>
        <w:rPr>
          <w:rFonts w:ascii="Georgia" w:hAnsi="Georgia"/>
        </w:rPr>
        <w:t xml:space="preserve"> </w:t>
      </w:r>
      <w:r>
        <w:rPr>
          <w:rFonts w:ascii="Georgia" w:hAnsi="Georgia"/>
          <w:rPrChange w:id="588" w:author="Jade Raposa" w:date="2024-10-17T00:04:00Z">
            <w:rPr/>
          </w:rPrChange>
        </w:rPr>
        <w:t>|</w:t>
      </w:r>
      <w:proofErr w:type="gramEnd"/>
      <w:r>
        <w:rPr>
          <w:rFonts w:ascii="Georgia" w:hAnsi="Georgia"/>
          <w:rPrChange w:id="589" w:author="Jade Raposa" w:date="2024-10-17T00:04:00Z">
            <w:rPr/>
          </w:rPrChange>
        </w:rPr>
        <w:t xml:space="preserve"> </w:t>
      </w:r>
      <w:r>
        <w:rPr>
          <w:rFonts w:ascii="Georgia" w:hAnsi="Georgia"/>
        </w:rPr>
        <w:t xml:space="preserve"> </w:t>
      </w:r>
      <w:r>
        <w:rPr>
          <w:rFonts w:ascii="Georgia" w:hAnsi="Georgia"/>
          <w:rPrChange w:id="590" w:author="Jade Raposa" w:date="2024-10-17T00:04:00Z">
            <w:rPr/>
          </w:rPrChange>
        </w:rPr>
        <w:t>28</w:t>
      </w:r>
    </w:ins>
    <w:r>
      <w:rPr>
        <w:rFonts w:ascii="Georgia" w:hAnsi="Georgia"/>
        <w:noProof/>
        <w:lang w:val="en-US"/>
        <w:rPrChange w:id="591"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92" w:author="Jade Raposa" w:date="2024-10-17T00:03:00Z">
      <w:r>
        <w:rPr>
          <w:rFonts w:ascii="Georgia" w:hAnsi="Georgia"/>
          <w:lang w:val="en-US"/>
          <w:rPrChange w:id="593" w:author="Jade Raposa" w:date="2024-10-17T00:04:00Z">
            <w:rPr/>
          </w:rPrChange>
        </w:rPr>
        <w:tab/>
      </w:r>
      <w:r>
        <w:rPr>
          <w:rFonts w:ascii="Georgia" w:hAnsi="Georgia"/>
          <w:lang w:val="en-US"/>
          <w:rPrChange w:id="594" w:author="Jade Raposa" w:date="2024-10-17T00:04:00Z">
            <w:rPr/>
          </w:rPrChange>
        </w:rPr>
        <w:tab/>
      </w:r>
      <w:r>
        <w:rPr>
          <w:rFonts w:ascii="Georgia" w:hAnsi="Georgia"/>
          <w:lang w:val="en-US"/>
          <w:rPrChange w:id="595"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596" w:author="Jade Raposa" w:date="2024-10-17T00:03:00Z">
          <w:rPr>
            <w:rFonts w:ascii="Georgia" w:hAnsi="Georgia"/>
          </w:rPr>
        </w:rPrChange>
      </w:rPr>
      <w:pPrChange w:id="597" w:author="Jade Raposa" w:date="2024-10-17T00:03:00Z">
        <w:pPr>
          <w:pStyle w:val="Footer"/>
        </w:pPr>
      </w:pPrChange>
    </w:pPr>
    <w:ins w:id="598" w:author="Jade Raposa" w:date="2024-10-17T00:03:00Z">
      <w:r>
        <w:rPr>
          <w:rFonts w:ascii="Georgia" w:hAnsi="Georgia"/>
          <w:rPrChange w:id="599" w:author="Jade Raposa" w:date="2024-10-17T00:03:00Z">
            <w:rPr/>
          </w:rPrChange>
        </w:rPr>
        <w:t>Survey Results</w:t>
      </w:r>
      <w:r>
        <w:rPr>
          <w:rFonts w:ascii="Georgia" w:hAnsi="Georgia"/>
        </w:rPr>
        <w:t xml:space="preserve"> </w:t>
      </w:r>
      <w:r>
        <w:rPr>
          <w:rFonts w:ascii="Georgia" w:hAnsi="Georgia"/>
          <w:rPrChange w:id="600" w:author="Jade Raposa" w:date="2024-10-17T00:03:00Z">
            <w:rPr/>
          </w:rPrChange>
        </w:rPr>
        <w:t xml:space="preserve"> | </w:t>
      </w:r>
      <w:r>
        <w:rPr>
          <w:rFonts w:ascii="Georgia" w:hAnsi="Georgia"/>
        </w:rPr>
        <w:t xml:space="preserve"> </w:t>
      </w:r>
      <w:r>
        <w:rPr>
          <w:rFonts w:ascii="Georgia" w:hAnsi="Georgia"/>
          <w:rPrChange w:id="601"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02" w:author="Jade Raposa" w:date="2024-10-17T00:03:00Z"/>
    <w:sdt>
      <w:sdtPr>
        <w:rPr>
          <w:rFonts w:ascii="Georgia" w:hAnsi="Georgia"/>
          <w:lang w:val="en-US"/>
        </w:rPr>
        <w:id w:val="1732730346"/>
        <w:docPartObj>
          <w:docPartGallery w:val="AutoText"/>
        </w:docPartObj>
      </w:sdtPr>
      <w:sdtContent>
        <w:customXmlDelRangeEnd w:id="602"/>
        <w:customXmlDelRangeStart w:id="603" w:author="Jade Raposa" w:date="2024-10-17T00:03:00Z"/>
      </w:sdtContent>
    </w:sdt>
    <w:customXmlDelRangeEnd w:id="603"/>
    <w:del w:id="604" w:author="Jade Raposa" w:date="2024-10-17T00:03:00Z">
      <w:r>
        <w:rPr>
          <w:rFonts w:ascii="Georgia" w:hAnsi="Georgia"/>
          <w:lang w:val="en-US"/>
          <w:rPrChange w:id="605" w:author="Jade Raposa" w:date="2024-10-17T00:03:00Z">
            <w:rPr>
              <w:rFonts w:ascii="Georgia" w:hAnsi="Georgia"/>
            </w:rPr>
          </w:rPrChange>
        </w:rPr>
        <w:delText xml:space="preserve"> </w:delText>
      </w:r>
      <w:r>
        <w:rPr>
          <w:rFonts w:ascii="Georgia" w:hAnsi="Georgia"/>
          <w:lang w:val="en-US"/>
          <w:rPrChange w:id="606"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12" w:author="Jade Raposa" w:date="2024-10-17T00:07:00Z">
      <w:r>
        <w:rPr>
          <w:rFonts w:ascii="Georgia" w:hAnsi="Georgia"/>
        </w:rPr>
        <w:delText xml:space="preserve">Conceptual </w:delText>
      </w:r>
    </w:del>
    <w:ins w:id="613"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614" w:author="Jade Raposa" w:date="2024-10-17T00:04:00Z">
        <w:pPr>
          <w:pStyle w:val="Footer"/>
        </w:pPr>
      </w:pPrChange>
    </w:pPr>
    <w:ins w:id="615" w:author="Jade Raposa"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16"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619" w:author="Jade Raposa" w:date="2024-10-17T00:08:00Z">
        <w:pPr>
          <w:pStyle w:val="Footer"/>
        </w:pPr>
      </w:pPrChange>
    </w:pPr>
    <w:ins w:id="620" w:author="Jade Raposa"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21" w:author="Jade Raposa" w:date="2024-10-17T00:08:00Z">
      <w:r>
        <w:rPr>
          <w:rFonts w:ascii="Georgia" w:hAnsi="Georgia"/>
        </w:rPr>
        <w:t>31</w:t>
      </w:r>
    </w:ins>
    <w:del w:id="622"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37" w:author="Jade Raposa" w:date="2024-10-17T00:09:00Z">
      <w:r>
        <w:rPr>
          <w:rFonts w:ascii="Georgia" w:hAnsi="Georgia"/>
        </w:rPr>
        <w:t>2</w:t>
      </w:r>
    </w:ins>
    <w:del w:id="638"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51" w:author="Jade Raposa" w:date="2024-10-17T00:11:00Z">
          <w:rPr>
            <w:rFonts w:ascii="Georgia" w:hAnsi="Georgia"/>
          </w:rPr>
        </w:rPrChange>
      </w:rPr>
      <w:pPrChange w:id="652" w:author="Jade Raposa" w:date="2024-10-17T00:11:00Z">
        <w:pPr>
          <w:pStyle w:val="Footer"/>
        </w:pPr>
      </w:pPrChange>
    </w:pPr>
    <w:proofErr w:type="gramStart"/>
    <w:ins w:id="653" w:author="Jade Raposa" w:date="2024-10-17T00:11:00Z">
      <w:r>
        <w:rPr>
          <w:rFonts w:ascii="Georgia" w:hAnsi="Georgia"/>
          <w:rPrChange w:id="654" w:author="Jade Raposa" w:date="2024-10-17T00:11:00Z">
            <w:rPr/>
          </w:rPrChange>
        </w:rPr>
        <w:t xml:space="preserve">Flowchart </w:t>
      </w:r>
      <w:r>
        <w:rPr>
          <w:rFonts w:ascii="Georgia" w:hAnsi="Georgia"/>
        </w:rPr>
        <w:t xml:space="preserve"> </w:t>
      </w:r>
      <w:r>
        <w:rPr>
          <w:rFonts w:ascii="Georgia" w:hAnsi="Georgia"/>
          <w:rPrChange w:id="655" w:author="Jade Raposa" w:date="2024-10-17T00:11:00Z">
            <w:rPr/>
          </w:rPrChange>
        </w:rPr>
        <w:t>|</w:t>
      </w:r>
      <w:proofErr w:type="gramEnd"/>
      <w:r>
        <w:rPr>
          <w:rFonts w:ascii="Georgia" w:hAnsi="Georgia"/>
          <w:rPrChange w:id="656" w:author="Jade Raposa" w:date="2024-10-17T00:11:00Z">
            <w:rPr/>
          </w:rPrChange>
        </w:rPr>
        <w:t xml:space="preserve"> </w:t>
      </w:r>
      <w:r>
        <w:rPr>
          <w:rFonts w:ascii="Georgia" w:hAnsi="Georgia"/>
        </w:rPr>
        <w:t xml:space="preserve"> </w:t>
      </w:r>
      <w:r>
        <w:rPr>
          <w:rFonts w:ascii="Georgia" w:hAnsi="Georgia"/>
          <w:rPrChange w:id="657" w:author="Jade Raposa" w:date="2024-10-17T00:11:00Z">
            <w:rPr/>
          </w:rPrChange>
        </w:rPr>
        <w:t>34</w:t>
      </w:r>
    </w:ins>
    <w:r>
      <w:rPr>
        <w:rFonts w:ascii="Georgia" w:hAnsi="Georgia"/>
        <w:noProof/>
        <w:lang w:val="en-US"/>
        <w:rPrChange w:id="658"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9" w:author="Jade Raposa" w:date="2024-10-17T00:11:00Z">
      <w:r>
        <w:rPr>
          <w:rFonts w:ascii="Georgia" w:hAnsi="Georgia"/>
          <w:lang w:val="en-US"/>
          <w:rPrChange w:id="660" w:author="Jade Raposa" w:date="2024-10-17T00:11:00Z">
            <w:rPr/>
          </w:rPrChange>
        </w:rPr>
        <w:tab/>
      </w:r>
      <w:r>
        <w:rPr>
          <w:rFonts w:ascii="Georgia" w:hAnsi="Georgia"/>
          <w:lang w:val="en-US"/>
          <w:rPrChange w:id="661" w:author="Jade Raposa" w:date="2024-10-17T00:11:00Z">
            <w:rPr/>
          </w:rPrChange>
        </w:rPr>
        <w:tab/>
      </w:r>
    </w:del>
    <w:del w:id="662" w:author="Jade Raposa" w:date="2024-10-17T00:10:00Z">
      <w:r>
        <w:rPr>
          <w:rFonts w:ascii="Georgia" w:hAnsi="Georgia"/>
          <w:lang w:val="en-US"/>
          <w:rPrChange w:id="663"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706" w:author="Jade Raposa" w:date="2024-10-17T00:13:00Z">
        <w:pPr>
          <w:pStyle w:val="Footer"/>
        </w:pPr>
      </w:pPrChange>
    </w:pPr>
    <w:ins w:id="707" w:author="Jade Raposa" w:date="2024-10-17T00:13:00Z">
      <w:r>
        <w:rPr>
          <w:rFonts w:ascii="Georgia" w:hAnsi="Georgia"/>
          <w:rPrChange w:id="708" w:author="Jade Raposa" w:date="2024-10-17T00:13:00Z">
            <w:rPr/>
          </w:rPrChange>
        </w:rPr>
        <w:t xml:space="preserve">Sequence </w:t>
      </w:r>
      <w:proofErr w:type="gramStart"/>
      <w:r>
        <w:rPr>
          <w:rFonts w:ascii="Georgia" w:hAnsi="Georgia"/>
          <w:rPrChange w:id="709" w:author="Jade Raposa" w:date="2024-10-17T00:13:00Z">
            <w:rPr/>
          </w:rPrChange>
        </w:rPr>
        <w:t xml:space="preserve">Diagram </w:t>
      </w:r>
      <w:r>
        <w:rPr>
          <w:rFonts w:ascii="Georgia" w:hAnsi="Georgia"/>
        </w:rPr>
        <w:t xml:space="preserve"> </w:t>
      </w:r>
      <w:r>
        <w:rPr>
          <w:rFonts w:ascii="Georgia" w:hAnsi="Georgia"/>
          <w:rPrChange w:id="710" w:author="Jade Raposa" w:date="2024-10-17T00:13:00Z">
            <w:rPr/>
          </w:rPrChange>
        </w:rPr>
        <w:t>|</w:t>
      </w:r>
      <w:proofErr w:type="gramEnd"/>
      <w:r>
        <w:rPr>
          <w:rFonts w:ascii="Georgia" w:hAnsi="Georgia"/>
          <w:rPrChange w:id="711" w:author="Jade Raposa" w:date="2024-10-17T00:13:00Z">
            <w:rPr/>
          </w:rPrChange>
        </w:rPr>
        <w:t xml:space="preserve"> </w:t>
      </w:r>
      <w:r>
        <w:rPr>
          <w:rFonts w:ascii="Georgia" w:hAnsi="Georgia"/>
        </w:rPr>
        <w:t xml:space="preserve"> </w:t>
      </w:r>
      <w:r>
        <w:rPr>
          <w:rFonts w:ascii="Georgia" w:hAnsi="Georgia"/>
          <w:rPrChange w:id="712" w:author="Jade Raposa" w:date="2024-10-17T00:13:00Z">
            <w:rPr/>
          </w:rPrChange>
        </w:rPr>
        <w:t>38</w:t>
      </w:r>
    </w:ins>
    <w:r>
      <w:rPr>
        <w:rFonts w:ascii="Georgia" w:hAnsi="Georgia"/>
        <w:noProof/>
        <w:lang w:val="en-US"/>
        <w:rPrChange w:id="713"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4" w:author="Jade Raposa" w:date="2024-10-17T00:12:00Z">
      <w:r>
        <w:rPr>
          <w:rFonts w:ascii="Georgia" w:hAnsi="Georgia"/>
          <w:rPrChange w:id="715" w:author="Jade Raposa" w:date="2024-10-17T00:13:00Z">
            <w:rPr/>
          </w:rPrChange>
        </w:rPr>
        <w:tab/>
      </w:r>
      <w:r>
        <w:rPr>
          <w:rFonts w:ascii="Georgia" w:hAnsi="Georgia"/>
          <w:rPrChange w:id="716" w:author="Jade Raposa" w:date="2024-10-17T00:13:00Z">
            <w:rPr/>
          </w:rPrChange>
        </w:rPr>
        <w:tab/>
      </w:r>
      <w:r>
        <w:rPr>
          <w:rFonts w:ascii="Georgia" w:hAnsi="Georgia"/>
        </w:rPr>
        <w:delText>Sequence Diagram | 37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717" w:author="Jade Raposa" w:date="2024-10-17T00:12:00Z">
        <w:pPr>
          <w:pStyle w:val="Footer"/>
        </w:pPr>
      </w:pPrChange>
    </w:pPr>
    <w:ins w:id="718" w:author="Jade Raposa"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9"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5" w:author="Jade Raposa" w:date="2024-10-16T21:12:00Z">
          <w:rPr/>
        </w:rPrChange>
      </w:rPr>
      <w:pPrChange w:id="36" w:author="Jade Raposa" w:date="2024-10-16T21:13:00Z">
        <w:pPr>
          <w:pStyle w:val="Header"/>
          <w:tabs>
            <w:tab w:val="clear" w:pos="4680"/>
            <w:tab w:val="clear" w:pos="9360"/>
            <w:tab w:val="right" w:pos="8640"/>
          </w:tabs>
        </w:pPr>
      </w:pPrChange>
    </w:pPr>
    <w:ins w:id="37"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8" w:author="Jade Raposa" w:date="2024-10-18T22:18:00Z">
      <w:r>
        <w:rPr>
          <w:rFonts w:ascii="Georgia" w:hAnsi="Georgia"/>
        </w:rPr>
        <w:t>the</w:t>
      </w:r>
    </w:ins>
    <w:ins w:id="39" w:author="Jade Raposa"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40"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767" w:author="Jade Raposa" w:date="2024-10-17T00:13:00Z">
        <w:pPr>
          <w:pStyle w:val="Footer"/>
        </w:pPr>
      </w:pPrChange>
    </w:pPr>
    <w:ins w:id="768" w:author="Jade Raposa" w:date="2024-10-17T00:13:00Z">
      <w:r>
        <w:rPr>
          <w:rFonts w:ascii="Georgia" w:hAnsi="Georgia"/>
          <w:rPrChange w:id="769" w:author="Jade Raposa" w:date="2024-10-17T00:13:00Z">
            <w:rPr/>
          </w:rPrChange>
        </w:rPr>
        <w:t xml:space="preserve">Database </w:t>
      </w:r>
      <w:proofErr w:type="gramStart"/>
      <w:r>
        <w:rPr>
          <w:rFonts w:ascii="Georgia" w:hAnsi="Georgia"/>
          <w:rPrChange w:id="770" w:author="Jade Raposa" w:date="2024-10-17T00:13:00Z">
            <w:rPr/>
          </w:rPrChange>
        </w:rPr>
        <w:t xml:space="preserve">Design </w:t>
      </w:r>
    </w:ins>
    <w:ins w:id="771" w:author="Jade Raposa" w:date="2024-10-17T00:14:00Z">
      <w:r>
        <w:rPr>
          <w:rFonts w:ascii="Georgia" w:hAnsi="Georgia"/>
        </w:rPr>
        <w:t xml:space="preserve"> </w:t>
      </w:r>
    </w:ins>
    <w:ins w:id="772" w:author="Jade Raposa" w:date="2024-10-17T00:13:00Z">
      <w:r>
        <w:rPr>
          <w:rFonts w:ascii="Georgia" w:hAnsi="Georgia"/>
          <w:rPrChange w:id="773" w:author="Jade Raposa" w:date="2024-10-17T00:13:00Z">
            <w:rPr/>
          </w:rPrChange>
        </w:rPr>
        <w:t>|</w:t>
      </w:r>
      <w:proofErr w:type="gramEnd"/>
      <w:r>
        <w:rPr>
          <w:rFonts w:ascii="Georgia" w:hAnsi="Georgia"/>
          <w:rPrChange w:id="774" w:author="Jade Raposa" w:date="2024-10-17T00:13:00Z">
            <w:rPr/>
          </w:rPrChange>
        </w:rPr>
        <w:t xml:space="preserve"> </w:t>
      </w:r>
      <w:r>
        <w:rPr>
          <w:rFonts w:ascii="Georgia" w:hAnsi="Georgia"/>
        </w:rPr>
        <w:t xml:space="preserve"> </w:t>
      </w:r>
      <w:r>
        <w:rPr>
          <w:rFonts w:ascii="Georgia" w:hAnsi="Georgia"/>
          <w:rPrChange w:id="775" w:author="Jade Raposa" w:date="2024-10-17T00:13:00Z">
            <w:rPr/>
          </w:rPrChange>
        </w:rPr>
        <w:t>40</w:t>
      </w:r>
    </w:ins>
    <w:r>
      <w:rPr>
        <w:rFonts w:ascii="Georgia" w:hAnsi="Georgia"/>
        <w:noProof/>
        <w:lang w:val="en-US"/>
        <w:rPrChange w:id="776"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7" w:author="Jade Raposa" w:date="2024-10-17T00:13:00Z">
      <w:r>
        <w:rPr>
          <w:rFonts w:ascii="Georgia" w:hAnsi="Georgia"/>
          <w:rPrChange w:id="778" w:author="Jade Raposa" w:date="2024-10-17T00:13:00Z">
            <w:rPr/>
          </w:rPrChange>
        </w:rPr>
        <w:tab/>
      </w:r>
      <w:r>
        <w:rPr>
          <w:rFonts w:ascii="Georgia" w:hAnsi="Georgia"/>
          <w:rPrChange w:id="779" w:author="Jade Raposa" w:date="2024-10-17T00:13:00Z">
            <w:rPr/>
          </w:rPrChange>
        </w:rPr>
        <w:tab/>
      </w:r>
      <w:r>
        <w:rPr>
          <w:rFonts w:ascii="Georgia" w:hAnsi="Georgia"/>
        </w:rPr>
        <w:delText>Database Design | 39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780" w:author="Jade Raposa" w:date="2024-10-17T00:13:00Z">
        <w:pPr>
          <w:pStyle w:val="Footer"/>
        </w:pPr>
      </w:pPrChange>
    </w:pPr>
    <w:ins w:id="781" w:author="Jade Raposa"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2" w:author="Jade Raposa" w:date="2024-10-17T00:13:00Z">
      <w:r>
        <w:rPr>
          <w:rFonts w:ascii="Georgia" w:hAnsi="Georgia"/>
        </w:rPr>
        <w:tab/>
      </w:r>
      <w:r>
        <w:rPr>
          <w:rFonts w:ascii="Georgia" w:hAnsi="Georgia"/>
        </w:rPr>
        <w:tab/>
        <w:delText>Class Diagram | 38</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795" w:author="Jade Raposa" w:date="2024-10-17T00:14:00Z">
        <w:pPr>
          <w:pStyle w:val="Footer"/>
        </w:pPr>
      </w:pPrChange>
    </w:pPr>
    <w:ins w:id="796" w:author="Jade Raposa" w:date="2024-10-17T00:14:00Z">
      <w:r>
        <w:rPr>
          <w:rFonts w:ascii="Georgia" w:hAnsi="Georgia"/>
          <w:rPrChange w:id="797" w:author="Jade Raposa" w:date="2024-10-17T00:14:00Z">
            <w:rPr/>
          </w:rPrChange>
        </w:rPr>
        <w:t xml:space="preserve">Database </w:t>
      </w:r>
      <w:proofErr w:type="gramStart"/>
      <w:r>
        <w:rPr>
          <w:rFonts w:ascii="Georgia" w:hAnsi="Georgia"/>
          <w:rPrChange w:id="798" w:author="Jade Raposa" w:date="2024-10-17T00:14:00Z">
            <w:rPr/>
          </w:rPrChange>
        </w:rPr>
        <w:t xml:space="preserve">Design </w:t>
      </w:r>
      <w:r>
        <w:rPr>
          <w:rFonts w:ascii="Georgia" w:hAnsi="Georgia"/>
        </w:rPr>
        <w:t xml:space="preserve"> </w:t>
      </w:r>
      <w:r>
        <w:rPr>
          <w:rFonts w:ascii="Georgia" w:hAnsi="Georgia"/>
          <w:rPrChange w:id="799" w:author="Jade Raposa" w:date="2024-10-17T00:14:00Z">
            <w:rPr/>
          </w:rPrChange>
        </w:rPr>
        <w:t>|</w:t>
      </w:r>
      <w:proofErr w:type="gramEnd"/>
      <w:r>
        <w:rPr>
          <w:rFonts w:ascii="Georgia" w:hAnsi="Georgia"/>
          <w:rPrChange w:id="800" w:author="Jade Raposa" w:date="2024-10-17T00:14:00Z">
            <w:rPr/>
          </w:rPrChange>
        </w:rPr>
        <w:t xml:space="preserve"> </w:t>
      </w:r>
      <w:r>
        <w:rPr>
          <w:rFonts w:ascii="Georgia" w:hAnsi="Georgia"/>
        </w:rPr>
        <w:t xml:space="preserve"> </w:t>
      </w:r>
      <w:r>
        <w:rPr>
          <w:rFonts w:ascii="Georgia" w:hAnsi="Georgia"/>
          <w:rPrChange w:id="801" w:author="Jade Raposa" w:date="2024-10-17T00:14:00Z">
            <w:rPr/>
          </w:rPrChange>
        </w:rPr>
        <w:t>42</w:t>
      </w:r>
    </w:ins>
    <w:r>
      <w:rPr>
        <w:rFonts w:ascii="Georgia" w:hAnsi="Georgia"/>
        <w:noProof/>
        <w:lang w:val="en-US"/>
        <w:rPrChange w:id="802"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3" w:author="Jade Raposa" w:date="2024-10-17T00:14:00Z">
      <w:r>
        <w:rPr>
          <w:rFonts w:ascii="Georgia" w:hAnsi="Georgia"/>
          <w:rPrChange w:id="804" w:author="Jade Raposa" w:date="2024-10-17T00:14:00Z">
            <w:rPr/>
          </w:rPrChange>
        </w:rPr>
        <w:tab/>
      </w:r>
      <w:r>
        <w:rPr>
          <w:rFonts w:ascii="Georgia" w:hAnsi="Georgia"/>
          <w:rPrChange w:id="805" w:author="Jade Raposa" w:date="2024-10-17T00:14:00Z">
            <w:rPr/>
          </w:rPrChange>
        </w:rPr>
        <w:tab/>
      </w:r>
      <w:r>
        <w:rPr>
          <w:rFonts w:ascii="Georgia" w:hAnsi="Georgia"/>
        </w:rPr>
        <w:delText>Database Design | 41</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806" w:author="Jade Raposa" w:date="2024-10-17T00:14:00Z">
        <w:pPr>
          <w:pStyle w:val="Footer"/>
        </w:pPr>
      </w:pPrChange>
    </w:pPr>
    <w:ins w:id="807" w:author="Jade Raposa"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8" w:author="Jade Raposa" w:date="2024-10-17T00:14:00Z">
      <w:r>
        <w:rPr>
          <w:rFonts w:ascii="Georgia" w:hAnsi="Georgia"/>
        </w:rPr>
        <w:tab/>
      </w:r>
      <w:r>
        <w:rPr>
          <w:rFonts w:ascii="Georgia" w:hAnsi="Georgia"/>
        </w:rPr>
        <w:tab/>
        <w:delText>Database Design | 40</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823" w:author="Jade Raposa" w:date="2024-10-17T00:15:00Z">
        <w:pPr>
          <w:pStyle w:val="Footer"/>
        </w:pPr>
      </w:pPrChange>
    </w:pPr>
    <w:ins w:id="824" w:author="Jade Raposa" w:date="2024-10-17T00:15:00Z">
      <w:r>
        <w:rPr>
          <w:rFonts w:ascii="Georgia" w:hAnsi="Georgia"/>
          <w:rPrChange w:id="825" w:author="Jade Raposa" w:date="2024-10-17T00:15:00Z">
            <w:rPr/>
          </w:rPrChange>
        </w:rPr>
        <w:t xml:space="preserve">Database </w:t>
      </w:r>
      <w:proofErr w:type="gramStart"/>
      <w:r>
        <w:rPr>
          <w:rFonts w:ascii="Georgia" w:hAnsi="Georgia"/>
          <w:rPrChange w:id="826" w:author="Jade Raposa" w:date="2024-10-17T00:15:00Z">
            <w:rPr/>
          </w:rPrChange>
        </w:rPr>
        <w:t xml:space="preserve">Design </w:t>
      </w:r>
      <w:r>
        <w:rPr>
          <w:rFonts w:ascii="Georgia" w:hAnsi="Georgia"/>
        </w:rPr>
        <w:t xml:space="preserve"> </w:t>
      </w:r>
      <w:r>
        <w:rPr>
          <w:rFonts w:ascii="Georgia" w:hAnsi="Georgia"/>
          <w:rPrChange w:id="827" w:author="Jade Raposa" w:date="2024-10-17T00:15:00Z">
            <w:rPr/>
          </w:rPrChange>
        </w:rPr>
        <w:t>|</w:t>
      </w:r>
      <w:proofErr w:type="gramEnd"/>
      <w:r>
        <w:rPr>
          <w:rFonts w:ascii="Georgia" w:hAnsi="Georgia"/>
          <w:rPrChange w:id="828" w:author="Jade Raposa" w:date="2024-10-17T00:15:00Z">
            <w:rPr/>
          </w:rPrChange>
        </w:rPr>
        <w:t xml:space="preserve"> </w:t>
      </w:r>
      <w:r>
        <w:rPr>
          <w:rFonts w:ascii="Georgia" w:hAnsi="Georgia"/>
        </w:rPr>
        <w:t xml:space="preserve"> </w:t>
      </w:r>
      <w:r>
        <w:rPr>
          <w:rFonts w:ascii="Georgia" w:hAnsi="Georgia"/>
          <w:rPrChange w:id="829" w:author="Jade Raposa" w:date="2024-10-17T00:15:00Z">
            <w:rPr/>
          </w:rPrChange>
        </w:rPr>
        <w:t>44</w:t>
      </w:r>
    </w:ins>
    <w:r>
      <w:rPr>
        <w:rFonts w:ascii="Georgia" w:hAnsi="Georgia"/>
        <w:noProof/>
        <w:lang w:val="en-US"/>
        <w:rPrChange w:id="830"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1" w:author="Jade Raposa" w:date="2024-10-17T00:15:00Z">
      <w:r>
        <w:rPr>
          <w:rFonts w:ascii="Georgia" w:hAnsi="Georgia"/>
          <w:rPrChange w:id="832" w:author="Jade Raposa" w:date="2024-10-17T00:15:00Z">
            <w:rPr/>
          </w:rPrChange>
        </w:rPr>
        <w:tab/>
      </w:r>
      <w:r>
        <w:rPr>
          <w:rFonts w:ascii="Georgia" w:hAnsi="Georgia"/>
          <w:rPrChange w:id="833" w:author="Jade Raposa" w:date="2024-10-17T00:15:00Z">
            <w:rPr/>
          </w:rPrChange>
        </w:rPr>
        <w:tab/>
      </w:r>
      <w:r>
        <w:rPr>
          <w:rFonts w:ascii="Georgia" w:hAnsi="Georgia"/>
        </w:rPr>
        <w:delText>Database Design | 43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834" w:author="Jade Raposa" w:date="2024-10-17T00:15:00Z">
        <w:pPr>
          <w:pStyle w:val="Footer"/>
        </w:pPr>
      </w:pPrChange>
    </w:pPr>
    <w:ins w:id="835" w:author="Jade Raposa"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6" w:author="Jade Raposa" w:date="2024-10-17T00:15:00Z">
      <w:r>
        <w:rPr>
          <w:rFonts w:ascii="Georgia" w:hAnsi="Georgia"/>
        </w:rPr>
        <w:tab/>
      </w:r>
      <w:r>
        <w:rPr>
          <w:rFonts w:ascii="Georgia" w:hAnsi="Georgia"/>
        </w:rPr>
        <w:tab/>
        <w:delText>Database Design | 42</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850" w:author="Jade Raposa" w:date="2024-10-17T00:16:00Z">
          <w:rPr>
            <w:rFonts w:ascii="Georgia" w:hAnsi="Georgia"/>
          </w:rPr>
        </w:rPrChange>
      </w:rPr>
      <w:pPrChange w:id="851" w:author="Jade Raposa" w:date="2024-10-17T00:16:00Z">
        <w:pPr>
          <w:pStyle w:val="Footer"/>
        </w:pPr>
      </w:pPrChange>
    </w:pPr>
    <w:ins w:id="852" w:author="Jade Raposa" w:date="2024-10-17T00:16:00Z">
      <w:r>
        <w:rPr>
          <w:rFonts w:ascii="Georgia" w:hAnsi="Georgia"/>
          <w:rPrChange w:id="853" w:author="Jade Raposa" w:date="2024-10-17T00:16:00Z">
            <w:rPr/>
          </w:rPrChange>
        </w:rPr>
        <w:t xml:space="preserve">Hardware </w:t>
      </w:r>
      <w:proofErr w:type="gramStart"/>
      <w:r>
        <w:rPr>
          <w:rFonts w:ascii="Georgia" w:hAnsi="Georgia"/>
          <w:rPrChange w:id="854" w:author="Jade Raposa" w:date="2024-10-17T00:16:00Z">
            <w:rPr/>
          </w:rPrChange>
        </w:rPr>
        <w:t xml:space="preserve">Requirements </w:t>
      </w:r>
      <w:r>
        <w:rPr>
          <w:rFonts w:ascii="Georgia" w:hAnsi="Georgia"/>
        </w:rPr>
        <w:t xml:space="preserve"> </w:t>
      </w:r>
      <w:r>
        <w:rPr>
          <w:rFonts w:ascii="Georgia" w:hAnsi="Georgia"/>
          <w:rPrChange w:id="855" w:author="Jade Raposa" w:date="2024-10-17T00:16:00Z">
            <w:rPr/>
          </w:rPrChange>
        </w:rPr>
        <w:t>|</w:t>
      </w:r>
      <w:proofErr w:type="gramEnd"/>
      <w:r>
        <w:rPr>
          <w:rFonts w:ascii="Georgia" w:hAnsi="Georgia"/>
          <w:rPrChange w:id="856" w:author="Jade Raposa" w:date="2024-10-17T00:16:00Z">
            <w:rPr/>
          </w:rPrChange>
        </w:rPr>
        <w:t xml:space="preserve"> </w:t>
      </w:r>
      <w:r>
        <w:rPr>
          <w:rFonts w:ascii="Georgia" w:hAnsi="Georgia"/>
        </w:rPr>
        <w:t xml:space="preserve"> </w:t>
      </w:r>
      <w:r>
        <w:rPr>
          <w:rFonts w:ascii="Georgia" w:hAnsi="Georgia"/>
          <w:rPrChange w:id="857" w:author="Jade Raposa" w:date="2024-10-17T00:16:00Z">
            <w:rPr/>
          </w:rPrChange>
        </w:rPr>
        <w:t>46</w:t>
      </w:r>
    </w:ins>
    <w:r>
      <w:rPr>
        <w:rFonts w:ascii="Georgia" w:hAnsi="Georgia"/>
        <w:noProof/>
        <w:lang w:val="en-US"/>
        <w:rPrChange w:id="858"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59" w:author="Jade Raposa" w:date="2024-10-17T00:16:00Z">
      <w:r>
        <w:rPr>
          <w:rFonts w:ascii="Georgia" w:hAnsi="Georgia"/>
          <w:lang w:val="en-US"/>
          <w:rPrChange w:id="860" w:author="Jade Raposa" w:date="2024-10-17T00:16:00Z">
            <w:rPr/>
          </w:rPrChange>
        </w:rPr>
        <w:tab/>
      </w:r>
      <w:r>
        <w:rPr>
          <w:rFonts w:ascii="Georgia" w:hAnsi="Georgia"/>
          <w:lang w:val="en-US"/>
          <w:rPrChange w:id="861" w:author="Jade Raposa" w:date="2024-10-17T00:16:00Z">
            <w:rPr/>
          </w:rPrChange>
        </w:rPr>
        <w:tab/>
      </w:r>
    </w:del>
    <w:del w:id="862" w:author="Jade Raposa" w:date="2024-10-17T00:15:00Z">
      <w:r>
        <w:rPr>
          <w:rFonts w:ascii="Georgia" w:hAnsi="Georgia"/>
          <w:lang w:val="en-US"/>
          <w:rPrChange w:id="863" w:author="Jade Raposa" w:date="2024-10-17T00:16:00Z">
            <w:rPr>
              <w:rFonts w:ascii="Georgia" w:hAnsi="Georgia"/>
            </w:rPr>
          </w:rPrChange>
        </w:rPr>
        <w:delText>Hardware Requirements | 45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864" w:author="Jade Raposa" w:date="2024-10-17T00:15:00Z">
        <w:pPr>
          <w:pStyle w:val="Footer"/>
        </w:pPr>
      </w:pPrChange>
    </w:pPr>
    <w:ins w:id="865" w:author="Jade Raposa"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66" w:author="Jade Raposa" w:date="2024-10-17T00:15:00Z">
      <w:r>
        <w:rPr>
          <w:rFonts w:ascii="Georgia" w:hAnsi="Georgia"/>
        </w:rPr>
        <w:tab/>
      </w:r>
      <w:r>
        <w:rPr>
          <w:rFonts w:ascii="Georgia" w:hAnsi="Georgia"/>
        </w:rPr>
        <w:tab/>
        <w:delText>Hardware Requirements | 44</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871" w:author="Jade Raposa" w:date="2024-10-17T00:16:00Z">
          <w:rPr>
            <w:rFonts w:ascii="Georgia" w:hAnsi="Georgia"/>
          </w:rPr>
        </w:rPrChange>
      </w:rPr>
      <w:pPrChange w:id="872" w:author="Jade Raposa" w:date="2024-10-17T00:16:00Z">
        <w:pPr>
          <w:pStyle w:val="Footer"/>
        </w:pPr>
      </w:pPrChange>
    </w:pPr>
    <w:ins w:id="873" w:author="Jade Raposa" w:date="2024-10-17T00:16:00Z">
      <w:r>
        <w:rPr>
          <w:rFonts w:ascii="Georgia" w:hAnsi="Georgia"/>
          <w:rPrChange w:id="874" w:author="Jade Raposa" w:date="2024-10-17T00:16:00Z">
            <w:rPr/>
          </w:rPrChange>
        </w:rPr>
        <w:t xml:space="preserve">System </w:t>
      </w:r>
      <w:proofErr w:type="gramStart"/>
      <w:r>
        <w:rPr>
          <w:rFonts w:ascii="Georgia" w:hAnsi="Georgia"/>
          <w:rPrChange w:id="875" w:author="Jade Raposa" w:date="2024-10-17T00:16:00Z">
            <w:rPr/>
          </w:rPrChange>
        </w:rPr>
        <w:t xml:space="preserve">Tradeoffs </w:t>
      </w:r>
      <w:r>
        <w:rPr>
          <w:rFonts w:ascii="Georgia" w:hAnsi="Georgia"/>
        </w:rPr>
        <w:t xml:space="preserve"> </w:t>
      </w:r>
      <w:r>
        <w:rPr>
          <w:rFonts w:ascii="Georgia" w:hAnsi="Georgia"/>
          <w:rPrChange w:id="876" w:author="Jade Raposa" w:date="2024-10-17T00:16:00Z">
            <w:rPr/>
          </w:rPrChange>
        </w:rPr>
        <w:t>|</w:t>
      </w:r>
      <w:proofErr w:type="gramEnd"/>
      <w:r>
        <w:rPr>
          <w:rFonts w:ascii="Georgia" w:hAnsi="Georgia"/>
          <w:rPrChange w:id="877" w:author="Jade Raposa" w:date="2024-10-17T00:16:00Z">
            <w:rPr/>
          </w:rPrChange>
        </w:rPr>
        <w:t xml:space="preserve"> </w:t>
      </w:r>
      <w:r>
        <w:rPr>
          <w:rFonts w:ascii="Georgia" w:hAnsi="Georgia"/>
        </w:rPr>
        <w:t xml:space="preserve"> </w:t>
      </w:r>
      <w:r>
        <w:rPr>
          <w:rFonts w:ascii="Georgia" w:hAnsi="Georgia"/>
          <w:rPrChange w:id="878" w:author="Jade Raposa" w:date="2024-10-17T00:16:00Z">
            <w:rPr/>
          </w:rPrChange>
        </w:rPr>
        <w:t>48</w:t>
      </w:r>
    </w:ins>
    <w:r>
      <w:rPr>
        <w:rFonts w:ascii="Georgia" w:hAnsi="Georgia"/>
        <w:noProof/>
        <w:lang w:val="en-US"/>
        <w:rPrChange w:id="879"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80" w:author="Jade Raposa" w:date="2024-10-17T00:16:00Z">
      <w:r>
        <w:rPr>
          <w:rFonts w:ascii="Georgia" w:hAnsi="Georgia"/>
          <w:lang w:val="en-US"/>
          <w:rPrChange w:id="881" w:author="Jade Raposa" w:date="2024-10-17T00:16:00Z">
            <w:rPr/>
          </w:rPrChange>
        </w:rPr>
        <w:tab/>
      </w:r>
      <w:r>
        <w:rPr>
          <w:rFonts w:ascii="Georgia" w:hAnsi="Georgia"/>
          <w:lang w:val="en-US"/>
          <w:rPrChange w:id="882" w:author="Jade Raposa" w:date="2024-10-17T00:16:00Z">
            <w:rPr/>
          </w:rPrChange>
        </w:rPr>
        <w:tab/>
      </w:r>
      <w:r>
        <w:rPr>
          <w:rFonts w:ascii="Georgia" w:hAnsi="Georgia"/>
          <w:lang w:val="en-US"/>
          <w:rPrChange w:id="883" w:author="Jade Raposa" w:date="2024-10-17T00:16:00Z">
            <w:rPr>
              <w:rFonts w:ascii="Georgia" w:hAnsi="Georgia"/>
            </w:rPr>
          </w:rPrChange>
        </w:rPr>
        <w:delText>System Tradeoffs | 47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884" w:author="Jade Raposa" w:date="2024-10-17T00:16:00Z">
        <w:pPr>
          <w:pStyle w:val="Footer"/>
        </w:pPr>
      </w:pPrChange>
    </w:pPr>
    <w:ins w:id="885" w:author="Jade Raposa"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86" w:author="Jade Raposa" w:date="2024-10-17T00:16:00Z">
      <w:r>
        <w:rPr>
          <w:rFonts w:ascii="Georgia" w:hAnsi="Georgia"/>
        </w:rPr>
        <w:tab/>
      </w:r>
      <w:r>
        <w:rPr>
          <w:rFonts w:ascii="Georgia" w:hAnsi="Georgia"/>
        </w:rPr>
        <w:tab/>
        <w:delText>Hardware Requirements | 46</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5" w:author="Jade Raposa" w:date="2024-10-16T23:28:00Z">
          <w:rPr>
            <w:rFonts w:ascii="Georgia" w:hAnsi="Georgia"/>
          </w:rPr>
        </w:rPrChange>
      </w:rPr>
    </w:pPr>
    <w:ins w:id="46" w:author="Jade Raposa" w:date="2024-10-16T23:28:00Z">
      <w:r>
        <w:rPr>
          <w:rFonts w:ascii="Georgia" w:hAnsi="Georgia"/>
          <w:rPrChange w:id="47" w:author="Jade Raposa" w:date="2024-10-16T23:28:00Z">
            <w:rPr/>
          </w:rPrChange>
        </w:rPr>
        <w:t xml:space="preserve">Certificate Of </w:t>
      </w:r>
      <w:proofErr w:type="gramStart"/>
      <w:r>
        <w:rPr>
          <w:rFonts w:ascii="Georgia" w:hAnsi="Georgia"/>
          <w:rPrChange w:id="48" w:author="Jade Raposa" w:date="2024-10-16T23:28:00Z">
            <w:rPr/>
          </w:rPrChange>
        </w:rPr>
        <w:t>Approval  |</w:t>
      </w:r>
      <w:proofErr w:type="gramEnd"/>
      <w:r>
        <w:rPr>
          <w:rFonts w:ascii="Georgia" w:hAnsi="Georgia"/>
          <w:rPrChange w:id="49" w:author="Jade Raposa" w:date="2024-10-16T23:28:00Z">
            <w:rPr/>
          </w:rPrChange>
        </w:rPr>
        <w:t xml:space="preserve">  v</w:t>
      </w:r>
    </w:ins>
    <w:r>
      <w:rPr>
        <w:rFonts w:ascii="Georgia" w:hAnsi="Georgia"/>
        <w:noProof/>
        <w:lang w:val="en-US"/>
        <w:rPrChange w:id="50"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1" w:author="Jade Raposa" w:date="2024-10-16T23:28:00Z"/>
    <w:sdt>
      <w:sdtPr>
        <w:rPr>
          <w:rFonts w:ascii="Georgia" w:hAnsi="Georgia"/>
          <w:lang w:val="en-US"/>
        </w:rPr>
        <w:id w:val="-890565310"/>
        <w:docPartObj>
          <w:docPartGallery w:val="AutoText"/>
        </w:docPartObj>
      </w:sdtPr>
      <w:sdtContent>
        <w:customXmlDelRangeEnd w:id="51"/>
        <w:del w:id="52" w:author="Jade Raposa" w:date="2024-10-16T21:37:00Z">
          <w:r>
            <w:rPr>
              <w:rFonts w:ascii="Georgia" w:hAnsi="Georgia"/>
              <w:lang w:val="en-US"/>
              <w:rPrChange w:id="53" w:author="Jade Raposa" w:date="2024-10-16T23:28:00Z">
                <w:rPr>
                  <w:rFonts w:ascii="Georgia" w:hAnsi="Georgia"/>
                </w:rPr>
              </w:rPrChange>
            </w:rPr>
            <w:fldChar w:fldCharType="begin"/>
          </w:r>
          <w:r>
            <w:rPr>
              <w:rFonts w:ascii="Georgia" w:hAnsi="Georgia"/>
              <w:lang w:val="en-US"/>
              <w:rPrChange w:id="54" w:author="Jade Raposa" w:date="2024-10-16T23:28:00Z">
                <w:rPr>
                  <w:rFonts w:ascii="Georgia" w:hAnsi="Georgia"/>
                </w:rPr>
              </w:rPrChange>
            </w:rPr>
            <w:delInstrText xml:space="preserve"> PAGE   \* MERGEFORMAT </w:delInstrText>
          </w:r>
          <w:r>
            <w:rPr>
              <w:rFonts w:ascii="Georgia" w:hAnsi="Georgia"/>
              <w:lang w:val="en-US"/>
              <w:rPrChange w:id="55" w:author="Jade Raposa" w:date="2024-10-16T23:28:00Z">
                <w:rPr>
                  <w:rFonts w:ascii="Georgia" w:hAnsi="Georgia"/>
                </w:rPr>
              </w:rPrChange>
            </w:rPr>
            <w:fldChar w:fldCharType="separate"/>
          </w:r>
          <w:r>
            <w:rPr>
              <w:rFonts w:ascii="Georgia" w:hAnsi="Georgia"/>
              <w:lang w:val="en-US"/>
              <w:rPrChange w:id="56" w:author="Jade Raposa" w:date="2024-10-16T23:28:00Z">
                <w:rPr>
                  <w:rFonts w:ascii="Georgia" w:hAnsi="Georgia"/>
                </w:rPr>
              </w:rPrChange>
            </w:rPr>
            <w:delText>2</w:delText>
          </w:r>
          <w:r>
            <w:rPr>
              <w:rFonts w:ascii="Georgia" w:hAnsi="Georgia"/>
              <w:lang w:val="en-US"/>
              <w:rPrChange w:id="57" w:author="Jade Raposa" w:date="2024-10-16T23:28:00Z">
                <w:rPr>
                  <w:rFonts w:ascii="Georgia" w:hAnsi="Georgia"/>
                </w:rPr>
              </w:rPrChange>
            </w:rPr>
            <w:fldChar w:fldCharType="end"/>
          </w:r>
        </w:del>
        <w:customXmlDelRangeStart w:id="58" w:author="Jade Raposa" w:date="2024-10-16T23:28:00Z"/>
      </w:sdtContent>
    </w:sdt>
    <w:customXmlDelRangeEnd w:id="58"/>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891" w:author="Jade Raposa" w:date="2024-10-17T00:17:00Z">
          <w:rPr>
            <w:rFonts w:ascii="Georgia" w:hAnsi="Georgia"/>
          </w:rPr>
        </w:rPrChange>
      </w:rPr>
      <w:pPrChange w:id="892" w:author="Jade Raposa" w:date="2024-10-17T00:17:00Z">
        <w:pPr>
          <w:pStyle w:val="Footer"/>
        </w:pPr>
      </w:pPrChange>
    </w:pPr>
    <w:ins w:id="893" w:author="Jade Raposa" w:date="2024-10-17T00:17:00Z">
      <w:r>
        <w:rPr>
          <w:rFonts w:ascii="Georgia" w:hAnsi="Georgia"/>
          <w:rPrChange w:id="894" w:author="Jade Raposa" w:date="2024-10-17T00:17:00Z">
            <w:rPr/>
          </w:rPrChange>
        </w:rPr>
        <w:t xml:space="preserve">Operational </w:t>
      </w:r>
      <w:proofErr w:type="gramStart"/>
      <w:r>
        <w:rPr>
          <w:rFonts w:ascii="Georgia" w:hAnsi="Georgia"/>
          <w:rPrChange w:id="895" w:author="Jade Raposa" w:date="2024-10-17T00:17:00Z">
            <w:rPr/>
          </w:rPrChange>
        </w:rPr>
        <w:t>Issues</w:t>
      </w:r>
      <w:r>
        <w:rPr>
          <w:rFonts w:ascii="Georgia" w:hAnsi="Georgia"/>
        </w:rPr>
        <w:t xml:space="preserve"> </w:t>
      </w:r>
      <w:r>
        <w:rPr>
          <w:rFonts w:ascii="Georgia" w:hAnsi="Georgia"/>
          <w:rPrChange w:id="896" w:author="Jade Raposa" w:date="2024-10-17T00:17:00Z">
            <w:rPr/>
          </w:rPrChange>
        </w:rPr>
        <w:t xml:space="preserve"> |</w:t>
      </w:r>
      <w:proofErr w:type="gramEnd"/>
      <w:r>
        <w:rPr>
          <w:rFonts w:ascii="Georgia" w:hAnsi="Georgia"/>
          <w:rPrChange w:id="897" w:author="Jade Raposa" w:date="2024-10-17T00:17:00Z">
            <w:rPr/>
          </w:rPrChange>
        </w:rPr>
        <w:t xml:space="preserve"> </w:t>
      </w:r>
      <w:r>
        <w:rPr>
          <w:rFonts w:ascii="Georgia" w:hAnsi="Georgia"/>
        </w:rPr>
        <w:t xml:space="preserve"> </w:t>
      </w:r>
      <w:r>
        <w:rPr>
          <w:rFonts w:ascii="Georgia" w:hAnsi="Georgia"/>
          <w:rPrChange w:id="898" w:author="Jade Raposa" w:date="2024-10-17T00:17:00Z">
            <w:rPr/>
          </w:rPrChange>
        </w:rPr>
        <w:t>50</w:t>
      </w:r>
    </w:ins>
    <w:r>
      <w:rPr>
        <w:rFonts w:ascii="Georgia" w:hAnsi="Georgia"/>
        <w:noProof/>
        <w:lang w:val="en-US"/>
        <w:rPrChange w:id="899"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00" w:author="Jade Raposa" w:date="2024-10-17T00:17:00Z">
      <w:r>
        <w:rPr>
          <w:rFonts w:ascii="Georgia" w:hAnsi="Georgia"/>
          <w:lang w:val="en-US"/>
          <w:rPrChange w:id="901" w:author="Jade Raposa" w:date="2024-10-17T00:17:00Z">
            <w:rPr/>
          </w:rPrChange>
        </w:rPr>
        <w:tab/>
      </w:r>
      <w:r>
        <w:rPr>
          <w:rFonts w:ascii="Georgia" w:hAnsi="Georgia"/>
          <w:lang w:val="en-US"/>
          <w:rPrChange w:id="902" w:author="Jade Raposa" w:date="2024-10-17T00:17:00Z">
            <w:rPr/>
          </w:rPrChange>
        </w:rPr>
        <w:tab/>
      </w:r>
      <w:r>
        <w:rPr>
          <w:rFonts w:ascii="Georgia" w:hAnsi="Georgia"/>
          <w:lang w:val="en-US"/>
          <w:rPrChange w:id="903" w:author="Jade Raposa" w:date="2024-10-17T00:17:00Z">
            <w:rPr>
              <w:rFonts w:ascii="Georgia" w:hAnsi="Georgia"/>
            </w:rPr>
          </w:rPrChange>
        </w:rPr>
        <w:delText>Operational Issues | 49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904" w:author="Jade Raposa" w:date="2024-10-17T00:17:00Z">
        <w:pPr>
          <w:pStyle w:val="Footer"/>
        </w:pPr>
      </w:pPrChange>
    </w:pPr>
    <w:ins w:id="905" w:author="Jade Raposa"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06" w:author="Jade Raposa" w:date="2024-10-17T00:17:00Z">
      <w:r>
        <w:rPr>
          <w:rFonts w:ascii="Georgia" w:hAnsi="Georgia"/>
        </w:rPr>
        <w:tab/>
      </w:r>
      <w:r>
        <w:rPr>
          <w:rFonts w:ascii="Georgia" w:hAnsi="Georgia"/>
        </w:rPr>
        <w:tab/>
        <w:delText>Technical Issues | 48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907" w:author="Jade Raposa" w:date="2024-10-17T00:18:00Z">
        <w:pPr>
          <w:pStyle w:val="Footer"/>
        </w:pPr>
      </w:pPrChange>
    </w:pPr>
    <w:ins w:id="908" w:author="Jade Raposa" w:date="2024-10-17T00:18:00Z">
      <w:r>
        <w:rPr>
          <w:rFonts w:ascii="Georgia" w:hAnsi="Georgia"/>
          <w:rPrChange w:id="909" w:author="Jade Raposa" w:date="2024-10-17T00:18:00Z">
            <w:rPr/>
          </w:rPrChange>
        </w:rPr>
        <w:t xml:space="preserve">Functional </w:t>
      </w:r>
      <w:proofErr w:type="gramStart"/>
      <w:r>
        <w:rPr>
          <w:rFonts w:ascii="Georgia" w:hAnsi="Georgia"/>
          <w:rPrChange w:id="910" w:author="Jade Raposa" w:date="2024-10-17T00:18:00Z">
            <w:rPr/>
          </w:rPrChange>
        </w:rPr>
        <w:t>Requirements</w:t>
      </w:r>
      <w:r>
        <w:rPr>
          <w:rFonts w:ascii="Georgia" w:hAnsi="Georgia"/>
        </w:rPr>
        <w:t xml:space="preserve"> </w:t>
      </w:r>
      <w:r>
        <w:rPr>
          <w:rFonts w:ascii="Georgia" w:hAnsi="Georgia"/>
          <w:rPrChange w:id="911" w:author="Jade Raposa" w:date="2024-10-17T00:18:00Z">
            <w:rPr/>
          </w:rPrChange>
        </w:rPr>
        <w:t xml:space="preserve"> |</w:t>
      </w:r>
      <w:proofErr w:type="gramEnd"/>
      <w:r>
        <w:rPr>
          <w:rFonts w:ascii="Georgia" w:hAnsi="Georgia"/>
          <w:rPrChange w:id="912" w:author="Jade Raposa" w:date="2024-10-17T00:18:00Z">
            <w:rPr/>
          </w:rPrChange>
        </w:rPr>
        <w:t xml:space="preserve"> </w:t>
      </w:r>
      <w:r>
        <w:rPr>
          <w:rFonts w:ascii="Georgia" w:hAnsi="Georgia"/>
        </w:rPr>
        <w:t xml:space="preserve"> </w:t>
      </w:r>
      <w:r>
        <w:rPr>
          <w:rFonts w:ascii="Georgia" w:hAnsi="Georgia"/>
          <w:rPrChange w:id="913" w:author="Jade Raposa" w:date="2024-10-17T00:18:00Z">
            <w:rPr/>
          </w:rPrChange>
        </w:rPr>
        <w:t>52</w:t>
      </w:r>
    </w:ins>
    <w:r>
      <w:rPr>
        <w:rFonts w:ascii="Georgia" w:hAnsi="Georgia"/>
        <w:noProof/>
        <w:lang w:val="en-US"/>
        <w:rPrChange w:id="914"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15" w:author="Jade Raposa" w:date="2024-10-17T00:18:00Z">
      <w:r>
        <w:rPr>
          <w:rFonts w:ascii="Georgia" w:hAnsi="Georgia"/>
          <w:rPrChange w:id="916" w:author="Jade Raposa" w:date="2024-10-17T00:18:00Z">
            <w:rPr/>
          </w:rPrChange>
        </w:rPr>
        <w:tab/>
      </w:r>
      <w:r>
        <w:rPr>
          <w:rFonts w:ascii="Georgia" w:hAnsi="Georgia"/>
          <w:rPrChange w:id="917" w:author="Jade Raposa" w:date="2024-10-17T00:18:00Z">
            <w:rPr/>
          </w:rPrChange>
        </w:rPr>
        <w:tab/>
      </w:r>
      <w:r>
        <w:rPr>
          <w:rFonts w:ascii="Georgia" w:hAnsi="Georgia"/>
        </w:rPr>
        <w:delText>Functional Requirements | 51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918" w:author="Jade Raposa" w:date="2024-10-17T00:17:00Z">
        <w:pPr>
          <w:pStyle w:val="Footer"/>
        </w:pPr>
      </w:pPrChange>
    </w:pPr>
    <w:ins w:id="919" w:author="Jade Raposa"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20" w:author="Jade Raposa" w:date="2024-10-17T00:17:00Z">
      <w:r>
        <w:rPr>
          <w:rFonts w:ascii="Georgia" w:hAnsi="Georgia"/>
        </w:rPr>
        <w:tab/>
      </w:r>
      <w:r>
        <w:rPr>
          <w:rFonts w:ascii="Georgia" w:hAnsi="Georgia"/>
        </w:rPr>
        <w:tab/>
        <w:delText>Economic Issues | 50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921" w:author="Jade Raposa" w:date="2024-10-17T00:19:00Z">
        <w:pPr>
          <w:pStyle w:val="Footer"/>
        </w:pPr>
      </w:pPrChange>
    </w:pPr>
    <w:ins w:id="922" w:author="Jade Raposa" w:date="2024-10-17T00:19:00Z">
      <w:r>
        <w:rPr>
          <w:rFonts w:ascii="Georgia" w:hAnsi="Georgia"/>
          <w:rPrChange w:id="923" w:author="Jade Raposa" w:date="2024-10-17T00:19:00Z">
            <w:rPr/>
          </w:rPrChange>
        </w:rPr>
        <w:t xml:space="preserve">Functional </w:t>
      </w:r>
      <w:proofErr w:type="gramStart"/>
      <w:r>
        <w:rPr>
          <w:rFonts w:ascii="Georgia" w:hAnsi="Georgia"/>
          <w:rPrChange w:id="924" w:author="Jade Raposa" w:date="2024-10-17T00:19:00Z">
            <w:rPr/>
          </w:rPrChange>
        </w:rPr>
        <w:t xml:space="preserve">Requirements </w:t>
      </w:r>
      <w:r>
        <w:rPr>
          <w:rFonts w:ascii="Georgia" w:hAnsi="Georgia"/>
        </w:rPr>
        <w:t xml:space="preserve"> </w:t>
      </w:r>
      <w:r>
        <w:rPr>
          <w:rFonts w:ascii="Georgia" w:hAnsi="Georgia"/>
          <w:rPrChange w:id="925" w:author="Jade Raposa" w:date="2024-10-17T00:19:00Z">
            <w:rPr/>
          </w:rPrChange>
        </w:rPr>
        <w:t>|</w:t>
      </w:r>
      <w:proofErr w:type="gramEnd"/>
      <w:r>
        <w:rPr>
          <w:rFonts w:ascii="Georgia" w:hAnsi="Georgia"/>
        </w:rPr>
        <w:t xml:space="preserve"> </w:t>
      </w:r>
      <w:r>
        <w:rPr>
          <w:rFonts w:ascii="Georgia" w:hAnsi="Georgia"/>
          <w:rPrChange w:id="926" w:author="Jade Raposa" w:date="2024-10-17T00:19:00Z">
            <w:rPr/>
          </w:rPrChange>
        </w:rPr>
        <w:t xml:space="preserve"> 54</w:t>
      </w:r>
    </w:ins>
    <w:r>
      <w:rPr>
        <w:rFonts w:ascii="Georgia" w:hAnsi="Georgia"/>
        <w:noProof/>
        <w:lang w:val="en-US"/>
        <w:rPrChange w:id="927"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28" w:author="Jade Raposa" w:date="2024-10-17T00:19:00Z">
      <w:r>
        <w:rPr>
          <w:rFonts w:ascii="Georgia" w:hAnsi="Georgia"/>
          <w:rPrChange w:id="929" w:author="Jade Raposa" w:date="2024-10-17T00:19:00Z">
            <w:rPr/>
          </w:rPrChange>
        </w:rPr>
        <w:tab/>
      </w:r>
      <w:r>
        <w:rPr>
          <w:rFonts w:ascii="Georgia" w:hAnsi="Georgia"/>
          <w:rPrChange w:id="930" w:author="Jade Raposa" w:date="2024-10-17T00:19:00Z">
            <w:rPr/>
          </w:rPrChange>
        </w:rPr>
        <w:tab/>
      </w:r>
      <w:r>
        <w:rPr>
          <w:rFonts w:ascii="Georgia" w:hAnsi="Georgia"/>
        </w:rPr>
        <w:delText>Functional Requirements | 5</w:delText>
      </w:r>
    </w:del>
    <w:del w:id="931" w:author="Jade Raposa" w:date="2024-10-16T22:50:00Z">
      <w:r>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932" w:author="Jade Raposa" w:date="2024-10-17T00:18:00Z">
        <w:pPr>
          <w:pStyle w:val="Footer"/>
        </w:pPr>
      </w:pPrChange>
    </w:pPr>
    <w:ins w:id="933" w:author="Jade Raposa"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34" w:author="Jade Raposa" w:date="2024-10-17T00:18:00Z">
      <w:r>
        <w:rPr>
          <w:rFonts w:ascii="Georgia" w:hAnsi="Georgia"/>
        </w:rPr>
        <w:tab/>
      </w:r>
      <w:r>
        <w:rPr>
          <w:rFonts w:ascii="Georgia" w:hAnsi="Georgia"/>
        </w:rPr>
        <w:tab/>
        <w:delText>Functional Requirements | 52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936" w:author="Jade Raposa" w:date="2024-10-17T00:21:00Z">
        <w:pPr>
          <w:pStyle w:val="Footer"/>
        </w:pPr>
      </w:pPrChange>
    </w:pPr>
    <w:ins w:id="937" w:author="Jade Raposa" w:date="2024-10-17T00:21:00Z">
      <w:r>
        <w:rPr>
          <w:rFonts w:ascii="Georgia" w:hAnsi="Georgia"/>
          <w:rPrChange w:id="938" w:author="Jade Raposa" w:date="2024-10-17T00:21:00Z">
            <w:rPr/>
          </w:rPrChange>
        </w:rPr>
        <w:t xml:space="preserve">Functional </w:t>
      </w:r>
      <w:proofErr w:type="gramStart"/>
      <w:r>
        <w:rPr>
          <w:rFonts w:ascii="Georgia" w:hAnsi="Georgia"/>
          <w:rPrChange w:id="939" w:author="Jade Raposa" w:date="2024-10-17T00:21:00Z">
            <w:rPr/>
          </w:rPrChange>
        </w:rPr>
        <w:t xml:space="preserve">Requirements </w:t>
      </w:r>
      <w:r>
        <w:rPr>
          <w:rFonts w:ascii="Georgia" w:hAnsi="Georgia"/>
        </w:rPr>
        <w:t xml:space="preserve"> </w:t>
      </w:r>
      <w:r>
        <w:rPr>
          <w:rFonts w:ascii="Georgia" w:hAnsi="Georgia"/>
          <w:rPrChange w:id="940" w:author="Jade Raposa" w:date="2024-10-17T00:21:00Z">
            <w:rPr/>
          </w:rPrChange>
        </w:rPr>
        <w:t>|</w:t>
      </w:r>
      <w:proofErr w:type="gramEnd"/>
      <w:r>
        <w:rPr>
          <w:rFonts w:ascii="Georgia" w:hAnsi="Georgia"/>
          <w:rPrChange w:id="941" w:author="Jade Raposa" w:date="2024-10-17T00:21:00Z">
            <w:rPr/>
          </w:rPrChange>
        </w:rPr>
        <w:t xml:space="preserve"> </w:t>
      </w:r>
      <w:r>
        <w:rPr>
          <w:rFonts w:ascii="Georgia" w:hAnsi="Georgia"/>
        </w:rPr>
        <w:t xml:space="preserve"> </w:t>
      </w:r>
      <w:r>
        <w:rPr>
          <w:rFonts w:ascii="Georgia" w:hAnsi="Georgia"/>
          <w:rPrChange w:id="942" w:author="Jade Raposa" w:date="2024-10-17T00:21:00Z">
            <w:rPr/>
          </w:rPrChange>
        </w:rPr>
        <w:t>56</w:t>
      </w:r>
    </w:ins>
    <w:r>
      <w:rPr>
        <w:rFonts w:ascii="Georgia" w:hAnsi="Georgia"/>
        <w:noProof/>
        <w:lang w:val="en-US"/>
        <w:rPrChange w:id="943"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44" w:author="Jade Raposa" w:date="2024-10-17T00:21:00Z">
      <w:r>
        <w:rPr>
          <w:rFonts w:ascii="Georgia" w:hAnsi="Georgia"/>
          <w:rPrChange w:id="945" w:author="Jade Raposa" w:date="2024-10-17T00:21:00Z">
            <w:rPr/>
          </w:rPrChange>
        </w:rPr>
        <w:tab/>
      </w:r>
      <w:r>
        <w:rPr>
          <w:rFonts w:ascii="Georgia" w:hAnsi="Georgia"/>
          <w:rPrChange w:id="946" w:author="Jade Raposa" w:date="2024-10-17T00:21:00Z">
            <w:rPr/>
          </w:rPrChange>
        </w:rPr>
        <w:tab/>
      </w:r>
      <w:r>
        <w:rPr>
          <w:rFonts w:ascii="Georgia" w:hAnsi="Georgia"/>
        </w:rPr>
        <w:delText>Functional Requirements | 5</w:delText>
      </w:r>
    </w:del>
    <w:del w:id="947"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948" w:author="Jade Raposa" w:date="2024-10-17T00:19:00Z">
        <w:pPr>
          <w:pStyle w:val="Footer"/>
        </w:pPr>
      </w:pPrChange>
    </w:pPr>
    <w:ins w:id="949"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50" w:author="Jade Raposa" w:date="2024-10-17T00:19:00Z">
      <w:r>
        <w:rPr>
          <w:rFonts w:ascii="Georgia" w:hAnsi="Georgia"/>
        </w:rPr>
        <w:tab/>
      </w:r>
      <w:r>
        <w:rPr>
          <w:rFonts w:ascii="Georgia" w:hAnsi="Georgia"/>
        </w:rPr>
        <w:tab/>
        <w:delText>Functional Requirements | 5</w:delText>
      </w:r>
    </w:del>
    <w:del w:id="951" w:author="Jade Raposa" w:date="2024-10-16T22:49:00Z">
      <w:r>
        <w:rPr>
          <w:rFonts w:ascii="Georgia" w:hAnsi="Georgia"/>
        </w:rPr>
        <w:delText>6</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954" w:author="Jade Raposa" w:date="2024-10-17T00:19:00Z">
        <w:pPr>
          <w:pStyle w:val="Footer"/>
        </w:pPr>
      </w:pPrChange>
    </w:pPr>
    <w:ins w:id="955"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56" w:author="Jade Raposa" w:date="2024-10-17T00:20:00Z">
      <w:r>
        <w:rPr>
          <w:rFonts w:ascii="Georgia" w:hAnsi="Georgia"/>
        </w:rPr>
        <w:t>7</w:t>
      </w:r>
    </w:ins>
    <w:del w:id="957" w:author="Jade Raposa" w:date="2024-10-17T00:19:00Z">
      <w:r>
        <w:rPr>
          <w:rFonts w:ascii="Georgia" w:hAnsi="Georgia"/>
        </w:rPr>
        <w:tab/>
      </w:r>
      <w:r>
        <w:rPr>
          <w:rFonts w:ascii="Georgia" w:hAnsi="Georgia"/>
        </w:rPr>
        <w:tab/>
        <w:delText>Functional Requirements | 5</w:delText>
      </w:r>
    </w:del>
    <w:del w:id="958" w:author="Jade Raposa" w:date="2024-10-16T22:49:00Z">
      <w:r>
        <w:rPr>
          <w:rFonts w:ascii="Georgia" w:hAnsi="Georgia"/>
        </w:rPr>
        <w:delText>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9" w:author="Jade Raposa" w:date="2024-10-16T21:12:00Z">
          <w:rPr/>
        </w:rPrChange>
      </w:rPr>
      <w:pPrChange w:id="60" w:author="Jade Raposa" w:date="2024-10-16T21:13:00Z">
        <w:pPr>
          <w:pStyle w:val="Header"/>
          <w:tabs>
            <w:tab w:val="clear" w:pos="4680"/>
            <w:tab w:val="clear" w:pos="9360"/>
            <w:tab w:val="right" w:pos="8640"/>
          </w:tabs>
        </w:pPr>
      </w:pPrChange>
    </w:pPr>
    <w:ins w:id="61"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62" w:author="Jade Raposa"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1023" w:author="Jade Raposa" w:date="2024-10-16T22:56:00Z">
      <w:r>
        <w:rPr>
          <w:rFonts w:ascii="Georgia" w:hAnsi="Georgia"/>
        </w:rPr>
        <w:t xml:space="preserve">  </w:t>
      </w:r>
    </w:ins>
    <w:r>
      <w:rPr>
        <w:rFonts w:ascii="Georgia" w:hAnsi="Georgia"/>
      </w:rPr>
      <w:t>|</w:t>
    </w:r>
    <w:proofErr w:type="gramEnd"/>
    <w:r>
      <w:rPr>
        <w:rFonts w:ascii="Georgia" w:hAnsi="Georgia"/>
      </w:rPr>
      <w:t xml:space="preserve"> </w:t>
    </w:r>
    <w:ins w:id="1024" w:author="Jade Raposa" w:date="2024-10-16T22:56:00Z">
      <w:r>
        <w:rPr>
          <w:rFonts w:ascii="Georgia" w:hAnsi="Georgia"/>
        </w:rPr>
        <w:t xml:space="preserve"> </w:t>
      </w:r>
    </w:ins>
    <w:r>
      <w:rPr>
        <w:rFonts w:ascii="Georgia" w:hAnsi="Georgia"/>
      </w:rPr>
      <w:t>59</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1025" w:author="Jade Raposa" w:date="2024-10-17T00:21:00Z">
        <w:pPr>
          <w:pStyle w:val="Footer"/>
        </w:pPr>
      </w:pPrChange>
    </w:pPr>
    <w:proofErr w:type="gramStart"/>
    <w:ins w:id="1026" w:author="Jade Raposa" w:date="2024-10-17T00:21:00Z">
      <w:r>
        <w:rPr>
          <w:rFonts w:ascii="Georgia" w:hAnsi="Georgia"/>
        </w:rPr>
        <w:t>Findings  |</w:t>
      </w:r>
      <w:proofErr w:type="gramEnd"/>
      <w:r>
        <w:rPr>
          <w:rFonts w:ascii="Georgia" w:hAnsi="Georgia"/>
        </w:rPr>
        <w:t xml:space="preserve">  58</w:t>
      </w:r>
    </w:ins>
    <w:del w:id="1027"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28" w:author="Jade Raposa" w:date="2024-10-17T00:21:00Z">
      <w:r>
        <w:rPr>
          <w:rFonts w:ascii="Georgia" w:hAnsi="Georgia"/>
        </w:rPr>
        <w:delText>Findings | 58</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1129" w:author="Jade Raposa" w:date="2024-10-16T22:53:00Z">
        <w:pPr>
          <w:pStyle w:val="Footer"/>
        </w:pPr>
      </w:pPrChange>
    </w:pPr>
    <w:r>
      <w:rPr>
        <w:rFonts w:ascii="Georgia" w:hAnsi="Georgia"/>
        <w:noProof/>
        <w:lang w:val="en-US"/>
        <w:rPrChange w:id="1130"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31" w:author="Jade Raposa" w:date="2024-10-16T22:53:00Z">
      <w:r>
        <w:rPr>
          <w:rFonts w:ascii="Georgia" w:hAnsi="Georgia"/>
          <w:rPrChange w:id="1132" w:author="Jade Raposa" w:date="2024-10-16T22:53:00Z">
            <w:rPr/>
          </w:rPrChange>
        </w:rPr>
        <w:t xml:space="preserve">Findings, Conclusions, and Recommendations </w:t>
      </w:r>
      <w:r>
        <w:t xml:space="preserve"> </w:t>
      </w:r>
    </w:ins>
    <w:del w:id="1133" w:author="Jade Raposa" w:date="2024-10-16T22:53:00Z">
      <w:r>
        <w:tab/>
      </w:r>
      <w:r>
        <w:tab/>
      </w:r>
    </w:del>
    <w:del w:id="1134" w:author="Jade Raposa" w:date="2024-10-16T22:52:00Z">
      <w:r>
        <w:rPr>
          <w:rFonts w:ascii="Georgia" w:hAnsi="Georgia"/>
        </w:rPr>
        <w:delText>References</w:delText>
      </w:r>
    </w:del>
    <w:r>
      <w:rPr>
        <w:rFonts w:ascii="Georgia" w:hAnsi="Georgia"/>
      </w:rPr>
      <w:t xml:space="preserve">| </w:t>
    </w:r>
    <w:del w:id="1135" w:author="Jade Raposa" w:date="2024-10-16T22:51:00Z">
      <w:r>
        <w:rPr>
          <w:rFonts w:ascii="Georgia" w:hAnsi="Georgia"/>
        </w:rPr>
        <w:delText>61</w:delText>
      </w:r>
    </w:del>
    <w:ins w:id="1136" w:author="Jade Raposa" w:date="2024-10-16T22:51:00Z">
      <w:r>
        <w:rPr>
          <w:rFonts w:ascii="Georgia" w:hAnsi="Georgia"/>
        </w:rPr>
        <w:t>58</w:t>
      </w:r>
    </w:ins>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1137" w:author="Jade Raposa" w:date="2024-10-16T22:56:00Z">
        <w:pPr>
          <w:pStyle w:val="Footer"/>
        </w:pPr>
      </w:pPrChange>
    </w:pPr>
    <w:proofErr w:type="gramStart"/>
    <w:ins w:id="1138" w:author="Jade Raposa" w:date="2024-10-16T22:56:00Z">
      <w:r>
        <w:rPr>
          <w:rFonts w:ascii="Georgia" w:hAnsi="Georgia"/>
        </w:rPr>
        <w:t>References  |</w:t>
      </w:r>
      <w:proofErr w:type="gramEnd"/>
      <w:r>
        <w:rPr>
          <w:rFonts w:ascii="Georgia" w:hAnsi="Georgia"/>
        </w:rPr>
        <w:t xml:space="preserve">  60</w:t>
      </w:r>
    </w:ins>
    <w:del w:id="1139"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40" w:author="Jade Raposa" w:date="2024-10-16T22:51:00Z">
      <w:r>
        <w:rPr>
          <w:rFonts w:ascii="Georgia" w:hAnsi="Georgia"/>
        </w:rPr>
        <w:delText>Recommendations | 60</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182" w:author="Jade Raposa" w:date="2024-10-16T23:01:00Z">
        <w:pPr>
          <w:pStyle w:val="Footer"/>
        </w:pPr>
      </w:pPrChange>
    </w:pPr>
    <w:proofErr w:type="gramStart"/>
    <w:ins w:id="1183" w:author="Jade Raposa" w:date="2024-10-16T23:01:00Z">
      <w:r>
        <w:rPr>
          <w:rFonts w:ascii="Georgia" w:hAnsi="Georgia"/>
          <w:rPrChange w:id="1184" w:author="Jade Raposa" w:date="2024-10-16T23:01:00Z">
            <w:rPr/>
          </w:rPrChange>
        </w:rPr>
        <w:t>References  |</w:t>
      </w:r>
      <w:proofErr w:type="gramEnd"/>
      <w:r>
        <w:rPr>
          <w:rFonts w:ascii="Georgia" w:hAnsi="Georgia"/>
          <w:rPrChange w:id="1185" w:author="Jade Raposa" w:date="2024-10-16T23:01:00Z">
            <w:rPr/>
          </w:rPrChange>
        </w:rPr>
        <w:t xml:space="preserve">  6</w:t>
      </w:r>
    </w:ins>
    <w:r>
      <w:rPr>
        <w:rFonts w:ascii="Georgia" w:hAnsi="Georgia"/>
        <w:noProof/>
        <w:lang w:val="en-US"/>
        <w:rPrChange w:id="1186"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87" w:author="Jade Raposa" w:date="2024-10-16T23:01:00Z">
      <w:r>
        <w:rPr>
          <w:rFonts w:ascii="Georgia" w:hAnsi="Georgia"/>
        </w:rPr>
        <w:t>2</w:t>
      </w:r>
    </w:ins>
    <w:del w:id="1188" w:author="Jade Raposa" w:date="2024-10-16T23:00:00Z">
      <w:r>
        <w:rPr>
          <w:rFonts w:ascii="Georgia" w:hAnsi="Georgia"/>
          <w:rPrChange w:id="1189" w:author="Jade Raposa" w:date="2024-10-16T23:01:00Z">
            <w:rPr/>
          </w:rPrChange>
        </w:rPr>
        <w:tab/>
      </w:r>
      <w:r>
        <w:rPr>
          <w:rFonts w:ascii="Georgia" w:hAnsi="Georgia"/>
          <w:rPrChange w:id="1190" w:author="Jade Raposa" w:date="2024-10-16T23:01:00Z">
            <w:rPr/>
          </w:rPrChange>
        </w:rPr>
        <w:tab/>
      </w:r>
      <w:r>
        <w:rPr>
          <w:rFonts w:ascii="Georgia" w:hAnsi="Georgia"/>
        </w:rPr>
        <w:delText>References| 63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191" w:author="Jade Raposa" w:date="2024-10-16T23:00:00Z">
        <w:pPr>
          <w:pStyle w:val="Footer"/>
        </w:pPr>
      </w:pPrChange>
    </w:pPr>
    <w:r>
      <w:rPr>
        <w:rFonts w:ascii="Georgia" w:hAnsi="Georgia"/>
      </w:rPr>
      <w:t xml:space="preserve">References  | </w:t>
    </w:r>
    <w:ins w:id="1192" w:author="Jade Raposa" w:date="2024-10-16T23:00:00Z">
      <w:r>
        <w:rPr>
          <w:rFonts w:ascii="Georgia" w:hAnsi="Georgia"/>
        </w:rPr>
        <w:t xml:space="preserve"> </w:t>
      </w:r>
    </w:ins>
    <w:r>
      <w:rPr>
        <w:rFonts w:ascii="Georgia" w:hAnsi="Georgia"/>
      </w:rPr>
      <w:t>6</w:t>
    </w:r>
    <w:ins w:id="1193" w:author="Jade Raposa" w:date="2024-10-16T23:00:00Z">
      <w:r>
        <w:rPr>
          <w:rFonts w:ascii="Georgia" w:hAnsi="Georgia"/>
        </w:rPr>
        <w:t>1</w:t>
      </w:r>
    </w:ins>
    <w:del w:id="1194" w:author="Jade Raposa" w:date="2024-10-16T23:00:00Z">
      <w:r>
        <w:rPr>
          <w:rFonts w:ascii="Georgia" w:hAnsi="Georgia"/>
        </w:rPr>
        <w:delText>2</w:delText>
      </w:r>
      <w:r>
        <w:rPr>
          <w:rFonts w:ascii="Georgia" w:hAnsi="Georgia"/>
        </w:rPr>
        <w:tab/>
        <w:delText xml:space="preserve">                                                                                                                References| 62</w:delText>
      </w:r>
    </w:del>
    <w:del w:id="1195"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290" w:author="Jade Raposa" w:date="2024-10-16T23:01:00Z">
        <w:pPr>
          <w:pStyle w:val="Footer"/>
        </w:pPr>
      </w:pPrChange>
    </w:pPr>
    <w:proofErr w:type="gramStart"/>
    <w:ins w:id="1291" w:author="Jade Raposa" w:date="2024-10-16T23:01:00Z">
      <w:r>
        <w:rPr>
          <w:rFonts w:ascii="Georgia" w:hAnsi="Georgia"/>
          <w:rPrChange w:id="1292" w:author="Jade Raposa" w:date="2024-10-16T23:01:00Z">
            <w:rPr/>
          </w:rPrChange>
        </w:rPr>
        <w:t>References  |</w:t>
      </w:r>
      <w:proofErr w:type="gramEnd"/>
      <w:r>
        <w:rPr>
          <w:rFonts w:ascii="Georgia" w:hAnsi="Georgia"/>
          <w:rPrChange w:id="1293" w:author="Jade Raposa" w:date="2024-10-16T23:01:00Z">
            <w:rPr/>
          </w:rPrChange>
        </w:rPr>
        <w:t xml:space="preserve">  6</w:t>
      </w:r>
    </w:ins>
    <w:r>
      <w:rPr>
        <w:rFonts w:ascii="Georgia" w:hAnsi="Georgia"/>
        <w:noProof/>
        <w:lang w:val="en-US"/>
        <w:rPrChange w:id="1294"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607787480" name="Picture 160778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95" w:author="Jade Raposa" w:date="2024-10-17T00:22:00Z">
      <w:r>
        <w:rPr>
          <w:rFonts w:ascii="Georgia" w:hAnsi="Georgia"/>
        </w:rPr>
        <w:t>4</w:t>
      </w:r>
    </w:ins>
    <w:del w:id="1296" w:author="Jade Raposa" w:date="2024-10-16T23:00:00Z">
      <w:r>
        <w:rPr>
          <w:rFonts w:ascii="Georgia" w:hAnsi="Georgia"/>
          <w:rPrChange w:id="1297" w:author="Jade Raposa" w:date="2024-10-16T23:01:00Z">
            <w:rPr/>
          </w:rPrChange>
        </w:rPr>
        <w:tab/>
      </w:r>
      <w:r>
        <w:rPr>
          <w:rFonts w:ascii="Georgia" w:hAnsi="Georgia"/>
          <w:rPrChange w:id="1298"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299" w:author="Jade Raposa" w:date="2024-10-16T23:03:00Z">
        <w:pPr>
          <w:pStyle w:val="Footer"/>
        </w:pPr>
      </w:pPrChange>
    </w:pPr>
    <w:ins w:id="1300" w:author="Jade Raposa" w:date="2024-10-16T23:03:00Z">
      <w:r>
        <w:rPr>
          <w:rFonts w:ascii="Georgia" w:hAnsi="Georgia"/>
        </w:rPr>
        <w:t>References</w:t>
      </w:r>
    </w:ins>
    <w:ins w:id="1301" w:author="Jade Raposa" w:date="2024-10-16T23:04:00Z">
      <w:r>
        <w:rPr>
          <w:rFonts w:ascii="Georgia" w:hAnsi="Georgia"/>
        </w:rPr>
        <w:t xml:space="preserve">  |</w:t>
      </w:r>
    </w:ins>
    <w:ins w:id="1302" w:author="Jade Raposa" w:date="2024-10-16T23:03:00Z">
      <w:r>
        <w:rPr>
          <w:rFonts w:ascii="Georgia" w:hAnsi="Georgia"/>
        </w:rPr>
        <w:t xml:space="preserve"> </w:t>
      </w:r>
    </w:ins>
    <w:ins w:id="1303" w:author="Jade Raposa" w:date="2024-10-16T23:04:00Z">
      <w:r>
        <w:rPr>
          <w:rFonts w:ascii="Georgia" w:hAnsi="Georgia"/>
        </w:rPr>
        <w:t xml:space="preserve"> </w:t>
      </w:r>
    </w:ins>
    <w:ins w:id="1304" w:author="Jade Raposa" w:date="2024-10-16T23:03:00Z">
      <w:r>
        <w:rPr>
          <w:rFonts w:ascii="Georgia" w:hAnsi="Georgia"/>
        </w:rPr>
        <w:t>6</w:t>
      </w:r>
    </w:ins>
    <w:ins w:id="1305" w:author="Jade Raposa" w:date="2024-10-17T00:22:00Z">
      <w:r>
        <w:rPr>
          <w:rFonts w:ascii="Georgia" w:hAnsi="Georgia"/>
        </w:rPr>
        <w:t>3</w:t>
      </w:r>
    </w:ins>
    <w:del w:id="1306"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997138982" name="Picture 99713898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w:t>
    </w:r>
    <w:proofErr w:type="gramStart"/>
    <w:r>
      <w:rPr>
        <w:rFonts w:ascii="Georgia" w:hAnsi="Georgia"/>
      </w:rPr>
      <w:t xml:space="preserve">A </w:t>
    </w:r>
    <w:ins w:id="1311" w:author="Jade Raposa" w:date="2024-10-16T23:07:00Z">
      <w:r>
        <w:rPr>
          <w:rFonts w:ascii="Georgia" w:hAnsi="Georgia"/>
        </w:rPr>
        <w:t xml:space="preserve"> </w:t>
      </w:r>
    </w:ins>
    <w:r>
      <w:rPr>
        <w:rFonts w:ascii="Georgia" w:hAnsi="Georgia"/>
      </w:rPr>
      <w:t>|</w:t>
    </w:r>
    <w:proofErr w:type="gramEnd"/>
    <w:ins w:id="1312" w:author="Jade Raposa" w:date="2024-10-16T23:07:00Z">
      <w:r>
        <w:rPr>
          <w:rFonts w:ascii="Georgia" w:hAnsi="Georgia"/>
        </w:rPr>
        <w:t xml:space="preserve"> </w:t>
      </w:r>
    </w:ins>
    <w:r>
      <w:rPr>
        <w:rFonts w:ascii="Georgia" w:hAnsi="Georgia"/>
      </w:rPr>
      <w:t xml:space="preserve"> 6</w:t>
    </w:r>
    <w:ins w:id="1313" w:author="Jade Raposa" w:date="2024-10-17T00:22:00Z">
      <w:r>
        <w:rPr>
          <w:rFonts w:ascii="Georgia" w:hAnsi="Georgia"/>
        </w:rPr>
        <w:t>5</w:t>
      </w:r>
    </w:ins>
    <w:del w:id="1314"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4" w:author="Jade Raposa" w:date="2024-10-16T21:23:00Z">
      <w:r>
        <w:t xml:space="preserve"> </w:t>
      </w:r>
    </w:ins>
    <w:ins w:id="95" w:author="Jade Raposa" w:date="2024-10-16T21:37:00Z">
      <w:r>
        <w:rPr>
          <w:rFonts w:ascii="Georgia" w:hAnsi="Georgia"/>
        </w:rPr>
        <w:t>Executive Summary</w:t>
      </w:r>
    </w:ins>
    <w:ins w:id="96" w:author="Jade Raposa" w:date="2024-10-16T21:03:00Z">
      <w:r>
        <w:t xml:space="preserve"> </w:t>
      </w:r>
    </w:ins>
    <w:sdt>
      <w:sdtPr>
        <w:id w:val="575024372"/>
        <w:docPartObj>
          <w:docPartGallery w:val="AutoText"/>
        </w:docPartObj>
      </w:sdtPr>
      <w:sdtEndPr>
        <w:rPr>
          <w:rFonts w:ascii="Georgia" w:hAnsi="Georgia"/>
        </w:rPr>
      </w:sdtEndPr>
      <w:sdtContent>
        <w:ins w:id="97" w:author="Jade Raposa" w:date="2024-10-16T21:02:00Z">
          <w:r>
            <w:t xml:space="preserve"> </w:t>
          </w:r>
          <w:proofErr w:type="gramStart"/>
          <w:r>
            <w:t>|</w:t>
          </w:r>
        </w:ins>
        <w:ins w:id="98" w:author="Jade Raposa" w:date="2024-10-16T21:03:00Z">
          <w:r>
            <w:t xml:space="preserve">  </w:t>
          </w:r>
        </w:ins>
        <w:ins w:id="99" w:author="Jade Raposa" w:date="2024-10-16T21:47:00Z">
          <w:r>
            <w:rPr>
              <w:rFonts w:ascii="Georgia" w:hAnsi="Georgia"/>
              <w:rPrChange w:id="100" w:author="Jade Raposa" w:date="2024-10-16T21:47:00Z">
                <w:rPr/>
              </w:rPrChange>
            </w:rPr>
            <w:t>vii</w:t>
          </w:r>
        </w:ins>
        <w:proofErr w:type="gramEnd"/>
        <w:del w:id="101"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315" w:author="Jade Raposa" w:date="2024-10-17T00:24:00Z">
        <w:pPr>
          <w:pStyle w:val="Footer"/>
        </w:pPr>
      </w:pPrChange>
    </w:pPr>
    <w:ins w:id="1316" w:author="Jade Raposa" w:date="2024-10-17T00:24:00Z">
      <w:r>
        <w:rPr>
          <w:rFonts w:ascii="Georgia" w:hAnsi="Georgia"/>
          <w:rPrChange w:id="1317" w:author="Jade Raposa" w:date="2024-10-17T00:24:00Z">
            <w:rPr/>
          </w:rPrChange>
        </w:rPr>
        <w:t xml:space="preserve">Appendix </w:t>
      </w:r>
      <w:proofErr w:type="gramStart"/>
      <w:r>
        <w:rPr>
          <w:rFonts w:ascii="Georgia" w:hAnsi="Georgia"/>
          <w:rPrChange w:id="1318" w:author="Jade Raposa" w:date="2024-10-17T00:24:00Z">
            <w:rPr/>
          </w:rPrChange>
        </w:rPr>
        <w:t>B</w:t>
      </w:r>
      <w:r>
        <w:rPr>
          <w:rFonts w:ascii="Georgia" w:hAnsi="Georgia"/>
        </w:rPr>
        <w:t xml:space="preserve"> </w:t>
      </w:r>
      <w:r>
        <w:rPr>
          <w:rFonts w:ascii="Georgia" w:hAnsi="Georgia"/>
          <w:rPrChange w:id="1319" w:author="Jade Raposa" w:date="2024-10-17T00:24:00Z">
            <w:rPr/>
          </w:rPrChange>
        </w:rPr>
        <w:t xml:space="preserve"> |</w:t>
      </w:r>
      <w:proofErr w:type="gramEnd"/>
      <w:r>
        <w:rPr>
          <w:rFonts w:ascii="Georgia" w:hAnsi="Georgia"/>
          <w:rPrChange w:id="1320" w:author="Jade Raposa" w:date="2024-10-17T00:24:00Z">
            <w:rPr/>
          </w:rPrChange>
        </w:rPr>
        <w:t xml:space="preserve"> </w:t>
      </w:r>
      <w:r>
        <w:rPr>
          <w:rFonts w:ascii="Georgia" w:hAnsi="Georgia"/>
        </w:rPr>
        <w:t xml:space="preserve"> </w:t>
      </w:r>
      <w:r>
        <w:rPr>
          <w:rFonts w:ascii="Georgia" w:hAnsi="Georgia"/>
          <w:rPrChange w:id="1321" w:author="Jade Raposa" w:date="2024-10-17T00:24:00Z">
            <w:rPr/>
          </w:rPrChange>
        </w:rPr>
        <w:t>67</w:t>
      </w:r>
    </w:ins>
    <w:r>
      <w:rPr>
        <w:rFonts w:ascii="Georgia" w:hAnsi="Georgia"/>
        <w:noProof/>
        <w:lang w:val="en-US"/>
        <w:rPrChange w:id="1322"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23" w:author="Jade Raposa" w:date="2024-10-17T00:24:00Z">
      <w:r>
        <w:rPr>
          <w:rFonts w:ascii="Georgia" w:hAnsi="Georgia"/>
          <w:rPrChange w:id="1324" w:author="Jade Raposa" w:date="2024-10-17T00:24:00Z">
            <w:rPr/>
          </w:rPrChange>
        </w:rPr>
        <w:tab/>
      </w:r>
      <w:r>
        <w:rPr>
          <w:rFonts w:ascii="Georgia" w:hAnsi="Georgia"/>
          <w:rPrChange w:id="1325" w:author="Jade Raposa" w:date="2024-10-17T00:24:00Z">
            <w:rPr/>
          </w:rPrChange>
        </w:rPr>
        <w:tab/>
      </w:r>
    </w:del>
    <w:del w:id="1326" w:author="Jade Raposa" w:date="2024-10-17T00:23:00Z">
      <w:r>
        <w:rPr>
          <w:rFonts w:ascii="Georgia" w:hAnsi="Georgia"/>
        </w:rPr>
        <w:delText>Appendix B | 69</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327" w:author="Jade Raposa" w:date="2024-10-17T00:23:00Z">
        <w:pPr>
          <w:pStyle w:val="Footer"/>
        </w:pPr>
      </w:pPrChange>
    </w:pPr>
    <w:ins w:id="1328" w:author="Jade Raposa"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329" w:author="Jade Raposa" w:date="2024-10-17T00:23:00Z">
      <w:r>
        <w:rPr>
          <w:rFonts w:ascii="Georgia" w:hAnsi="Georgia"/>
        </w:rPr>
        <w:tab/>
      </w:r>
    </w:del>
    <w:r>
      <w:rPr>
        <w:rFonts w:ascii="Georgia" w:hAnsi="Georgia"/>
      </w:rPr>
      <w:t xml:space="preserve">                                                                                                                                             </w:t>
    </w:r>
    <w:del w:id="1330"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31" w:author="Jade Raposa" w:date="2024-10-17T00:23:00Z">
      <w:r>
        <w:rPr>
          <w:rFonts w:ascii="Georgia" w:hAnsi="Georgia"/>
        </w:rPr>
        <w:delText>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332" w:author="Jade Raposa" w:date="2024-10-17T00:24:00Z">
        <w:pPr>
          <w:pStyle w:val="Footer"/>
        </w:pPr>
      </w:pPrChange>
    </w:pPr>
    <w:ins w:id="1333" w:author="Jade Raposa" w:date="2024-10-17T00:24:00Z">
      <w:r>
        <w:rPr>
          <w:rFonts w:ascii="Georgia" w:hAnsi="Georgia"/>
          <w:rPrChange w:id="1334" w:author="Jade Raposa" w:date="2024-10-17T00:24:00Z">
            <w:rPr/>
          </w:rPrChange>
        </w:rPr>
        <w:t xml:space="preserve">Appendix </w:t>
      </w:r>
      <w:proofErr w:type="gramStart"/>
      <w:r>
        <w:rPr>
          <w:rFonts w:ascii="Georgia" w:hAnsi="Georgia"/>
          <w:rPrChange w:id="1335" w:author="Jade Raposa" w:date="2024-10-17T00:24:00Z">
            <w:rPr/>
          </w:rPrChange>
        </w:rPr>
        <w:t>C</w:t>
      </w:r>
      <w:r>
        <w:rPr>
          <w:rFonts w:ascii="Georgia" w:hAnsi="Georgia"/>
        </w:rPr>
        <w:t xml:space="preserve"> </w:t>
      </w:r>
      <w:r>
        <w:rPr>
          <w:rFonts w:ascii="Georgia" w:hAnsi="Georgia"/>
          <w:rPrChange w:id="1336" w:author="Jade Raposa" w:date="2024-10-17T00:24:00Z">
            <w:rPr/>
          </w:rPrChange>
        </w:rPr>
        <w:t xml:space="preserve"> |</w:t>
      </w:r>
      <w:proofErr w:type="gramEnd"/>
      <w:r>
        <w:rPr>
          <w:rFonts w:ascii="Georgia" w:hAnsi="Georgia"/>
        </w:rPr>
        <w:t xml:space="preserve"> </w:t>
      </w:r>
      <w:r>
        <w:rPr>
          <w:rFonts w:ascii="Georgia" w:hAnsi="Georgia"/>
          <w:rPrChange w:id="1337" w:author="Jade Raposa" w:date="2024-10-17T00:24:00Z">
            <w:rPr/>
          </w:rPrChange>
        </w:rPr>
        <w:t xml:space="preserve"> 68</w:t>
      </w:r>
    </w:ins>
    <w:r>
      <w:rPr>
        <w:rFonts w:ascii="Georgia" w:hAnsi="Georgia"/>
        <w:noProof/>
        <w:lang w:val="en-US"/>
        <w:rPrChange w:id="1338"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39" w:author="Jade Raposa" w:date="2024-10-17T00:24:00Z">
      <w:r>
        <w:rPr>
          <w:rFonts w:ascii="Georgia" w:hAnsi="Georgia"/>
          <w:rPrChange w:id="1340" w:author="Jade Raposa" w:date="2024-10-17T00:24:00Z">
            <w:rPr/>
          </w:rPrChange>
        </w:rPr>
        <w:tab/>
      </w:r>
      <w:r>
        <w:rPr>
          <w:rFonts w:ascii="Georgia" w:hAnsi="Georgia"/>
          <w:rPrChange w:id="1341" w:author="Jade Raposa" w:date="2024-10-17T00:24:00Z">
            <w:rPr/>
          </w:rPrChange>
        </w:rPr>
        <w:tab/>
      </w:r>
      <w:r>
        <w:rPr>
          <w:rFonts w:ascii="Georgia" w:hAnsi="Georgia"/>
        </w:rPr>
        <w:delText>Appendix C | 70</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342" w:author="Jade Raposa" w:date="2024-10-17T00:28:00Z">
        <w:pPr>
          <w:pStyle w:val="Footer"/>
        </w:pPr>
      </w:pPrChange>
    </w:pPr>
    <w:ins w:id="1343" w:author="Jade Raposa" w:date="2024-10-17T00:28:00Z">
      <w:r>
        <w:rPr>
          <w:rFonts w:ascii="Georgia" w:hAnsi="Georgia"/>
        </w:rPr>
        <w:t>Appendix C</w:t>
      </w:r>
    </w:ins>
    <w:ins w:id="1344" w:author="Jade Raposa" w:date="2024-10-17T00:29:00Z">
      <w:r>
        <w:rPr>
          <w:rFonts w:ascii="Georgia" w:hAnsi="Georgia"/>
        </w:rPr>
        <w:t xml:space="preserve">  </w:t>
      </w:r>
    </w:ins>
    <w:ins w:id="1345" w:author="Jade Raposa" w:date="2024-10-17T00:28:00Z">
      <w:r>
        <w:rPr>
          <w:rFonts w:ascii="Georgia" w:hAnsi="Georgia"/>
        </w:rPr>
        <w:t xml:space="preserve">| </w:t>
      </w:r>
    </w:ins>
    <w:ins w:id="1346" w:author="Jade Raposa" w:date="2024-10-17T00:29:00Z">
      <w:r>
        <w:rPr>
          <w:rFonts w:ascii="Georgia" w:hAnsi="Georgia"/>
        </w:rPr>
        <w:t xml:space="preserve"> </w:t>
      </w:r>
    </w:ins>
    <w:ins w:id="1347" w:author="Jade Raposa" w:date="2024-10-17T00:28:00Z">
      <w:r>
        <w:rPr>
          <w:rFonts w:ascii="Georgia" w:hAnsi="Georgia"/>
        </w:rPr>
        <w:t>70</w:t>
      </w:r>
    </w:ins>
    <w:del w:id="1348"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49" w:author="Jade Raposa" w:date="2024-10-17T00:28:00Z">
      <w:r>
        <w:rPr>
          <w:rFonts w:ascii="Georgia" w:hAnsi="Georgia"/>
        </w:rPr>
        <w:delText>7</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424" w:author="Jade Raposa" w:date="2024-10-17T00:25:00Z">
        <w:pPr>
          <w:pStyle w:val="Footer"/>
        </w:pPr>
      </w:pPrChange>
    </w:pPr>
    <w:ins w:id="1425" w:author="Jade Raposa"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426"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427" w:author="Jade Raposa" w:date="2024-10-17T00:39:00Z">
      <w:r>
        <w:rPr>
          <w:rFonts w:ascii="Georgia" w:hAnsi="Georgia"/>
        </w:rPr>
        <w:t>0</w:t>
      </w:r>
    </w:ins>
    <w:del w:id="1428" w:author="Jade Raposa" w:date="2024-10-17T00:25:00Z">
      <w:r>
        <w:rPr>
          <w:rFonts w:ascii="Georgia" w:hAnsi="Georgia"/>
          <w:rPrChange w:id="1429" w:author="Jade Raposa" w:date="2024-10-17T00:25:00Z">
            <w:rPr/>
          </w:rPrChange>
        </w:rPr>
        <w:tab/>
      </w:r>
      <w:r>
        <w:rPr>
          <w:rFonts w:ascii="Georgia" w:hAnsi="Georgia"/>
          <w:rPrChange w:id="1430" w:author="Jade Raposa" w:date="2024-10-17T00:25:00Z">
            <w:rPr/>
          </w:rPrChange>
        </w:rPr>
        <w:tab/>
      </w:r>
      <w:r>
        <w:rPr>
          <w:rFonts w:ascii="Georgia" w:hAnsi="Georgia"/>
        </w:rPr>
        <w:delText>Appendix C | 72</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431" w:author="Jade Raposa" w:date="2024-10-17T00:28:00Z">
        <w:pPr>
          <w:pStyle w:val="Footer"/>
        </w:pPr>
      </w:pPrChange>
    </w:pPr>
    <w:ins w:id="1432" w:author="Jade Raposa" w:date="2024-10-17T00:28:00Z">
      <w:r>
        <w:rPr>
          <w:rFonts w:ascii="Georgia" w:hAnsi="Georgia"/>
        </w:rPr>
        <w:t>Appendix C</w:t>
      </w:r>
    </w:ins>
    <w:ins w:id="1433" w:author="Jade Raposa" w:date="2024-10-17T00:29:00Z">
      <w:r>
        <w:rPr>
          <w:rFonts w:ascii="Georgia" w:hAnsi="Georgia"/>
        </w:rPr>
        <w:t xml:space="preserve">  </w:t>
      </w:r>
    </w:ins>
    <w:ins w:id="1434" w:author="Jade Raposa" w:date="2024-10-17T00:28:00Z">
      <w:r>
        <w:rPr>
          <w:rFonts w:ascii="Georgia" w:hAnsi="Georgia"/>
        </w:rPr>
        <w:t xml:space="preserve">| </w:t>
      </w:r>
    </w:ins>
    <w:ins w:id="1435" w:author="Jade Raposa" w:date="2024-10-17T00:29:00Z">
      <w:r>
        <w:rPr>
          <w:rFonts w:ascii="Georgia" w:hAnsi="Georgia"/>
        </w:rPr>
        <w:t xml:space="preserve"> </w:t>
      </w:r>
    </w:ins>
    <w:ins w:id="1436" w:author="Jade Raposa" w:date="2024-10-17T00:39:00Z">
      <w:r>
        <w:rPr>
          <w:rFonts w:ascii="Georgia" w:hAnsi="Georgia"/>
        </w:rPr>
        <w:t>69</w:t>
      </w:r>
    </w:ins>
    <w:del w:id="1437"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38"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440" w:author="Jade Raposa" w:date="2024-10-17T00:31:00Z">
        <w:pPr>
          <w:pStyle w:val="Footer"/>
        </w:pPr>
      </w:pPrChange>
    </w:pPr>
    <w:ins w:id="1441" w:author="Jade Raposa" w:date="2024-10-17T00:31:00Z">
      <w:r>
        <w:rPr>
          <w:rFonts w:ascii="Georgia" w:hAnsi="Georgia"/>
          <w:rPrChange w:id="1442" w:author="Jade Raposa" w:date="2024-10-17T00:31:00Z">
            <w:rPr/>
          </w:rPrChange>
        </w:rPr>
        <w:t xml:space="preserve">Appendix </w:t>
      </w:r>
      <w:proofErr w:type="gramStart"/>
      <w:r>
        <w:rPr>
          <w:rFonts w:ascii="Georgia" w:hAnsi="Georgia"/>
          <w:rPrChange w:id="1443" w:author="Jade Raposa" w:date="2024-10-17T00:31:00Z">
            <w:rPr/>
          </w:rPrChange>
        </w:rPr>
        <w:t>C</w:t>
      </w:r>
      <w:r>
        <w:rPr>
          <w:rFonts w:ascii="Georgia" w:hAnsi="Georgia"/>
        </w:rPr>
        <w:t xml:space="preserve"> </w:t>
      </w:r>
      <w:r>
        <w:rPr>
          <w:rFonts w:ascii="Georgia" w:hAnsi="Georgia"/>
          <w:rPrChange w:id="1444" w:author="Jade Raposa" w:date="2024-10-17T00:31:00Z">
            <w:rPr/>
          </w:rPrChange>
        </w:rPr>
        <w:t xml:space="preserve"> |</w:t>
      </w:r>
      <w:proofErr w:type="gramEnd"/>
      <w:r>
        <w:rPr>
          <w:rFonts w:ascii="Georgia" w:hAnsi="Georgia"/>
        </w:rPr>
        <w:t xml:space="preserve"> </w:t>
      </w:r>
      <w:r>
        <w:rPr>
          <w:rFonts w:ascii="Georgia" w:hAnsi="Georgia"/>
          <w:rPrChange w:id="1445" w:author="Jade Raposa" w:date="2024-10-17T00:31:00Z">
            <w:rPr/>
          </w:rPrChange>
        </w:rPr>
        <w:t xml:space="preserve"> 7</w:t>
      </w:r>
    </w:ins>
    <w:r>
      <w:rPr>
        <w:rFonts w:ascii="Georgia" w:hAnsi="Georgia"/>
        <w:noProof/>
        <w:lang w:val="en-US"/>
        <w:rPrChange w:id="1446"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447" w:author="Jade Raposa" w:date="2024-10-17T00:44:00Z">
      <w:r>
        <w:rPr>
          <w:rFonts w:ascii="Georgia" w:hAnsi="Georgia"/>
        </w:rPr>
        <w:t>2</w:t>
      </w:r>
    </w:ins>
    <w:del w:id="1448" w:author="Jade Raposa" w:date="2024-10-17T00:31:00Z">
      <w:r>
        <w:rPr>
          <w:rFonts w:ascii="Georgia" w:hAnsi="Georgia"/>
          <w:rPrChange w:id="1449" w:author="Jade Raposa" w:date="2024-10-17T00:31:00Z">
            <w:rPr/>
          </w:rPrChange>
        </w:rPr>
        <w:tab/>
      </w:r>
      <w:r>
        <w:rPr>
          <w:rFonts w:ascii="Georgia" w:hAnsi="Georgia"/>
          <w:rPrChange w:id="1450" w:author="Jade Raposa" w:date="2024-10-17T00:31:00Z">
            <w:rPr/>
          </w:rPrChange>
        </w:rPr>
        <w:tab/>
      </w:r>
      <w:r>
        <w:rPr>
          <w:rFonts w:ascii="Georgia" w:hAnsi="Georgia"/>
        </w:rPr>
        <w:delText>Appendix C | 73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451" w:author="Jade Raposa" w:date="2024-10-17T00:28:00Z">
        <w:pPr>
          <w:pStyle w:val="Footer"/>
        </w:pPr>
      </w:pPrChange>
    </w:pPr>
    <w:ins w:id="1452" w:author="Jade Raposa" w:date="2024-10-17T00:28:00Z">
      <w:r>
        <w:rPr>
          <w:rFonts w:ascii="Georgia" w:hAnsi="Georgia"/>
        </w:rPr>
        <w:t>Appendix C</w:t>
      </w:r>
    </w:ins>
    <w:ins w:id="1453" w:author="Jade Raposa" w:date="2024-10-17T00:29:00Z">
      <w:r>
        <w:rPr>
          <w:rFonts w:ascii="Georgia" w:hAnsi="Georgia"/>
        </w:rPr>
        <w:t xml:space="preserve">  </w:t>
      </w:r>
    </w:ins>
    <w:ins w:id="1454" w:author="Jade Raposa" w:date="2024-10-17T00:28:00Z">
      <w:r>
        <w:rPr>
          <w:rFonts w:ascii="Georgia" w:hAnsi="Georgia"/>
        </w:rPr>
        <w:t xml:space="preserve">| </w:t>
      </w:r>
    </w:ins>
    <w:ins w:id="1455" w:author="Jade Raposa" w:date="2024-10-17T00:29:00Z">
      <w:r>
        <w:rPr>
          <w:rFonts w:ascii="Georgia" w:hAnsi="Georgia"/>
        </w:rPr>
        <w:t xml:space="preserve"> </w:t>
      </w:r>
    </w:ins>
    <w:ins w:id="1456" w:author="Jade Raposa" w:date="2024-10-17T00:39:00Z">
      <w:r>
        <w:rPr>
          <w:rFonts w:ascii="Georgia" w:hAnsi="Georgia"/>
        </w:rPr>
        <w:t>7</w:t>
      </w:r>
    </w:ins>
    <w:ins w:id="1457" w:author="Jade Raposa" w:date="2024-10-17T00:40:00Z">
      <w:r>
        <w:rPr>
          <w:rFonts w:ascii="Georgia" w:hAnsi="Georgia"/>
        </w:rPr>
        <w:t>1</w:t>
      </w:r>
    </w:ins>
    <w:del w:id="1458"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59"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464" w:author="Jade Raposa" w:date="2024-10-17T00:42:00Z">
      <w:r>
        <w:rPr>
          <w:rFonts w:ascii="Georgia" w:hAnsi="Georgia"/>
        </w:rPr>
        <w:t>2</w:t>
      </w:r>
    </w:ins>
    <w:del w:id="1465" w:author="Jade Raposa" w:date="2024-10-17T00:42:00Z">
      <w:r>
        <w:rPr>
          <w:rFonts w:ascii="Georgia" w:hAnsi="Georgia"/>
        </w:rPr>
        <w:delText>1</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466" w:author="Jade Raposa" w:date="2024-10-17T00:28:00Z">
        <w:pPr>
          <w:pStyle w:val="Footer"/>
        </w:pPr>
      </w:pPrChange>
    </w:pPr>
    <w:ins w:id="1467" w:author="Jade Raposa" w:date="2024-10-17T00:28:00Z">
      <w:r>
        <w:rPr>
          <w:rFonts w:ascii="Georgia" w:hAnsi="Georgia"/>
        </w:rPr>
        <w:t xml:space="preserve">Appendix </w:t>
      </w:r>
    </w:ins>
    <w:ins w:id="1468" w:author="Jade Raposa" w:date="2024-10-17T00:50:00Z">
      <w:r>
        <w:rPr>
          <w:rFonts w:ascii="Georgia" w:hAnsi="Georgia"/>
        </w:rPr>
        <w:t>D</w:t>
      </w:r>
    </w:ins>
    <w:ins w:id="1469" w:author="Jade Raposa" w:date="2024-10-17T00:29:00Z">
      <w:r>
        <w:rPr>
          <w:rFonts w:ascii="Georgia" w:hAnsi="Georgia"/>
        </w:rPr>
        <w:t xml:space="preserve">  </w:t>
      </w:r>
    </w:ins>
    <w:ins w:id="1470" w:author="Jade Raposa" w:date="2024-10-17T00:28:00Z">
      <w:r>
        <w:rPr>
          <w:rFonts w:ascii="Georgia" w:hAnsi="Georgia"/>
        </w:rPr>
        <w:t xml:space="preserve">| </w:t>
      </w:r>
    </w:ins>
    <w:ins w:id="1471" w:author="Jade Raposa" w:date="2024-10-17T00:29:00Z">
      <w:r>
        <w:rPr>
          <w:rFonts w:ascii="Georgia" w:hAnsi="Georgia"/>
        </w:rPr>
        <w:t xml:space="preserve"> </w:t>
      </w:r>
    </w:ins>
    <w:ins w:id="1472" w:author="Jade Raposa" w:date="2024-10-17T00:39:00Z">
      <w:r>
        <w:rPr>
          <w:rFonts w:ascii="Georgia" w:hAnsi="Georgia"/>
        </w:rPr>
        <w:t>7</w:t>
      </w:r>
    </w:ins>
    <w:ins w:id="1473" w:author="Jade Raposa" w:date="2024-10-17T00:50:00Z">
      <w:r>
        <w:rPr>
          <w:rFonts w:ascii="Georgia" w:hAnsi="Georgia"/>
        </w:rPr>
        <w:t>3</w:t>
      </w:r>
    </w:ins>
    <w:del w:id="1474"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75"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102" w:author="Jade Raposa" w:date="2024-10-16T21:12:00Z">
          <w:rPr/>
        </w:rPrChange>
      </w:rPr>
      <w:pPrChange w:id="103" w:author="Jade Raposa" w:date="2024-10-16T21:13:00Z">
        <w:pPr>
          <w:pStyle w:val="Header"/>
          <w:tabs>
            <w:tab w:val="clear" w:pos="4680"/>
            <w:tab w:val="clear" w:pos="9360"/>
            <w:tab w:val="right" w:pos="8640"/>
          </w:tabs>
        </w:pPr>
      </w:pPrChange>
    </w:pPr>
    <w:ins w:id="104"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5" w:author="Jade Raposa" w:date="2024-10-16T21:22:00Z">
      <w:r>
        <w:t xml:space="preserve"> </w:t>
      </w:r>
    </w:ins>
    <w:ins w:id="106" w:author="Jade Raposa" w:date="2024-10-16T21:36:00Z">
      <w:r>
        <w:rPr>
          <w:rFonts w:ascii="Georgia" w:hAnsi="Georgia"/>
        </w:rPr>
        <w:t xml:space="preserve">Executive </w:t>
      </w:r>
      <w:proofErr w:type="gramStart"/>
      <w:r>
        <w:rPr>
          <w:rFonts w:ascii="Georgia" w:hAnsi="Georgia"/>
        </w:rPr>
        <w:t>Summary</w:t>
      </w:r>
    </w:ins>
    <w:ins w:id="107" w:author="Jade Raposa" w:date="2024-10-16T21:22:00Z">
      <w:r>
        <w:rPr>
          <w:rFonts w:ascii="Georgia" w:hAnsi="Georgia"/>
        </w:rPr>
        <w:t xml:space="preserve">  |</w:t>
      </w:r>
      <w:proofErr w:type="gramEnd"/>
      <w:r>
        <w:rPr>
          <w:rFonts w:ascii="Georgia" w:hAnsi="Georgia"/>
        </w:rPr>
        <w:t xml:space="preserve">  </w:t>
      </w:r>
    </w:ins>
    <w:ins w:id="108" w:author="Jade Raposa" w:date="2024-10-16T21:37:00Z">
      <w:r>
        <w:rPr>
          <w:rFonts w:ascii="Georgia" w:hAnsi="Georgia"/>
        </w:rPr>
        <w:t>v</w:t>
      </w:r>
    </w:ins>
    <w:ins w:id="109"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535" w:author="Jade Raposa" w:date="2024-10-17T00:48:00Z">
        <w:pPr>
          <w:pStyle w:val="Footer"/>
        </w:pPr>
      </w:pPrChange>
    </w:pPr>
    <w:ins w:id="1536" w:author="Jade Raposa" w:date="2024-10-17T00:48:00Z">
      <w:r>
        <w:rPr>
          <w:rFonts w:ascii="Georgia" w:hAnsi="Georgia"/>
          <w:rPrChange w:id="1537" w:author="Jade Raposa" w:date="2024-10-17T00:48:00Z">
            <w:rPr/>
          </w:rPrChange>
        </w:rPr>
        <w:t xml:space="preserve">Appendix </w:t>
      </w:r>
      <w:proofErr w:type="gramStart"/>
      <w:r>
        <w:rPr>
          <w:rFonts w:ascii="Georgia" w:hAnsi="Georgia"/>
          <w:rPrChange w:id="1538" w:author="Jade Raposa" w:date="2024-10-17T00:48:00Z">
            <w:rPr/>
          </w:rPrChange>
        </w:rPr>
        <w:t xml:space="preserve">D </w:t>
      </w:r>
      <w:r>
        <w:rPr>
          <w:rFonts w:ascii="Georgia" w:hAnsi="Georgia"/>
        </w:rPr>
        <w:t xml:space="preserve"> </w:t>
      </w:r>
      <w:r>
        <w:rPr>
          <w:rFonts w:ascii="Georgia" w:hAnsi="Georgia"/>
          <w:rPrChange w:id="1539" w:author="Jade Raposa" w:date="2024-10-17T00:48:00Z">
            <w:rPr/>
          </w:rPrChange>
        </w:rPr>
        <w:t>|</w:t>
      </w:r>
      <w:proofErr w:type="gramEnd"/>
      <w:r>
        <w:rPr>
          <w:rFonts w:ascii="Georgia" w:hAnsi="Georgia"/>
        </w:rPr>
        <w:t xml:space="preserve"> </w:t>
      </w:r>
      <w:r>
        <w:rPr>
          <w:rFonts w:ascii="Georgia" w:hAnsi="Georgia"/>
          <w:rPrChange w:id="1540" w:author="Jade Raposa" w:date="2024-10-17T00:48:00Z">
            <w:rPr/>
          </w:rPrChange>
        </w:rPr>
        <w:t xml:space="preserve"> 74</w:t>
      </w:r>
    </w:ins>
    <w:r>
      <w:rPr>
        <w:rFonts w:ascii="Georgia" w:hAnsi="Georgia"/>
        <w:noProof/>
        <w:lang w:val="en-US"/>
        <w:rPrChange w:id="1541"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42" w:author="Jade Raposa" w:date="2024-10-17T00:48:00Z">
      <w:r>
        <w:rPr>
          <w:rFonts w:ascii="Georgia" w:hAnsi="Georgia"/>
          <w:rPrChange w:id="1543" w:author="Jade Raposa" w:date="2024-10-17T00:48:00Z">
            <w:rPr/>
          </w:rPrChange>
        </w:rPr>
        <w:tab/>
      </w:r>
      <w:r>
        <w:rPr>
          <w:rFonts w:ascii="Georgia" w:hAnsi="Georgia"/>
          <w:rPrChange w:id="1544" w:author="Jade Raposa" w:date="2024-10-17T00:48:00Z">
            <w:rPr/>
          </w:rPrChange>
        </w:rPr>
        <w:tab/>
      </w:r>
      <w:r>
        <w:rPr>
          <w:rFonts w:ascii="Georgia" w:hAnsi="Georgia"/>
        </w:rPr>
        <w:delText>Appendix D | 72</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641" w:author="Jade Raposa" w:date="2024-10-17T00:46:00Z">
        <w:pPr>
          <w:pStyle w:val="Footer"/>
        </w:pPr>
      </w:pPrChange>
    </w:pPr>
    <w:ins w:id="1642" w:author="Jade Raposa" w:date="2024-10-17T00:46:00Z">
      <w:r>
        <w:rPr>
          <w:rFonts w:ascii="Georgia" w:hAnsi="Georgia"/>
          <w:rPrChange w:id="1643" w:author="Jade Raposa" w:date="2024-10-17T00:46:00Z">
            <w:rPr/>
          </w:rPrChange>
        </w:rPr>
        <w:t xml:space="preserve">Appendix </w:t>
      </w:r>
      <w:proofErr w:type="gramStart"/>
      <w:r>
        <w:rPr>
          <w:rFonts w:ascii="Georgia" w:hAnsi="Georgia"/>
          <w:rPrChange w:id="1644" w:author="Jade Raposa" w:date="2024-10-17T00:46:00Z">
            <w:rPr/>
          </w:rPrChange>
        </w:rPr>
        <w:t>D</w:t>
      </w:r>
      <w:r>
        <w:rPr>
          <w:rFonts w:ascii="Georgia" w:hAnsi="Georgia"/>
        </w:rPr>
        <w:t xml:space="preserve"> </w:t>
      </w:r>
      <w:r>
        <w:rPr>
          <w:rFonts w:ascii="Georgia" w:hAnsi="Georgia"/>
          <w:rPrChange w:id="1645" w:author="Jade Raposa" w:date="2024-10-17T00:46:00Z">
            <w:rPr/>
          </w:rPrChange>
        </w:rPr>
        <w:t xml:space="preserve"> |</w:t>
      </w:r>
      <w:proofErr w:type="gramEnd"/>
      <w:r>
        <w:rPr>
          <w:rFonts w:ascii="Georgia" w:hAnsi="Georgia"/>
          <w:rPrChange w:id="1646" w:author="Jade Raposa" w:date="2024-10-17T00:46:00Z">
            <w:rPr/>
          </w:rPrChange>
        </w:rPr>
        <w:t xml:space="preserve"> </w:t>
      </w:r>
      <w:r>
        <w:rPr>
          <w:rFonts w:ascii="Georgia" w:hAnsi="Georgia"/>
        </w:rPr>
        <w:t xml:space="preserve"> </w:t>
      </w:r>
      <w:r>
        <w:rPr>
          <w:rFonts w:ascii="Georgia" w:hAnsi="Georgia"/>
          <w:rPrChange w:id="1647" w:author="Jade Raposa" w:date="2024-10-17T00:46:00Z">
            <w:rPr/>
          </w:rPrChange>
        </w:rPr>
        <w:t>7</w:t>
      </w:r>
    </w:ins>
    <w:r>
      <w:rPr>
        <w:rFonts w:ascii="Georgia" w:hAnsi="Georgia"/>
        <w:noProof/>
        <w:lang w:val="en-US"/>
        <w:rPrChange w:id="1648"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649" w:author="Jade Raposa" w:date="2024-10-17T00:47:00Z">
      <w:r>
        <w:rPr>
          <w:rFonts w:ascii="Georgia" w:hAnsi="Georgia"/>
        </w:rPr>
        <w:t>5</w:t>
      </w:r>
    </w:ins>
    <w:del w:id="1650" w:author="Jade Raposa" w:date="2024-10-17T00:46:00Z">
      <w:r>
        <w:rPr>
          <w:rFonts w:ascii="Georgia" w:hAnsi="Georgia"/>
          <w:rPrChange w:id="1651" w:author="Jade Raposa" w:date="2024-10-17T00:46:00Z">
            <w:rPr/>
          </w:rPrChange>
        </w:rPr>
        <w:tab/>
      </w:r>
      <w:r>
        <w:rPr>
          <w:rFonts w:ascii="Georgia" w:hAnsi="Georgia"/>
          <w:rPrChange w:id="1652" w:author="Jade Raposa" w:date="2024-10-17T00:46:00Z">
            <w:rPr/>
          </w:rPrChange>
        </w:rPr>
        <w:tab/>
      </w:r>
      <w:r>
        <w:rPr>
          <w:rFonts w:ascii="Georgia" w:hAnsi="Georgia"/>
        </w:rPr>
        <w:delText>Appendix D | 73</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653" w:author="Jade Raposa" w:date="2024-10-17T00:28:00Z">
        <w:pPr>
          <w:pStyle w:val="Footer"/>
        </w:pPr>
      </w:pPrChange>
    </w:pPr>
    <w:ins w:id="1654" w:author="Jade Raposa" w:date="2024-10-17T00:28:00Z">
      <w:r>
        <w:rPr>
          <w:rFonts w:ascii="Georgia" w:hAnsi="Georgia"/>
        </w:rPr>
        <w:t xml:space="preserve">Appendix </w:t>
      </w:r>
    </w:ins>
    <w:ins w:id="1655" w:author="Jade Raposa" w:date="2024-10-17T00:50:00Z">
      <w:r>
        <w:rPr>
          <w:rFonts w:ascii="Georgia" w:hAnsi="Georgia"/>
        </w:rPr>
        <w:t>D</w:t>
      </w:r>
    </w:ins>
    <w:ins w:id="1656" w:author="Jade Raposa" w:date="2024-10-17T00:29:00Z">
      <w:r>
        <w:rPr>
          <w:rFonts w:ascii="Georgia" w:hAnsi="Georgia"/>
        </w:rPr>
        <w:t xml:space="preserve">  </w:t>
      </w:r>
    </w:ins>
    <w:ins w:id="1657" w:author="Jade Raposa" w:date="2024-10-17T00:28:00Z">
      <w:r>
        <w:rPr>
          <w:rFonts w:ascii="Georgia" w:hAnsi="Georgia"/>
        </w:rPr>
        <w:t xml:space="preserve">| </w:t>
      </w:r>
    </w:ins>
    <w:ins w:id="1658" w:author="Jade Raposa" w:date="2024-10-17T00:29:00Z">
      <w:r>
        <w:rPr>
          <w:rFonts w:ascii="Georgia" w:hAnsi="Georgia"/>
        </w:rPr>
        <w:t xml:space="preserve"> </w:t>
      </w:r>
    </w:ins>
    <w:ins w:id="1659" w:author="Jade Raposa" w:date="2024-10-17T00:39:00Z">
      <w:r>
        <w:rPr>
          <w:rFonts w:ascii="Georgia" w:hAnsi="Georgia"/>
        </w:rPr>
        <w:t>7</w:t>
      </w:r>
    </w:ins>
    <w:ins w:id="1660" w:author="Jade Raposa" w:date="2024-10-17T00:52:00Z">
      <w:r>
        <w:rPr>
          <w:rFonts w:ascii="Georgia" w:hAnsi="Georgia"/>
        </w:rPr>
        <w:t>5</w:t>
      </w:r>
    </w:ins>
    <w:del w:id="1661"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62" w:author="Jade Raposa"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749" w:author="Jade Raposa" w:date="2024-10-17T00:28:00Z">
        <w:pPr>
          <w:pStyle w:val="Footer"/>
        </w:pPr>
      </w:pPrChange>
    </w:pPr>
    <w:ins w:id="1750" w:author="Jade Raposa" w:date="2024-10-17T00:28:00Z">
      <w:r>
        <w:rPr>
          <w:rFonts w:ascii="Georgia" w:hAnsi="Georgia"/>
        </w:rPr>
        <w:t xml:space="preserve">Appendix </w:t>
      </w:r>
    </w:ins>
    <w:ins w:id="1751" w:author="Jade Raposa" w:date="2024-10-17T00:50:00Z">
      <w:r>
        <w:rPr>
          <w:rFonts w:ascii="Georgia" w:hAnsi="Georgia"/>
        </w:rPr>
        <w:t>D</w:t>
      </w:r>
    </w:ins>
    <w:ins w:id="1752" w:author="Jade Raposa" w:date="2024-10-17T00:29:00Z">
      <w:r>
        <w:rPr>
          <w:rFonts w:ascii="Georgia" w:hAnsi="Georgia"/>
        </w:rPr>
        <w:t xml:space="preserve">  </w:t>
      </w:r>
    </w:ins>
    <w:ins w:id="1753" w:author="Jade Raposa" w:date="2024-10-17T00:28:00Z">
      <w:r>
        <w:rPr>
          <w:rFonts w:ascii="Georgia" w:hAnsi="Georgia"/>
        </w:rPr>
        <w:t xml:space="preserve">| </w:t>
      </w:r>
    </w:ins>
    <w:ins w:id="1754" w:author="Jade Raposa" w:date="2024-10-17T00:29:00Z">
      <w:r>
        <w:rPr>
          <w:rFonts w:ascii="Georgia" w:hAnsi="Georgia"/>
        </w:rPr>
        <w:t xml:space="preserve"> </w:t>
      </w:r>
    </w:ins>
    <w:ins w:id="1755" w:author="Jade Raposa" w:date="2024-10-17T00:39:00Z">
      <w:r>
        <w:rPr>
          <w:rFonts w:ascii="Georgia" w:hAnsi="Georgia"/>
        </w:rPr>
        <w:t>7</w:t>
      </w:r>
    </w:ins>
    <w:ins w:id="1756" w:author="Jade Raposa" w:date="2024-10-17T00:56:00Z">
      <w:r>
        <w:rPr>
          <w:rFonts w:ascii="Georgia" w:hAnsi="Georgia"/>
        </w:rPr>
        <w:t>6</w:t>
      </w:r>
    </w:ins>
    <w:del w:id="1757"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58"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800" w:author="Jade Raposa" w:date="2024-10-17T00:28:00Z">
        <w:pPr>
          <w:pStyle w:val="Footer"/>
        </w:pPr>
      </w:pPrChange>
    </w:pPr>
    <w:ins w:id="1801" w:author="Jade Raposa" w:date="2024-10-17T00:28:00Z">
      <w:r>
        <w:rPr>
          <w:rFonts w:ascii="Georgia" w:hAnsi="Georgia"/>
        </w:rPr>
        <w:t xml:space="preserve">Appendix </w:t>
      </w:r>
    </w:ins>
    <w:ins w:id="1802" w:author="Jade Raposa" w:date="2024-10-17T00:50:00Z">
      <w:r>
        <w:rPr>
          <w:rFonts w:ascii="Georgia" w:hAnsi="Georgia"/>
        </w:rPr>
        <w:t>D</w:t>
      </w:r>
    </w:ins>
    <w:ins w:id="1803" w:author="Jade Raposa" w:date="2024-10-17T00:29:00Z">
      <w:r>
        <w:rPr>
          <w:rFonts w:ascii="Georgia" w:hAnsi="Georgia"/>
        </w:rPr>
        <w:t xml:space="preserve">  </w:t>
      </w:r>
    </w:ins>
    <w:ins w:id="1804" w:author="Jade Raposa" w:date="2024-10-17T00:28:00Z">
      <w:r>
        <w:rPr>
          <w:rFonts w:ascii="Georgia" w:hAnsi="Georgia"/>
        </w:rPr>
        <w:t xml:space="preserve">| </w:t>
      </w:r>
    </w:ins>
    <w:ins w:id="1805" w:author="Jade Raposa" w:date="2024-10-17T00:29:00Z">
      <w:r>
        <w:rPr>
          <w:rFonts w:ascii="Georgia" w:hAnsi="Georgia"/>
        </w:rPr>
        <w:t xml:space="preserve"> </w:t>
      </w:r>
    </w:ins>
    <w:ins w:id="1806" w:author="Jade Raposa" w:date="2024-10-17T00:39:00Z">
      <w:r>
        <w:rPr>
          <w:rFonts w:ascii="Georgia" w:hAnsi="Georgia"/>
        </w:rPr>
        <w:t>7</w:t>
      </w:r>
    </w:ins>
    <w:ins w:id="1807" w:author="Jade Raposa" w:date="2024-10-17T00:57:00Z">
      <w:r>
        <w:rPr>
          <w:rFonts w:ascii="Georgia" w:hAnsi="Georgia"/>
        </w:rPr>
        <w:t>7</w:t>
      </w:r>
    </w:ins>
    <w:del w:id="1808"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09"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1903" w:author="Jade Raposa" w:date="2024-10-17T00:28:00Z">
        <w:pPr>
          <w:pStyle w:val="Footer"/>
        </w:pPr>
      </w:pPrChange>
    </w:pPr>
    <w:ins w:id="1904" w:author="Jade Raposa" w:date="2024-10-17T00:28:00Z">
      <w:r>
        <w:rPr>
          <w:rFonts w:ascii="Georgia" w:hAnsi="Georgia"/>
        </w:rPr>
        <w:t xml:space="preserve">Appendix </w:t>
      </w:r>
    </w:ins>
    <w:ins w:id="1905" w:author="Jade Raposa" w:date="2024-10-17T00:50:00Z">
      <w:r>
        <w:rPr>
          <w:rFonts w:ascii="Georgia" w:hAnsi="Georgia"/>
        </w:rPr>
        <w:t>D</w:t>
      </w:r>
    </w:ins>
    <w:ins w:id="1906" w:author="Jade Raposa" w:date="2024-10-17T00:29:00Z">
      <w:r>
        <w:rPr>
          <w:rFonts w:ascii="Georgia" w:hAnsi="Georgia"/>
        </w:rPr>
        <w:t xml:space="preserve">  </w:t>
      </w:r>
    </w:ins>
    <w:ins w:id="1907" w:author="Jade Raposa" w:date="2024-10-17T00:28:00Z">
      <w:r>
        <w:rPr>
          <w:rFonts w:ascii="Georgia" w:hAnsi="Georgia"/>
        </w:rPr>
        <w:t xml:space="preserve">| </w:t>
      </w:r>
    </w:ins>
    <w:ins w:id="1908" w:author="Jade Raposa" w:date="2024-10-17T00:29:00Z">
      <w:r>
        <w:rPr>
          <w:rFonts w:ascii="Georgia" w:hAnsi="Georgia"/>
        </w:rPr>
        <w:t xml:space="preserve"> </w:t>
      </w:r>
    </w:ins>
    <w:ins w:id="1909" w:author="Jade Raposa" w:date="2024-10-17T00:39:00Z">
      <w:r>
        <w:rPr>
          <w:rFonts w:ascii="Georgia" w:hAnsi="Georgia"/>
        </w:rPr>
        <w:t>7</w:t>
      </w:r>
    </w:ins>
    <w:ins w:id="1910" w:author="Jade Raposa" w:date="2024-10-17T00:57:00Z">
      <w:r>
        <w:rPr>
          <w:rFonts w:ascii="Georgia" w:hAnsi="Georgia"/>
        </w:rPr>
        <w:t>8</w:t>
      </w:r>
    </w:ins>
    <w:del w:id="1911"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12" w:author="Jade Raposa" w:date="2024-10-17T00:28:00Z">
      <w:r>
        <w:rPr>
          <w:rFonts w:ascii="Georgia" w:hAnsi="Georgia"/>
        </w:rPr>
        <w:delText>7</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1998" w:author="Jade Raposa" w:date="2024-10-17T00:59:00Z">
      <w:r>
        <w:rPr>
          <w:rFonts w:ascii="Georgia" w:hAnsi="Georgia"/>
        </w:rPr>
        <w:t>9</w:t>
      </w:r>
    </w:ins>
    <w:del w:id="1999" w:author="Jade Raposa" w:date="2024-10-17T00:56:00Z">
      <w:r>
        <w:rPr>
          <w:rFonts w:ascii="Georgia" w:hAnsi="Georgia"/>
        </w:rPr>
        <w:delText>6</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2000" w:author="Jade Raposa" w:date="2024-10-17T00:28:00Z">
        <w:pPr>
          <w:pStyle w:val="Footer"/>
        </w:pPr>
      </w:pPrChange>
    </w:pPr>
    <w:ins w:id="2001" w:author="Jade Raposa" w:date="2024-10-17T00:28:00Z">
      <w:r>
        <w:rPr>
          <w:rFonts w:ascii="Georgia" w:hAnsi="Georgia"/>
        </w:rPr>
        <w:t xml:space="preserve">Appendix </w:t>
      </w:r>
    </w:ins>
    <w:ins w:id="2002" w:author="Jade Raposa" w:date="2024-10-17T00:50:00Z">
      <w:r>
        <w:rPr>
          <w:rFonts w:ascii="Georgia" w:hAnsi="Georgia"/>
        </w:rPr>
        <w:t>D</w:t>
      </w:r>
    </w:ins>
    <w:ins w:id="2003" w:author="Jade Raposa" w:date="2024-10-17T00:29:00Z">
      <w:r>
        <w:rPr>
          <w:rFonts w:ascii="Georgia" w:hAnsi="Georgia"/>
        </w:rPr>
        <w:t xml:space="preserve">  </w:t>
      </w:r>
    </w:ins>
    <w:ins w:id="2004" w:author="Jade Raposa" w:date="2024-10-17T00:28:00Z">
      <w:r>
        <w:rPr>
          <w:rFonts w:ascii="Georgia" w:hAnsi="Georgia"/>
        </w:rPr>
        <w:t xml:space="preserve">| </w:t>
      </w:r>
    </w:ins>
    <w:ins w:id="2005" w:author="Jade Raposa" w:date="2024-10-17T00:29:00Z">
      <w:r>
        <w:rPr>
          <w:rFonts w:ascii="Georgia" w:hAnsi="Georgia"/>
        </w:rPr>
        <w:t xml:space="preserve"> </w:t>
      </w:r>
    </w:ins>
    <w:ins w:id="2006" w:author="Jade Raposa" w:date="2024-10-17T00:39:00Z">
      <w:r>
        <w:rPr>
          <w:rFonts w:ascii="Georgia" w:hAnsi="Georgia"/>
        </w:rPr>
        <w:t>7</w:t>
      </w:r>
    </w:ins>
    <w:ins w:id="2007" w:author="Jade Raposa" w:date="2024-10-17T00:58:00Z">
      <w:r>
        <w:rPr>
          <w:rFonts w:ascii="Georgia" w:hAnsi="Georgia"/>
        </w:rPr>
        <w:t>9</w:t>
      </w:r>
    </w:ins>
    <w:del w:id="2008"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09"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90" w:author="Jade Raposa" w:date="2024-10-16T21:23:00Z">
      <w:r>
        <w:t xml:space="preserve"> </w:t>
      </w:r>
    </w:ins>
    <w:ins w:id="191" w:author="Jade Raposa" w:date="2024-10-16T21:42:00Z">
      <w:r>
        <w:rPr>
          <w:rFonts w:ascii="Georgia" w:hAnsi="Georgia"/>
        </w:rPr>
        <w:t>Table Of Contents</w:t>
      </w:r>
    </w:ins>
    <w:ins w:id="192" w:author="Jade Raposa" w:date="2024-10-16T21:03:00Z">
      <w:r>
        <w:t xml:space="preserve"> </w:t>
      </w:r>
    </w:ins>
    <w:sdt>
      <w:sdtPr>
        <w:id w:val="1104623424"/>
        <w:docPartObj>
          <w:docPartGallery w:val="AutoText"/>
        </w:docPartObj>
      </w:sdtPr>
      <w:sdtEndPr>
        <w:rPr>
          <w:rFonts w:ascii="Georgia" w:hAnsi="Georgia"/>
        </w:rPr>
      </w:sdtEndPr>
      <w:sdtContent>
        <w:ins w:id="193" w:author="Jade Raposa" w:date="2024-10-16T21:02:00Z">
          <w:r>
            <w:t xml:space="preserve"> |</w:t>
          </w:r>
        </w:ins>
        <w:ins w:id="194" w:author="Jade Raposa" w:date="2024-10-16T21:03:00Z">
          <w:r>
            <w:t xml:space="preserve">  </w:t>
          </w:r>
        </w:ins>
        <w:del w:id="195"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6"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2124" w:author="Jade Raposa" w:date="2024-10-17T00:28:00Z">
        <w:pPr>
          <w:pStyle w:val="Footer"/>
        </w:pPr>
      </w:pPrChange>
    </w:pPr>
    <w:ins w:id="2125" w:author="Jade Raposa" w:date="2024-10-17T00:28:00Z">
      <w:r>
        <w:rPr>
          <w:rFonts w:ascii="Georgia" w:hAnsi="Georgia"/>
        </w:rPr>
        <w:t xml:space="preserve">Appendix </w:t>
      </w:r>
    </w:ins>
    <w:ins w:id="2126" w:author="Jade Raposa" w:date="2024-10-17T00:50:00Z">
      <w:r>
        <w:rPr>
          <w:rFonts w:ascii="Georgia" w:hAnsi="Georgia"/>
        </w:rPr>
        <w:t>D</w:t>
      </w:r>
    </w:ins>
    <w:ins w:id="2127" w:author="Jade Raposa" w:date="2024-10-17T00:29:00Z">
      <w:r>
        <w:rPr>
          <w:rFonts w:ascii="Georgia" w:hAnsi="Georgia"/>
        </w:rPr>
        <w:t xml:space="preserve">  </w:t>
      </w:r>
    </w:ins>
    <w:ins w:id="2128" w:author="Jade Raposa" w:date="2024-10-17T00:28:00Z">
      <w:r>
        <w:rPr>
          <w:rFonts w:ascii="Georgia" w:hAnsi="Georgia"/>
        </w:rPr>
        <w:t xml:space="preserve">| </w:t>
      </w:r>
    </w:ins>
    <w:ins w:id="2129" w:author="Jade Raposa" w:date="2024-10-17T00:29:00Z">
      <w:r>
        <w:rPr>
          <w:rFonts w:ascii="Georgia" w:hAnsi="Georgia"/>
        </w:rPr>
        <w:t xml:space="preserve"> </w:t>
      </w:r>
    </w:ins>
    <w:ins w:id="2130" w:author="Jade Raposa" w:date="2024-10-17T00:59:00Z">
      <w:r>
        <w:rPr>
          <w:rFonts w:ascii="Georgia" w:hAnsi="Georgia"/>
        </w:rPr>
        <w:t>80</w:t>
      </w:r>
    </w:ins>
    <w:del w:id="2131"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32"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287" w:author="Jade Raposa" w:date="2024-10-17T00:28:00Z">
        <w:pPr>
          <w:pStyle w:val="Footer"/>
        </w:pPr>
      </w:pPrChange>
    </w:pPr>
    <w:ins w:id="2288" w:author="Jade Raposa" w:date="2024-10-17T00:28:00Z">
      <w:r>
        <w:rPr>
          <w:rFonts w:ascii="Georgia" w:hAnsi="Georgia"/>
        </w:rPr>
        <w:t xml:space="preserve">Appendix </w:t>
      </w:r>
    </w:ins>
    <w:ins w:id="2289" w:author="Jade Raposa" w:date="2024-10-17T00:50:00Z">
      <w:r>
        <w:rPr>
          <w:rFonts w:ascii="Georgia" w:hAnsi="Georgia"/>
        </w:rPr>
        <w:t>D</w:t>
      </w:r>
    </w:ins>
    <w:ins w:id="2290" w:author="Jade Raposa" w:date="2024-10-17T00:29:00Z">
      <w:r>
        <w:rPr>
          <w:rFonts w:ascii="Georgia" w:hAnsi="Georgia"/>
        </w:rPr>
        <w:t xml:space="preserve">  </w:t>
      </w:r>
    </w:ins>
    <w:ins w:id="2291" w:author="Jade Raposa" w:date="2024-10-17T00:28:00Z">
      <w:r>
        <w:rPr>
          <w:rFonts w:ascii="Georgia" w:hAnsi="Georgia"/>
        </w:rPr>
        <w:t xml:space="preserve">| </w:t>
      </w:r>
    </w:ins>
    <w:ins w:id="2292" w:author="Jade Raposa" w:date="2024-10-17T00:29:00Z">
      <w:r>
        <w:rPr>
          <w:rFonts w:ascii="Georgia" w:hAnsi="Georgia"/>
        </w:rPr>
        <w:t xml:space="preserve"> </w:t>
      </w:r>
    </w:ins>
    <w:ins w:id="2293" w:author="Jade Raposa" w:date="2024-10-17T00:59:00Z">
      <w:r>
        <w:rPr>
          <w:rFonts w:ascii="Georgia" w:hAnsi="Georgia"/>
        </w:rPr>
        <w:t>8</w:t>
      </w:r>
    </w:ins>
    <w:ins w:id="2294" w:author="Jade Raposa" w:date="2024-10-17T01:01:00Z">
      <w:r>
        <w:rPr>
          <w:rFonts w:ascii="Georgia" w:hAnsi="Georgia"/>
        </w:rPr>
        <w:t>1</w:t>
      </w:r>
    </w:ins>
    <w:del w:id="2295"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296"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399" w:author="Jade Raposa" w:date="2024-10-17T00:28:00Z">
        <w:pPr>
          <w:pStyle w:val="Footer"/>
        </w:pPr>
      </w:pPrChange>
    </w:pPr>
    <w:ins w:id="2400" w:author="Jade Raposa" w:date="2024-10-17T00:28:00Z">
      <w:r>
        <w:rPr>
          <w:rFonts w:ascii="Georgia" w:hAnsi="Georgia"/>
        </w:rPr>
        <w:t xml:space="preserve">Appendix </w:t>
      </w:r>
    </w:ins>
    <w:ins w:id="2401" w:author="Jade Raposa" w:date="2024-10-17T00:50:00Z">
      <w:r>
        <w:rPr>
          <w:rFonts w:ascii="Georgia" w:hAnsi="Georgia"/>
        </w:rPr>
        <w:t>D</w:t>
      </w:r>
    </w:ins>
    <w:ins w:id="2402" w:author="Jade Raposa" w:date="2024-10-17T00:29:00Z">
      <w:r>
        <w:rPr>
          <w:rFonts w:ascii="Georgia" w:hAnsi="Georgia"/>
        </w:rPr>
        <w:t xml:space="preserve">  </w:t>
      </w:r>
    </w:ins>
    <w:ins w:id="2403" w:author="Jade Raposa" w:date="2024-10-17T00:28:00Z">
      <w:r>
        <w:rPr>
          <w:rFonts w:ascii="Georgia" w:hAnsi="Georgia"/>
        </w:rPr>
        <w:t xml:space="preserve">| </w:t>
      </w:r>
    </w:ins>
    <w:ins w:id="2404" w:author="Jade Raposa" w:date="2024-10-17T00:29:00Z">
      <w:r>
        <w:rPr>
          <w:rFonts w:ascii="Georgia" w:hAnsi="Georgia"/>
        </w:rPr>
        <w:t xml:space="preserve"> </w:t>
      </w:r>
    </w:ins>
    <w:ins w:id="2405" w:author="Jade Raposa" w:date="2024-10-17T00:59:00Z">
      <w:r>
        <w:rPr>
          <w:rFonts w:ascii="Georgia" w:hAnsi="Georgia"/>
        </w:rPr>
        <w:t>8</w:t>
      </w:r>
    </w:ins>
    <w:ins w:id="2406" w:author="Jade Raposa" w:date="2024-10-17T01:02:00Z">
      <w:r>
        <w:rPr>
          <w:rFonts w:ascii="Georgia" w:hAnsi="Georgia"/>
        </w:rPr>
        <w:t>2</w:t>
      </w:r>
    </w:ins>
    <w:del w:id="2407"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08" w:author="Jade Raposa" w:date="2024-10-17T00:28:00Z">
      <w:r>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587" w:author="Jade Raposa" w:date="2024-10-17T00:28:00Z">
        <w:pPr>
          <w:pStyle w:val="Footer"/>
        </w:pPr>
      </w:pPrChange>
    </w:pPr>
    <w:ins w:id="2588" w:author="Jade Raposa" w:date="2024-10-17T00:28:00Z">
      <w:r>
        <w:rPr>
          <w:rFonts w:ascii="Georgia" w:hAnsi="Georgia"/>
        </w:rPr>
        <w:t xml:space="preserve">Appendix </w:t>
      </w:r>
    </w:ins>
    <w:ins w:id="2589" w:author="Jade Raposa" w:date="2024-10-17T00:50:00Z">
      <w:r>
        <w:rPr>
          <w:rFonts w:ascii="Georgia" w:hAnsi="Georgia"/>
        </w:rPr>
        <w:t>D</w:t>
      </w:r>
    </w:ins>
    <w:ins w:id="2590" w:author="Jade Raposa" w:date="2024-10-17T00:29:00Z">
      <w:r>
        <w:rPr>
          <w:rFonts w:ascii="Georgia" w:hAnsi="Georgia"/>
        </w:rPr>
        <w:t xml:space="preserve">  </w:t>
      </w:r>
    </w:ins>
    <w:ins w:id="2591" w:author="Jade Raposa" w:date="2024-10-17T00:28:00Z">
      <w:r>
        <w:rPr>
          <w:rFonts w:ascii="Georgia" w:hAnsi="Georgia"/>
        </w:rPr>
        <w:t xml:space="preserve">| </w:t>
      </w:r>
    </w:ins>
    <w:ins w:id="2592" w:author="Jade Raposa" w:date="2024-10-17T00:29:00Z">
      <w:r>
        <w:rPr>
          <w:rFonts w:ascii="Georgia" w:hAnsi="Georgia"/>
        </w:rPr>
        <w:t xml:space="preserve"> </w:t>
      </w:r>
    </w:ins>
    <w:ins w:id="2593" w:author="Jade Raposa" w:date="2024-10-17T00:59:00Z">
      <w:r>
        <w:rPr>
          <w:rFonts w:ascii="Georgia" w:hAnsi="Georgia"/>
        </w:rPr>
        <w:t>8</w:t>
      </w:r>
    </w:ins>
    <w:ins w:id="2594" w:author="Jade Raposa" w:date="2024-10-17T01:04:00Z">
      <w:r>
        <w:rPr>
          <w:rFonts w:ascii="Georgia" w:hAnsi="Georgia"/>
        </w:rPr>
        <w:t>3</w:t>
      </w:r>
    </w:ins>
    <w:del w:id="2595"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96"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616" w:author="Jade Raposa" w:date="2024-10-17T00:28:00Z">
        <w:pPr>
          <w:pStyle w:val="Footer"/>
        </w:pPr>
      </w:pPrChange>
    </w:pPr>
    <w:ins w:id="2617" w:author="Jade Raposa" w:date="2024-10-17T01:04:00Z">
      <w:r>
        <w:rPr>
          <w:rFonts w:ascii="Georgia" w:hAnsi="Georgia"/>
        </w:rPr>
        <w:t>Curriculum Vitae</w:t>
      </w:r>
    </w:ins>
    <w:ins w:id="2618" w:author="Jade Raposa" w:date="2024-10-17T00:29:00Z">
      <w:r>
        <w:rPr>
          <w:rFonts w:ascii="Georgia" w:hAnsi="Georgia"/>
        </w:rPr>
        <w:t xml:space="preserve">  </w:t>
      </w:r>
    </w:ins>
    <w:ins w:id="2619" w:author="Jade Raposa" w:date="2024-10-17T00:28:00Z">
      <w:r>
        <w:rPr>
          <w:rFonts w:ascii="Georgia" w:hAnsi="Georgia"/>
        </w:rPr>
        <w:t xml:space="preserve">| </w:t>
      </w:r>
    </w:ins>
    <w:ins w:id="2620" w:author="Jade Raposa" w:date="2024-10-17T00:29:00Z">
      <w:r>
        <w:rPr>
          <w:rFonts w:ascii="Georgia" w:hAnsi="Georgia"/>
        </w:rPr>
        <w:t xml:space="preserve"> </w:t>
      </w:r>
    </w:ins>
    <w:ins w:id="2621" w:author="Jade Raposa" w:date="2024-10-17T00:59:00Z">
      <w:r>
        <w:rPr>
          <w:rFonts w:ascii="Georgia" w:hAnsi="Georgia"/>
        </w:rPr>
        <w:t>8</w:t>
      </w:r>
    </w:ins>
    <w:ins w:id="2622" w:author="Jade Raposa" w:date="2024-10-17T01:04:00Z">
      <w:r>
        <w:rPr>
          <w:rFonts w:ascii="Georgia" w:hAnsi="Georgia"/>
        </w:rPr>
        <w:t>4</w:t>
      </w:r>
    </w:ins>
    <w:del w:id="2623"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624"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PH" w:vendorID="64" w:dllVersion="0" w:nlCheck="1" w:checkStyle="0"/>
  <w:activeWritingStyle w:appName="MSWord" w:lang="en-US" w:vendorID="64" w:dllVersion="0" w:nlCheck="1" w:checkStyle="0"/>
  <w:proofState w:spelling="clean" w:grammar="clean"/>
  <w:trackRevisions/>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124FB"/>
    <w:rsid w:val="0001649B"/>
    <w:rsid w:val="000208B1"/>
    <w:rsid w:val="0002130C"/>
    <w:rsid w:val="00023F3F"/>
    <w:rsid w:val="0002501F"/>
    <w:rsid w:val="00025C1A"/>
    <w:rsid w:val="00027408"/>
    <w:rsid w:val="000320B3"/>
    <w:rsid w:val="000321BD"/>
    <w:rsid w:val="00035720"/>
    <w:rsid w:val="00035FAB"/>
    <w:rsid w:val="0003641A"/>
    <w:rsid w:val="00037228"/>
    <w:rsid w:val="00045D89"/>
    <w:rsid w:val="00047F58"/>
    <w:rsid w:val="00050270"/>
    <w:rsid w:val="00054D8A"/>
    <w:rsid w:val="0006137D"/>
    <w:rsid w:val="00066D70"/>
    <w:rsid w:val="00070076"/>
    <w:rsid w:val="000717F3"/>
    <w:rsid w:val="00072C49"/>
    <w:rsid w:val="000730EC"/>
    <w:rsid w:val="00073B63"/>
    <w:rsid w:val="00073F3E"/>
    <w:rsid w:val="00074EFF"/>
    <w:rsid w:val="0007586B"/>
    <w:rsid w:val="00084CB8"/>
    <w:rsid w:val="00087919"/>
    <w:rsid w:val="000916DA"/>
    <w:rsid w:val="00097AAA"/>
    <w:rsid w:val="000A01ED"/>
    <w:rsid w:val="000A08CD"/>
    <w:rsid w:val="000A0952"/>
    <w:rsid w:val="000A5F9C"/>
    <w:rsid w:val="000A7FDF"/>
    <w:rsid w:val="000B3C0D"/>
    <w:rsid w:val="000C1E6A"/>
    <w:rsid w:val="000C2474"/>
    <w:rsid w:val="000C4E16"/>
    <w:rsid w:val="000C5DFC"/>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263B4"/>
    <w:rsid w:val="00131972"/>
    <w:rsid w:val="001325A4"/>
    <w:rsid w:val="00133DEA"/>
    <w:rsid w:val="00136402"/>
    <w:rsid w:val="00137B58"/>
    <w:rsid w:val="00142F21"/>
    <w:rsid w:val="0014422F"/>
    <w:rsid w:val="0014538E"/>
    <w:rsid w:val="00151634"/>
    <w:rsid w:val="00155422"/>
    <w:rsid w:val="0015621C"/>
    <w:rsid w:val="001578EA"/>
    <w:rsid w:val="001646B7"/>
    <w:rsid w:val="00170627"/>
    <w:rsid w:val="00172E6B"/>
    <w:rsid w:val="00173B76"/>
    <w:rsid w:val="00173E42"/>
    <w:rsid w:val="00174EDA"/>
    <w:rsid w:val="00175BCC"/>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1F5221"/>
    <w:rsid w:val="00204A51"/>
    <w:rsid w:val="00207F21"/>
    <w:rsid w:val="00212BAE"/>
    <w:rsid w:val="002165B3"/>
    <w:rsid w:val="00225740"/>
    <w:rsid w:val="0022791F"/>
    <w:rsid w:val="0023086F"/>
    <w:rsid w:val="00230C25"/>
    <w:rsid w:val="0023212F"/>
    <w:rsid w:val="00234346"/>
    <w:rsid w:val="002412B9"/>
    <w:rsid w:val="00241A48"/>
    <w:rsid w:val="00241D75"/>
    <w:rsid w:val="002422C2"/>
    <w:rsid w:val="00247150"/>
    <w:rsid w:val="00247479"/>
    <w:rsid w:val="00247ED7"/>
    <w:rsid w:val="002537FF"/>
    <w:rsid w:val="00256E6C"/>
    <w:rsid w:val="002627B8"/>
    <w:rsid w:val="00265009"/>
    <w:rsid w:val="002652BA"/>
    <w:rsid w:val="002664AB"/>
    <w:rsid w:val="00266C5F"/>
    <w:rsid w:val="0027106F"/>
    <w:rsid w:val="00271631"/>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979EA"/>
    <w:rsid w:val="002A08C7"/>
    <w:rsid w:val="002A1C3E"/>
    <w:rsid w:val="002A29EA"/>
    <w:rsid w:val="002A4036"/>
    <w:rsid w:val="002B02D6"/>
    <w:rsid w:val="002B278F"/>
    <w:rsid w:val="002B335C"/>
    <w:rsid w:val="002B34A9"/>
    <w:rsid w:val="002C0006"/>
    <w:rsid w:val="002C5612"/>
    <w:rsid w:val="002C603D"/>
    <w:rsid w:val="002C6634"/>
    <w:rsid w:val="002D0A75"/>
    <w:rsid w:val="002D4A56"/>
    <w:rsid w:val="002D4F66"/>
    <w:rsid w:val="002D6E04"/>
    <w:rsid w:val="002E11F7"/>
    <w:rsid w:val="002E4CDA"/>
    <w:rsid w:val="002E6D74"/>
    <w:rsid w:val="002E6E9A"/>
    <w:rsid w:val="002F0214"/>
    <w:rsid w:val="002F5B72"/>
    <w:rsid w:val="002F7062"/>
    <w:rsid w:val="003032D0"/>
    <w:rsid w:val="00306E71"/>
    <w:rsid w:val="00312B2A"/>
    <w:rsid w:val="003134CD"/>
    <w:rsid w:val="0031509C"/>
    <w:rsid w:val="00315B0D"/>
    <w:rsid w:val="00321671"/>
    <w:rsid w:val="003219B3"/>
    <w:rsid w:val="00336A1F"/>
    <w:rsid w:val="00336AC6"/>
    <w:rsid w:val="00337866"/>
    <w:rsid w:val="00337C0F"/>
    <w:rsid w:val="003400AB"/>
    <w:rsid w:val="0034020E"/>
    <w:rsid w:val="003403C2"/>
    <w:rsid w:val="00340A4B"/>
    <w:rsid w:val="003418DF"/>
    <w:rsid w:val="00341A86"/>
    <w:rsid w:val="003431F5"/>
    <w:rsid w:val="003561AC"/>
    <w:rsid w:val="00357FD3"/>
    <w:rsid w:val="0036144F"/>
    <w:rsid w:val="003633BD"/>
    <w:rsid w:val="003661A0"/>
    <w:rsid w:val="003710EA"/>
    <w:rsid w:val="0037191D"/>
    <w:rsid w:val="003758A6"/>
    <w:rsid w:val="0037612D"/>
    <w:rsid w:val="0038049B"/>
    <w:rsid w:val="00380915"/>
    <w:rsid w:val="00392D50"/>
    <w:rsid w:val="00395DDB"/>
    <w:rsid w:val="003A0C5B"/>
    <w:rsid w:val="003A36A6"/>
    <w:rsid w:val="003A7F0E"/>
    <w:rsid w:val="003B1D23"/>
    <w:rsid w:val="003B3B50"/>
    <w:rsid w:val="003B3DE4"/>
    <w:rsid w:val="003B41AC"/>
    <w:rsid w:val="003B7418"/>
    <w:rsid w:val="003C3A16"/>
    <w:rsid w:val="003D29A0"/>
    <w:rsid w:val="003D3B33"/>
    <w:rsid w:val="003D64C6"/>
    <w:rsid w:val="003E0EA7"/>
    <w:rsid w:val="003E154A"/>
    <w:rsid w:val="003E2A30"/>
    <w:rsid w:val="003E3502"/>
    <w:rsid w:val="003E483E"/>
    <w:rsid w:val="003E64F3"/>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3635F"/>
    <w:rsid w:val="004368F4"/>
    <w:rsid w:val="00440B99"/>
    <w:rsid w:val="00441D4D"/>
    <w:rsid w:val="004461B3"/>
    <w:rsid w:val="00447C25"/>
    <w:rsid w:val="00450DAF"/>
    <w:rsid w:val="0045104A"/>
    <w:rsid w:val="00455DE6"/>
    <w:rsid w:val="004569ED"/>
    <w:rsid w:val="00457262"/>
    <w:rsid w:val="00466D60"/>
    <w:rsid w:val="0047226D"/>
    <w:rsid w:val="00472F1B"/>
    <w:rsid w:val="00472F80"/>
    <w:rsid w:val="00474309"/>
    <w:rsid w:val="004761B0"/>
    <w:rsid w:val="00477080"/>
    <w:rsid w:val="00477861"/>
    <w:rsid w:val="004853B0"/>
    <w:rsid w:val="0048572D"/>
    <w:rsid w:val="00486E14"/>
    <w:rsid w:val="00497010"/>
    <w:rsid w:val="004970F4"/>
    <w:rsid w:val="004A4245"/>
    <w:rsid w:val="004A62B0"/>
    <w:rsid w:val="004A7DEE"/>
    <w:rsid w:val="004B0326"/>
    <w:rsid w:val="004B333C"/>
    <w:rsid w:val="004B3BEB"/>
    <w:rsid w:val="004B66EE"/>
    <w:rsid w:val="004C1AE1"/>
    <w:rsid w:val="004C4382"/>
    <w:rsid w:val="004C4DC7"/>
    <w:rsid w:val="004D362F"/>
    <w:rsid w:val="004D593D"/>
    <w:rsid w:val="004E07DC"/>
    <w:rsid w:val="004E1C87"/>
    <w:rsid w:val="004E39F0"/>
    <w:rsid w:val="004F10A5"/>
    <w:rsid w:val="00502C86"/>
    <w:rsid w:val="00505852"/>
    <w:rsid w:val="00505E8F"/>
    <w:rsid w:val="005115BB"/>
    <w:rsid w:val="00511CB3"/>
    <w:rsid w:val="00513324"/>
    <w:rsid w:val="00516CCD"/>
    <w:rsid w:val="00517074"/>
    <w:rsid w:val="0051764D"/>
    <w:rsid w:val="005177A4"/>
    <w:rsid w:val="00522AB8"/>
    <w:rsid w:val="00525EC4"/>
    <w:rsid w:val="00527EF4"/>
    <w:rsid w:val="005313D1"/>
    <w:rsid w:val="005314EC"/>
    <w:rsid w:val="00531FCC"/>
    <w:rsid w:val="0053299A"/>
    <w:rsid w:val="00533161"/>
    <w:rsid w:val="00533859"/>
    <w:rsid w:val="00533FDF"/>
    <w:rsid w:val="005352BC"/>
    <w:rsid w:val="005518CD"/>
    <w:rsid w:val="00561BB1"/>
    <w:rsid w:val="00566C43"/>
    <w:rsid w:val="00567F83"/>
    <w:rsid w:val="00571605"/>
    <w:rsid w:val="00580E98"/>
    <w:rsid w:val="0058174D"/>
    <w:rsid w:val="0058218F"/>
    <w:rsid w:val="005860B0"/>
    <w:rsid w:val="005A0E0D"/>
    <w:rsid w:val="005A1F13"/>
    <w:rsid w:val="005A410C"/>
    <w:rsid w:val="005A4CA8"/>
    <w:rsid w:val="005A57C5"/>
    <w:rsid w:val="005B13F7"/>
    <w:rsid w:val="005B2921"/>
    <w:rsid w:val="005B336A"/>
    <w:rsid w:val="005B39A4"/>
    <w:rsid w:val="005B409B"/>
    <w:rsid w:val="005B668F"/>
    <w:rsid w:val="005B71AD"/>
    <w:rsid w:val="005C333F"/>
    <w:rsid w:val="005C3F92"/>
    <w:rsid w:val="005D1765"/>
    <w:rsid w:val="005D3E30"/>
    <w:rsid w:val="005E19BD"/>
    <w:rsid w:val="005E6543"/>
    <w:rsid w:val="005F1D01"/>
    <w:rsid w:val="005F1DA8"/>
    <w:rsid w:val="006011E7"/>
    <w:rsid w:val="00602F85"/>
    <w:rsid w:val="0060573F"/>
    <w:rsid w:val="00616C66"/>
    <w:rsid w:val="00616D7E"/>
    <w:rsid w:val="00617169"/>
    <w:rsid w:val="00620A39"/>
    <w:rsid w:val="00621298"/>
    <w:rsid w:val="0062138B"/>
    <w:rsid w:val="00624E05"/>
    <w:rsid w:val="006270B2"/>
    <w:rsid w:val="006310AD"/>
    <w:rsid w:val="006319FD"/>
    <w:rsid w:val="00633655"/>
    <w:rsid w:val="00633BC8"/>
    <w:rsid w:val="00633FD7"/>
    <w:rsid w:val="0063430A"/>
    <w:rsid w:val="00636046"/>
    <w:rsid w:val="00637024"/>
    <w:rsid w:val="00637121"/>
    <w:rsid w:val="00637B0F"/>
    <w:rsid w:val="00640481"/>
    <w:rsid w:val="00641650"/>
    <w:rsid w:val="00641A9A"/>
    <w:rsid w:val="006421C3"/>
    <w:rsid w:val="0064706E"/>
    <w:rsid w:val="00650131"/>
    <w:rsid w:val="006522DE"/>
    <w:rsid w:val="006538B4"/>
    <w:rsid w:val="00655FF5"/>
    <w:rsid w:val="00661753"/>
    <w:rsid w:val="006625F6"/>
    <w:rsid w:val="00667FBA"/>
    <w:rsid w:val="00671127"/>
    <w:rsid w:val="00672400"/>
    <w:rsid w:val="00677F59"/>
    <w:rsid w:val="00682BB0"/>
    <w:rsid w:val="0068338B"/>
    <w:rsid w:val="0068375F"/>
    <w:rsid w:val="00683DE8"/>
    <w:rsid w:val="0069007C"/>
    <w:rsid w:val="00691FBD"/>
    <w:rsid w:val="0069207F"/>
    <w:rsid w:val="006925E7"/>
    <w:rsid w:val="00696C68"/>
    <w:rsid w:val="006A22A5"/>
    <w:rsid w:val="006A3271"/>
    <w:rsid w:val="006B0480"/>
    <w:rsid w:val="006B3E23"/>
    <w:rsid w:val="006B45E7"/>
    <w:rsid w:val="006B6A96"/>
    <w:rsid w:val="006B7169"/>
    <w:rsid w:val="006C3ED2"/>
    <w:rsid w:val="006C5B53"/>
    <w:rsid w:val="006D4C70"/>
    <w:rsid w:val="006D5A85"/>
    <w:rsid w:val="006E16C0"/>
    <w:rsid w:val="006E1A8A"/>
    <w:rsid w:val="006E6318"/>
    <w:rsid w:val="006E670C"/>
    <w:rsid w:val="006E7B7B"/>
    <w:rsid w:val="006F2EB8"/>
    <w:rsid w:val="007006B2"/>
    <w:rsid w:val="007017C0"/>
    <w:rsid w:val="00701A61"/>
    <w:rsid w:val="00704997"/>
    <w:rsid w:val="00705091"/>
    <w:rsid w:val="0071096E"/>
    <w:rsid w:val="0071195E"/>
    <w:rsid w:val="00713DB2"/>
    <w:rsid w:val="00717F2A"/>
    <w:rsid w:val="00721906"/>
    <w:rsid w:val="007226BA"/>
    <w:rsid w:val="0072287B"/>
    <w:rsid w:val="00724EAD"/>
    <w:rsid w:val="00725251"/>
    <w:rsid w:val="0072754E"/>
    <w:rsid w:val="0072790A"/>
    <w:rsid w:val="0073134E"/>
    <w:rsid w:val="00731B67"/>
    <w:rsid w:val="00743CC4"/>
    <w:rsid w:val="00750479"/>
    <w:rsid w:val="007524B5"/>
    <w:rsid w:val="0075358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9069E"/>
    <w:rsid w:val="007B30BA"/>
    <w:rsid w:val="007B4C2D"/>
    <w:rsid w:val="007B6A2D"/>
    <w:rsid w:val="007B7A0C"/>
    <w:rsid w:val="007C0617"/>
    <w:rsid w:val="007C0891"/>
    <w:rsid w:val="007C3994"/>
    <w:rsid w:val="007C5E29"/>
    <w:rsid w:val="007D28B1"/>
    <w:rsid w:val="007D6B4D"/>
    <w:rsid w:val="007D72EF"/>
    <w:rsid w:val="007D74E3"/>
    <w:rsid w:val="007E0EA7"/>
    <w:rsid w:val="007E5688"/>
    <w:rsid w:val="007E5CEC"/>
    <w:rsid w:val="007F0740"/>
    <w:rsid w:val="007F5B4E"/>
    <w:rsid w:val="008017D9"/>
    <w:rsid w:val="0080214E"/>
    <w:rsid w:val="0080221A"/>
    <w:rsid w:val="0080223B"/>
    <w:rsid w:val="0080342D"/>
    <w:rsid w:val="008052D6"/>
    <w:rsid w:val="0080686A"/>
    <w:rsid w:val="00811EB1"/>
    <w:rsid w:val="00811FA4"/>
    <w:rsid w:val="00813342"/>
    <w:rsid w:val="0081345B"/>
    <w:rsid w:val="008144CE"/>
    <w:rsid w:val="00825C1B"/>
    <w:rsid w:val="00826BEF"/>
    <w:rsid w:val="00833024"/>
    <w:rsid w:val="0083310C"/>
    <w:rsid w:val="00833F95"/>
    <w:rsid w:val="0083666C"/>
    <w:rsid w:val="00837B3A"/>
    <w:rsid w:val="00842E30"/>
    <w:rsid w:val="008502CA"/>
    <w:rsid w:val="00850D00"/>
    <w:rsid w:val="00851EBB"/>
    <w:rsid w:val="00851F6E"/>
    <w:rsid w:val="00854DF9"/>
    <w:rsid w:val="00857CCA"/>
    <w:rsid w:val="00857E84"/>
    <w:rsid w:val="008642E7"/>
    <w:rsid w:val="008650B8"/>
    <w:rsid w:val="008651BE"/>
    <w:rsid w:val="00870F3A"/>
    <w:rsid w:val="0087579E"/>
    <w:rsid w:val="00884CAA"/>
    <w:rsid w:val="008850A6"/>
    <w:rsid w:val="00885E8A"/>
    <w:rsid w:val="008927FD"/>
    <w:rsid w:val="0089452D"/>
    <w:rsid w:val="008A5E2D"/>
    <w:rsid w:val="008B1E4F"/>
    <w:rsid w:val="008B30FB"/>
    <w:rsid w:val="008B479B"/>
    <w:rsid w:val="008C0392"/>
    <w:rsid w:val="008C13CD"/>
    <w:rsid w:val="008C2A54"/>
    <w:rsid w:val="008C2D78"/>
    <w:rsid w:val="008C2FCE"/>
    <w:rsid w:val="008C6F6A"/>
    <w:rsid w:val="008D1248"/>
    <w:rsid w:val="008D221D"/>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4AAF"/>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554D0"/>
    <w:rsid w:val="00960983"/>
    <w:rsid w:val="00960E94"/>
    <w:rsid w:val="009619FF"/>
    <w:rsid w:val="00961BC1"/>
    <w:rsid w:val="009634E6"/>
    <w:rsid w:val="00963C4D"/>
    <w:rsid w:val="009670C2"/>
    <w:rsid w:val="009673CD"/>
    <w:rsid w:val="009779FC"/>
    <w:rsid w:val="00980EF0"/>
    <w:rsid w:val="00982834"/>
    <w:rsid w:val="00982E16"/>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E78BB"/>
    <w:rsid w:val="009F0416"/>
    <w:rsid w:val="009F092C"/>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2B87"/>
    <w:rsid w:val="00A63CF5"/>
    <w:rsid w:val="00A6782B"/>
    <w:rsid w:val="00A67CDD"/>
    <w:rsid w:val="00A70FF2"/>
    <w:rsid w:val="00A7250D"/>
    <w:rsid w:val="00A85397"/>
    <w:rsid w:val="00A86CDE"/>
    <w:rsid w:val="00A90576"/>
    <w:rsid w:val="00A93238"/>
    <w:rsid w:val="00A9396F"/>
    <w:rsid w:val="00A940C5"/>
    <w:rsid w:val="00AA3BA0"/>
    <w:rsid w:val="00AA3FAE"/>
    <w:rsid w:val="00AC2E77"/>
    <w:rsid w:val="00AC37A5"/>
    <w:rsid w:val="00AC39CE"/>
    <w:rsid w:val="00AC39D4"/>
    <w:rsid w:val="00AC5E65"/>
    <w:rsid w:val="00AC60DD"/>
    <w:rsid w:val="00AC7EE8"/>
    <w:rsid w:val="00AD17BF"/>
    <w:rsid w:val="00AD2CB2"/>
    <w:rsid w:val="00AD4360"/>
    <w:rsid w:val="00AD6930"/>
    <w:rsid w:val="00AE089B"/>
    <w:rsid w:val="00AE2277"/>
    <w:rsid w:val="00AE3B16"/>
    <w:rsid w:val="00AE4F6E"/>
    <w:rsid w:val="00AE5535"/>
    <w:rsid w:val="00AE6AB6"/>
    <w:rsid w:val="00AF3539"/>
    <w:rsid w:val="00AF4A0D"/>
    <w:rsid w:val="00B001DA"/>
    <w:rsid w:val="00B00B08"/>
    <w:rsid w:val="00B03F58"/>
    <w:rsid w:val="00B04722"/>
    <w:rsid w:val="00B04E8B"/>
    <w:rsid w:val="00B0534D"/>
    <w:rsid w:val="00B05AA0"/>
    <w:rsid w:val="00B102AA"/>
    <w:rsid w:val="00B11358"/>
    <w:rsid w:val="00B142AE"/>
    <w:rsid w:val="00B170BB"/>
    <w:rsid w:val="00B17B35"/>
    <w:rsid w:val="00B212F0"/>
    <w:rsid w:val="00B23EA0"/>
    <w:rsid w:val="00B23F64"/>
    <w:rsid w:val="00B32F40"/>
    <w:rsid w:val="00B332FF"/>
    <w:rsid w:val="00B348CF"/>
    <w:rsid w:val="00B37C1D"/>
    <w:rsid w:val="00B412C2"/>
    <w:rsid w:val="00B4283E"/>
    <w:rsid w:val="00B46B60"/>
    <w:rsid w:val="00B54266"/>
    <w:rsid w:val="00B55876"/>
    <w:rsid w:val="00B57F49"/>
    <w:rsid w:val="00B6269F"/>
    <w:rsid w:val="00B638C3"/>
    <w:rsid w:val="00B8001B"/>
    <w:rsid w:val="00B8082E"/>
    <w:rsid w:val="00B825B6"/>
    <w:rsid w:val="00B86A29"/>
    <w:rsid w:val="00B879B0"/>
    <w:rsid w:val="00B9653A"/>
    <w:rsid w:val="00BA4258"/>
    <w:rsid w:val="00BA4662"/>
    <w:rsid w:val="00BA4C24"/>
    <w:rsid w:val="00BA6556"/>
    <w:rsid w:val="00BA6AE1"/>
    <w:rsid w:val="00BA70F0"/>
    <w:rsid w:val="00BA795E"/>
    <w:rsid w:val="00BA7C11"/>
    <w:rsid w:val="00BB207C"/>
    <w:rsid w:val="00BB324F"/>
    <w:rsid w:val="00BC3C3D"/>
    <w:rsid w:val="00BC3C76"/>
    <w:rsid w:val="00BC6A6A"/>
    <w:rsid w:val="00BC7EC8"/>
    <w:rsid w:val="00BD2AC5"/>
    <w:rsid w:val="00BD3857"/>
    <w:rsid w:val="00BD54F6"/>
    <w:rsid w:val="00BD6A8C"/>
    <w:rsid w:val="00BD73F4"/>
    <w:rsid w:val="00BD74DF"/>
    <w:rsid w:val="00BD7542"/>
    <w:rsid w:val="00BE3E01"/>
    <w:rsid w:val="00BE56F8"/>
    <w:rsid w:val="00BE5D42"/>
    <w:rsid w:val="00BE7F13"/>
    <w:rsid w:val="00BF04B9"/>
    <w:rsid w:val="00C003C1"/>
    <w:rsid w:val="00C02681"/>
    <w:rsid w:val="00C02E64"/>
    <w:rsid w:val="00C04F7C"/>
    <w:rsid w:val="00C05C24"/>
    <w:rsid w:val="00C0613D"/>
    <w:rsid w:val="00C10A50"/>
    <w:rsid w:val="00C1236F"/>
    <w:rsid w:val="00C1357C"/>
    <w:rsid w:val="00C142A1"/>
    <w:rsid w:val="00C154FB"/>
    <w:rsid w:val="00C15EAB"/>
    <w:rsid w:val="00C20046"/>
    <w:rsid w:val="00C205B9"/>
    <w:rsid w:val="00C24E13"/>
    <w:rsid w:val="00C25B3B"/>
    <w:rsid w:val="00C2643E"/>
    <w:rsid w:val="00C30011"/>
    <w:rsid w:val="00C33689"/>
    <w:rsid w:val="00C415D1"/>
    <w:rsid w:val="00C42534"/>
    <w:rsid w:val="00C441D6"/>
    <w:rsid w:val="00C46EB6"/>
    <w:rsid w:val="00C46EC7"/>
    <w:rsid w:val="00C50F19"/>
    <w:rsid w:val="00C5286C"/>
    <w:rsid w:val="00C56093"/>
    <w:rsid w:val="00C730A9"/>
    <w:rsid w:val="00C743FC"/>
    <w:rsid w:val="00C761F8"/>
    <w:rsid w:val="00C77602"/>
    <w:rsid w:val="00C80D75"/>
    <w:rsid w:val="00C81A6B"/>
    <w:rsid w:val="00C81E4A"/>
    <w:rsid w:val="00C92356"/>
    <w:rsid w:val="00C92B67"/>
    <w:rsid w:val="00C95ECB"/>
    <w:rsid w:val="00C9635E"/>
    <w:rsid w:val="00C976DF"/>
    <w:rsid w:val="00C97BA5"/>
    <w:rsid w:val="00CA14B5"/>
    <w:rsid w:val="00CA795E"/>
    <w:rsid w:val="00CB12D0"/>
    <w:rsid w:val="00CB1392"/>
    <w:rsid w:val="00CB5A4A"/>
    <w:rsid w:val="00CB75C7"/>
    <w:rsid w:val="00CB7D44"/>
    <w:rsid w:val="00CC11CE"/>
    <w:rsid w:val="00CC2C81"/>
    <w:rsid w:val="00CC4CAB"/>
    <w:rsid w:val="00CD0D74"/>
    <w:rsid w:val="00CD2CBA"/>
    <w:rsid w:val="00CD6E16"/>
    <w:rsid w:val="00CE5D1F"/>
    <w:rsid w:val="00CE7FE6"/>
    <w:rsid w:val="00CF2C83"/>
    <w:rsid w:val="00CF2E71"/>
    <w:rsid w:val="00CF4CA3"/>
    <w:rsid w:val="00D03AFC"/>
    <w:rsid w:val="00D03BE4"/>
    <w:rsid w:val="00D047A9"/>
    <w:rsid w:val="00D05FD3"/>
    <w:rsid w:val="00D13453"/>
    <w:rsid w:val="00D13AA7"/>
    <w:rsid w:val="00D13BCB"/>
    <w:rsid w:val="00D16186"/>
    <w:rsid w:val="00D22172"/>
    <w:rsid w:val="00D2362F"/>
    <w:rsid w:val="00D24236"/>
    <w:rsid w:val="00D25035"/>
    <w:rsid w:val="00D250D0"/>
    <w:rsid w:val="00D25A31"/>
    <w:rsid w:val="00D26261"/>
    <w:rsid w:val="00D269CF"/>
    <w:rsid w:val="00D30D37"/>
    <w:rsid w:val="00D3478C"/>
    <w:rsid w:val="00D4279B"/>
    <w:rsid w:val="00D43D7A"/>
    <w:rsid w:val="00D50247"/>
    <w:rsid w:val="00D52A19"/>
    <w:rsid w:val="00D54C64"/>
    <w:rsid w:val="00D63A37"/>
    <w:rsid w:val="00D65807"/>
    <w:rsid w:val="00D72BC1"/>
    <w:rsid w:val="00D913AC"/>
    <w:rsid w:val="00D95F40"/>
    <w:rsid w:val="00DA27E8"/>
    <w:rsid w:val="00DA29A3"/>
    <w:rsid w:val="00DA3531"/>
    <w:rsid w:val="00DA3F84"/>
    <w:rsid w:val="00DA58E5"/>
    <w:rsid w:val="00DB10B3"/>
    <w:rsid w:val="00DB1E48"/>
    <w:rsid w:val="00DB33C7"/>
    <w:rsid w:val="00DB5FC9"/>
    <w:rsid w:val="00DB6622"/>
    <w:rsid w:val="00DB68AE"/>
    <w:rsid w:val="00DB6F31"/>
    <w:rsid w:val="00DC13A9"/>
    <w:rsid w:val="00DD6DE3"/>
    <w:rsid w:val="00DE03B4"/>
    <w:rsid w:val="00DE1529"/>
    <w:rsid w:val="00DE3BCD"/>
    <w:rsid w:val="00DE4D03"/>
    <w:rsid w:val="00DE71D0"/>
    <w:rsid w:val="00DF137B"/>
    <w:rsid w:val="00DF2B21"/>
    <w:rsid w:val="00DF5940"/>
    <w:rsid w:val="00E00308"/>
    <w:rsid w:val="00E038F0"/>
    <w:rsid w:val="00E057CA"/>
    <w:rsid w:val="00E10B76"/>
    <w:rsid w:val="00E12A2C"/>
    <w:rsid w:val="00E12A34"/>
    <w:rsid w:val="00E14670"/>
    <w:rsid w:val="00E17267"/>
    <w:rsid w:val="00E21550"/>
    <w:rsid w:val="00E2541E"/>
    <w:rsid w:val="00E25C6F"/>
    <w:rsid w:val="00E2635E"/>
    <w:rsid w:val="00E2654B"/>
    <w:rsid w:val="00E26B93"/>
    <w:rsid w:val="00E31BD1"/>
    <w:rsid w:val="00E33438"/>
    <w:rsid w:val="00E346C1"/>
    <w:rsid w:val="00E352C6"/>
    <w:rsid w:val="00E35712"/>
    <w:rsid w:val="00E44DFE"/>
    <w:rsid w:val="00E464F1"/>
    <w:rsid w:val="00E47D5D"/>
    <w:rsid w:val="00E52A05"/>
    <w:rsid w:val="00E54F9C"/>
    <w:rsid w:val="00E62A67"/>
    <w:rsid w:val="00E62A6E"/>
    <w:rsid w:val="00E64323"/>
    <w:rsid w:val="00E7266D"/>
    <w:rsid w:val="00E73A8E"/>
    <w:rsid w:val="00E75552"/>
    <w:rsid w:val="00E75D98"/>
    <w:rsid w:val="00E822AF"/>
    <w:rsid w:val="00E86435"/>
    <w:rsid w:val="00E90756"/>
    <w:rsid w:val="00E913F6"/>
    <w:rsid w:val="00E91BEE"/>
    <w:rsid w:val="00E96DAF"/>
    <w:rsid w:val="00E97300"/>
    <w:rsid w:val="00E9738A"/>
    <w:rsid w:val="00EA2225"/>
    <w:rsid w:val="00EA2604"/>
    <w:rsid w:val="00EA522E"/>
    <w:rsid w:val="00EA571A"/>
    <w:rsid w:val="00EA7D96"/>
    <w:rsid w:val="00EB1388"/>
    <w:rsid w:val="00EB256D"/>
    <w:rsid w:val="00EB5031"/>
    <w:rsid w:val="00EB783A"/>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4D3F"/>
    <w:rsid w:val="00F25BA2"/>
    <w:rsid w:val="00F3115C"/>
    <w:rsid w:val="00F33A26"/>
    <w:rsid w:val="00F34321"/>
    <w:rsid w:val="00F43973"/>
    <w:rsid w:val="00F43BDA"/>
    <w:rsid w:val="00F47788"/>
    <w:rsid w:val="00F525EE"/>
    <w:rsid w:val="00F535C9"/>
    <w:rsid w:val="00F60D14"/>
    <w:rsid w:val="00F63467"/>
    <w:rsid w:val="00F63D9C"/>
    <w:rsid w:val="00F64401"/>
    <w:rsid w:val="00F677D3"/>
    <w:rsid w:val="00F7103B"/>
    <w:rsid w:val="00F77249"/>
    <w:rsid w:val="00F81663"/>
    <w:rsid w:val="00F831FF"/>
    <w:rsid w:val="00F86BFC"/>
    <w:rsid w:val="00F92A21"/>
    <w:rsid w:val="00F92F92"/>
    <w:rsid w:val="00F94DB2"/>
    <w:rsid w:val="00FA1AF6"/>
    <w:rsid w:val="00FA3F95"/>
    <w:rsid w:val="00FA5B98"/>
    <w:rsid w:val="00FA66C3"/>
    <w:rsid w:val="00FB3913"/>
    <w:rsid w:val="00FB430C"/>
    <w:rsid w:val="00FC2D77"/>
    <w:rsid w:val="00FC3733"/>
    <w:rsid w:val="00FC5080"/>
    <w:rsid w:val="00FD29A9"/>
    <w:rsid w:val="00FD2A13"/>
    <w:rsid w:val="00FD494C"/>
    <w:rsid w:val="00FD75FB"/>
    <w:rsid w:val="00FE3CB8"/>
    <w:rsid w:val="00FE4246"/>
    <w:rsid w:val="00FE44EF"/>
    <w:rsid w:val="00FF0ADC"/>
    <w:rsid w:val="00FF2985"/>
    <w:rsid w:val="00FF312F"/>
    <w:rsid w:val="00FF5C3A"/>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 w:type="paragraph" w:styleId="Revision">
    <w:name w:val="Revision"/>
    <w:hidden/>
    <w:uiPriority w:val="99"/>
    <w:unhideWhenUsed/>
    <w:rsid w:val="00DE1529"/>
    <w:rPr>
      <w:sz w:val="22"/>
      <w:szCs w:val="22"/>
      <w:lang w:val="en-PH"/>
    </w:rPr>
  </w:style>
  <w:style w:type="character" w:styleId="UnresolvedMention">
    <w:name w:val="Unresolved Mention"/>
    <w:basedOn w:val="DefaultParagraphFont"/>
    <w:uiPriority w:val="99"/>
    <w:semiHidden/>
    <w:unhideWhenUsed/>
    <w:rsid w:val="007B4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7800">
      <w:bodyDiv w:val="1"/>
      <w:marLeft w:val="0"/>
      <w:marRight w:val="0"/>
      <w:marTop w:val="0"/>
      <w:marBottom w:val="0"/>
      <w:divBdr>
        <w:top w:val="none" w:sz="0" w:space="0" w:color="auto"/>
        <w:left w:val="none" w:sz="0" w:space="0" w:color="auto"/>
        <w:bottom w:val="none" w:sz="0" w:space="0" w:color="auto"/>
        <w:right w:val="none" w:sz="0" w:space="0" w:color="auto"/>
      </w:divBdr>
    </w:div>
    <w:div w:id="852500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6.jpeg"/><Relationship Id="rId21" Type="http://schemas.openxmlformats.org/officeDocument/2006/relationships/header" Target="header9.xml"/><Relationship Id="rId42" Type="http://schemas.openxmlformats.org/officeDocument/2006/relationships/header" Target="header27.xml"/><Relationship Id="rId63" Type="http://schemas.openxmlformats.org/officeDocument/2006/relationships/image" Target="media/image9.png"/><Relationship Id="rId84" Type="http://schemas.openxmlformats.org/officeDocument/2006/relationships/header" Target="header57.xml"/><Relationship Id="rId138" Type="http://schemas.openxmlformats.org/officeDocument/2006/relationships/header" Target="header91.xml"/><Relationship Id="rId159" Type="http://schemas.openxmlformats.org/officeDocument/2006/relationships/header" Target="header100.xml"/><Relationship Id="rId107" Type="http://schemas.openxmlformats.org/officeDocument/2006/relationships/header" Target="header75.xml"/><Relationship Id="rId11" Type="http://schemas.openxmlformats.org/officeDocument/2006/relationships/header" Target="header2.xml"/><Relationship Id="rId32" Type="http://schemas.openxmlformats.org/officeDocument/2006/relationships/header" Target="header19.xml"/><Relationship Id="rId53" Type="http://schemas.openxmlformats.org/officeDocument/2006/relationships/header" Target="header35.xml"/><Relationship Id="rId74" Type="http://schemas.openxmlformats.org/officeDocument/2006/relationships/header" Target="header50.xml"/><Relationship Id="rId128" Type="http://schemas.openxmlformats.org/officeDocument/2006/relationships/header" Target="header86.xml"/><Relationship Id="rId149" Type="http://schemas.openxmlformats.org/officeDocument/2006/relationships/header" Target="header94.xml"/><Relationship Id="rId5" Type="http://schemas.openxmlformats.org/officeDocument/2006/relationships/settings" Target="settings.xml"/><Relationship Id="rId95" Type="http://schemas.openxmlformats.org/officeDocument/2006/relationships/footer" Target="footer7.xml"/><Relationship Id="rId160" Type="http://schemas.openxmlformats.org/officeDocument/2006/relationships/image" Target="media/image39.jpeg"/><Relationship Id="rId22" Type="http://schemas.openxmlformats.org/officeDocument/2006/relationships/header" Target="header10.xml"/><Relationship Id="rId43" Type="http://schemas.openxmlformats.org/officeDocument/2006/relationships/header" Target="header28.xml"/><Relationship Id="rId64" Type="http://schemas.openxmlformats.org/officeDocument/2006/relationships/header" Target="header40.xml"/><Relationship Id="rId118" Type="http://schemas.openxmlformats.org/officeDocument/2006/relationships/header" Target="header81.xml"/><Relationship Id="rId139" Type="http://schemas.openxmlformats.org/officeDocument/2006/relationships/image" Target="media/image27.jpeg"/><Relationship Id="rId85" Type="http://schemas.openxmlformats.org/officeDocument/2006/relationships/header" Target="header58.xml"/><Relationship Id="rId150" Type="http://schemas.openxmlformats.org/officeDocument/2006/relationships/image" Target="media/image35.jpeg"/><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6.xml"/><Relationship Id="rId124" Type="http://schemas.openxmlformats.org/officeDocument/2006/relationships/image" Target="media/image19.jpeg"/><Relationship Id="rId129" Type="http://schemas.openxmlformats.org/officeDocument/2006/relationships/image" Target="media/image22.jpeg"/><Relationship Id="rId54" Type="http://schemas.openxmlformats.org/officeDocument/2006/relationships/image" Target="media/image5.png"/><Relationship Id="rId70" Type="http://schemas.openxmlformats.org/officeDocument/2006/relationships/header" Target="header46.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image" Target="media/image28.jpeg"/><Relationship Id="rId145" Type="http://schemas.openxmlformats.org/officeDocument/2006/relationships/image" Target="media/image31.jpeg"/><Relationship Id="rId161" Type="http://schemas.openxmlformats.org/officeDocument/2006/relationships/header" Target="header10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0.xml"/><Relationship Id="rId119" Type="http://schemas.openxmlformats.org/officeDocument/2006/relationships/header" Target="header82.xml"/><Relationship Id="rId44" Type="http://schemas.openxmlformats.org/officeDocument/2006/relationships/header" Target="header29.xml"/><Relationship Id="rId60" Type="http://schemas.openxmlformats.org/officeDocument/2006/relationships/image" Target="media/image8.png"/><Relationship Id="rId65" Type="http://schemas.openxmlformats.org/officeDocument/2006/relationships/header" Target="header41.xml"/><Relationship Id="rId81" Type="http://schemas.openxmlformats.org/officeDocument/2006/relationships/header" Target="header55.xml"/><Relationship Id="rId86" Type="http://schemas.openxmlformats.org/officeDocument/2006/relationships/header" Target="header59.xml"/><Relationship Id="rId130" Type="http://schemas.openxmlformats.org/officeDocument/2006/relationships/header" Target="header87.xml"/><Relationship Id="rId135" Type="http://schemas.openxmlformats.org/officeDocument/2006/relationships/image" Target="media/image25.jpeg"/><Relationship Id="rId151" Type="http://schemas.openxmlformats.org/officeDocument/2006/relationships/image" Target="media/image36.jpeg"/><Relationship Id="rId156" Type="http://schemas.openxmlformats.org/officeDocument/2006/relationships/header" Target="header98.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7.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footer" Target="footer5.xml"/><Relationship Id="rId97" Type="http://schemas.openxmlformats.org/officeDocument/2006/relationships/footer" Target="footer8.xml"/><Relationship Id="rId104" Type="http://schemas.openxmlformats.org/officeDocument/2006/relationships/header" Target="header72.xml"/><Relationship Id="rId120" Type="http://schemas.openxmlformats.org/officeDocument/2006/relationships/image" Target="media/image17.jpeg"/><Relationship Id="rId125" Type="http://schemas.openxmlformats.org/officeDocument/2006/relationships/image" Target="media/image20.jpeg"/><Relationship Id="rId141" Type="http://schemas.openxmlformats.org/officeDocument/2006/relationships/image" Target="media/image29.jpeg"/><Relationship Id="rId146"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header" Target="header42.xml"/><Relationship Id="rId87" Type="http://schemas.openxmlformats.org/officeDocument/2006/relationships/header" Target="header60.xml"/><Relationship Id="rId110" Type="http://schemas.openxmlformats.org/officeDocument/2006/relationships/header" Target="header78.xml"/><Relationship Id="rId115" Type="http://schemas.openxmlformats.org/officeDocument/2006/relationships/image" Target="media/image14.jpeg"/><Relationship Id="rId131" Type="http://schemas.openxmlformats.org/officeDocument/2006/relationships/image" Target="media/image23.jpeg"/><Relationship Id="rId136" Type="http://schemas.openxmlformats.org/officeDocument/2006/relationships/image" Target="media/image26.jpeg"/><Relationship Id="rId157" Type="http://schemas.openxmlformats.org/officeDocument/2006/relationships/image" Target="media/image38.jpeg"/><Relationship Id="rId61" Type="http://schemas.openxmlformats.org/officeDocument/2006/relationships/header" Target="header38.xml"/><Relationship Id="rId82" Type="http://schemas.openxmlformats.org/officeDocument/2006/relationships/image" Target="media/image10.png"/><Relationship Id="rId152" Type="http://schemas.openxmlformats.org/officeDocument/2006/relationships/header" Target="header95.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10.xml"/><Relationship Id="rId105" Type="http://schemas.openxmlformats.org/officeDocument/2006/relationships/header" Target="header73.xml"/><Relationship Id="rId126" Type="http://schemas.openxmlformats.org/officeDocument/2006/relationships/image" Target="media/image21.jpeg"/><Relationship Id="rId14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8.xml"/><Relationship Id="rId93" Type="http://schemas.openxmlformats.org/officeDocument/2006/relationships/header" Target="header66.xml"/><Relationship Id="rId98" Type="http://schemas.openxmlformats.org/officeDocument/2006/relationships/footer" Target="footer9.xml"/><Relationship Id="rId121" Type="http://schemas.openxmlformats.org/officeDocument/2006/relationships/image" Target="media/image18.jpeg"/><Relationship Id="rId142" Type="http://schemas.openxmlformats.org/officeDocument/2006/relationships/image" Target="media/image30.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3.xml"/><Relationship Id="rId116" Type="http://schemas.openxmlformats.org/officeDocument/2006/relationships/image" Target="media/image15.jpeg"/><Relationship Id="rId137" Type="http://schemas.openxmlformats.org/officeDocument/2006/relationships/header" Target="header90.xml"/><Relationship Id="rId158" Type="http://schemas.openxmlformats.org/officeDocument/2006/relationships/header" Target="header99.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header" Target="header39.xml"/><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79.xml"/><Relationship Id="rId132" Type="http://schemas.openxmlformats.org/officeDocument/2006/relationships/image" Target="media/image24.jpeg"/><Relationship Id="rId153" Type="http://schemas.openxmlformats.org/officeDocument/2006/relationships/header" Target="header96.xml"/><Relationship Id="rId15" Type="http://schemas.openxmlformats.org/officeDocument/2006/relationships/header" Target="header6.xml"/><Relationship Id="rId36" Type="http://schemas.openxmlformats.org/officeDocument/2006/relationships/footer" Target="footer2.xml"/><Relationship Id="rId57" Type="http://schemas.openxmlformats.org/officeDocument/2006/relationships/footer" Target="footer4.xml"/><Relationship Id="rId106" Type="http://schemas.openxmlformats.org/officeDocument/2006/relationships/header" Target="header74.xml"/><Relationship Id="rId127" Type="http://schemas.openxmlformats.org/officeDocument/2006/relationships/header" Target="header85.xml"/><Relationship Id="rId10" Type="http://schemas.openxmlformats.org/officeDocument/2006/relationships/footer" Target="footer1.xml"/><Relationship Id="rId31" Type="http://schemas.openxmlformats.org/officeDocument/2006/relationships/header" Target="header18.xml"/><Relationship Id="rId52" Type="http://schemas.openxmlformats.org/officeDocument/2006/relationships/header" Target="header34.xml"/><Relationship Id="rId73" Type="http://schemas.openxmlformats.org/officeDocument/2006/relationships/header" Target="header49.xml"/><Relationship Id="rId78" Type="http://schemas.openxmlformats.org/officeDocument/2006/relationships/header" Target="header53.xml"/><Relationship Id="rId94" Type="http://schemas.openxmlformats.org/officeDocument/2006/relationships/header" Target="header67.xml"/><Relationship Id="rId99" Type="http://schemas.openxmlformats.org/officeDocument/2006/relationships/header" Target="header69.xml"/><Relationship Id="rId101" Type="http://schemas.openxmlformats.org/officeDocument/2006/relationships/header" Target="header70.xml"/><Relationship Id="rId122" Type="http://schemas.openxmlformats.org/officeDocument/2006/relationships/header" Target="header83.xml"/><Relationship Id="rId143" Type="http://schemas.openxmlformats.org/officeDocument/2006/relationships/header" Target="header92.xml"/><Relationship Id="rId148" Type="http://schemas.openxmlformats.org/officeDocument/2006/relationships/image" Target="media/image34.jpeg"/><Relationship Id="rId164"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14.xml"/><Relationship Id="rId47" Type="http://schemas.openxmlformats.org/officeDocument/2006/relationships/image" Target="media/image3.png"/><Relationship Id="rId68" Type="http://schemas.openxmlformats.org/officeDocument/2006/relationships/header" Target="header44.xml"/><Relationship Id="rId89" Type="http://schemas.openxmlformats.org/officeDocument/2006/relationships/header" Target="header62.xml"/><Relationship Id="rId112" Type="http://schemas.openxmlformats.org/officeDocument/2006/relationships/image" Target="media/image12.jpeg"/><Relationship Id="rId133" Type="http://schemas.openxmlformats.org/officeDocument/2006/relationships/header" Target="header88.xml"/><Relationship Id="rId154" Type="http://schemas.openxmlformats.org/officeDocument/2006/relationships/image" Target="media/image37.jpeg"/><Relationship Id="rId16" Type="http://schemas.openxmlformats.org/officeDocument/2006/relationships/comments" Target="comments.xml"/><Relationship Id="rId37" Type="http://schemas.openxmlformats.org/officeDocument/2006/relationships/header" Target="header22.xml"/><Relationship Id="rId58" Type="http://schemas.openxmlformats.org/officeDocument/2006/relationships/image" Target="media/image6.png"/><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header" Target="header84.xml"/><Relationship Id="rId144" Type="http://schemas.openxmlformats.org/officeDocument/2006/relationships/header" Target="header93.xml"/><Relationship Id="rId90" Type="http://schemas.openxmlformats.org/officeDocument/2006/relationships/header" Target="header63.xml"/><Relationship Id="rId165"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header" Target="header32.xml"/><Relationship Id="rId69" Type="http://schemas.openxmlformats.org/officeDocument/2006/relationships/header" Target="header45.xml"/><Relationship Id="rId113" Type="http://schemas.openxmlformats.org/officeDocument/2006/relationships/image" Target="media/image13.jpeg"/><Relationship Id="rId134" Type="http://schemas.openxmlformats.org/officeDocument/2006/relationships/header" Target="header89.xml"/><Relationship Id="rId80" Type="http://schemas.openxmlformats.org/officeDocument/2006/relationships/header" Target="header54.xml"/><Relationship Id="rId155" Type="http://schemas.openxmlformats.org/officeDocument/2006/relationships/header" Target="header9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106</Pages>
  <Words>21044</Words>
  <Characters>119956</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36</cp:revision>
  <cp:lastPrinted>2024-10-14T00:35:00Z</cp:lastPrinted>
  <dcterms:created xsi:type="dcterms:W3CDTF">2024-11-05T15:03:00Z</dcterms:created>
  <dcterms:modified xsi:type="dcterms:W3CDTF">2024-11-06T05:45:00Z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