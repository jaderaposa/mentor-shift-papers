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4.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6.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footer7.xml" ContentType="application/vnd.openxmlformats-officedocument.wordprocessingml.footer+xml"/>
  <Override PartName="/word/header6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9.xml" ContentType="application/vnd.openxmlformats-officedocument.wordprocessingml.header+xml"/>
  <Override PartName="/word/footer10.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11.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E9225EB" w:rsidR="008F456D" w:rsidRDefault="002B278F">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2B278F">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2B278F">
      <w:pPr>
        <w:tabs>
          <w:tab w:val="center" w:pos="4320"/>
          <w:tab w:val="right" w:pos="8640"/>
        </w:tabs>
        <w:spacing w:after="0" w:line="480" w:lineRule="auto"/>
        <w:jc w:val="center"/>
        <w:rPr>
          <w:del w:id="1" w:author="Jade Raposa" w:date="2024-10-16T21:05:00Z"/>
          <w:rFonts w:ascii="Georgia" w:eastAsia="Times New Roman" w:hAnsi="Georgia" w:cs="Times New Roman"/>
          <w:color w:val="000000"/>
          <w:lang w:eastAsia="en-PH"/>
        </w:rPr>
        <w:pPrChange w:id="2" w:author="Jade Raposa"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w:date="2024-10-16T23:22:00Z"/>
          <w:rFonts w:ascii="Georgia" w:eastAsia="Times New Roman" w:hAnsi="Georgia" w:cs="Times New Roman"/>
          <w:b/>
          <w:bCs/>
          <w:color w:val="000000"/>
          <w:lang w:eastAsia="en-PH"/>
        </w:rPr>
        <w:sectPr w:rsidR="008F456D">
          <w:headerReference w:type="default" r:id="rId9"/>
          <w:footerReference w:type="default" r:id="rId10"/>
          <w:headerReference w:type="first" r:id="rId11"/>
          <w:pgSz w:w="12240" w:h="15840"/>
          <w:pgMar w:top="994" w:right="1440" w:bottom="1440" w:left="2160" w:header="706" w:footer="706" w:gutter="0"/>
          <w:pgNumType w:fmt="lowerRoman" w:start="1"/>
          <w:cols w:space="708"/>
          <w:titlePg/>
          <w:docGrid w:linePitch="360"/>
        </w:sectPr>
      </w:pPr>
    </w:p>
    <w:p w14:paraId="4A39981D" w14:textId="77777777" w:rsidR="008F456D" w:rsidRDefault="002B278F">
      <w:pPr>
        <w:jc w:val="center"/>
        <w:rPr>
          <w:rFonts w:ascii="Georgia" w:eastAsia="Times New Roman" w:hAnsi="Georgia" w:cs="Times New Roman"/>
          <w:lang w:eastAsia="en-PH"/>
        </w:rPr>
        <w:pPrChange w:id="20" w:author="Jade Raposa"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2B278F">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1" w:author="Jade Raposa" w:date="2024-10-16T21:04:00Z"/>
          <w:rFonts w:ascii="Georgia" w:eastAsia="Times New Roman" w:hAnsi="Georgia" w:cs="Times New Roman"/>
          <w:color w:val="000000"/>
          <w:lang w:eastAsia="en-PH"/>
        </w:rPr>
      </w:pPr>
    </w:p>
    <w:p w14:paraId="1D698DBD" w14:textId="77777777" w:rsidR="008F456D" w:rsidRDefault="008F456D">
      <w:pPr>
        <w:spacing w:before="240" w:after="240" w:line="240" w:lineRule="auto"/>
        <w:rPr>
          <w:del w:id="22" w:author="Jade Raposa" w:date="2024-10-16T21:07:00Z"/>
          <w:rFonts w:ascii="Georgia" w:eastAsia="Times New Roman" w:hAnsi="Georgia" w:cs="Times New Roman"/>
          <w:color w:val="000000"/>
          <w:lang w:eastAsia="en-PH"/>
        </w:rPr>
        <w:pPrChange w:id="23" w:author="Jade Raposa" w:date="2024-10-16T21:04:00Z">
          <w:pPr>
            <w:spacing w:before="240" w:after="240" w:line="240" w:lineRule="auto"/>
            <w:jc w:val="center"/>
          </w:pPr>
        </w:pPrChange>
      </w:pPr>
    </w:p>
    <w:p w14:paraId="135A67D2" w14:textId="77777777" w:rsidR="008F456D" w:rsidRDefault="008F456D">
      <w:pPr>
        <w:rPr>
          <w:ins w:id="24" w:author="Jade Raposa" w:date="2024-10-16T21:04:00Z"/>
          <w:rFonts w:ascii="Georgia" w:eastAsia="Times New Roman" w:hAnsi="Georgia" w:cs="Times New Roman"/>
          <w:b/>
          <w:bCs/>
          <w:color w:val="000000"/>
          <w:lang w:eastAsia="en-PH"/>
        </w:rPr>
      </w:pPr>
    </w:p>
    <w:p w14:paraId="51EB1770" w14:textId="77777777" w:rsidR="008F456D" w:rsidRDefault="008F456D">
      <w:pPr>
        <w:rPr>
          <w:ins w:id="25" w:author="Jade Raposa" w:date="2024-10-16T21:09:00Z"/>
          <w:rFonts w:ascii="Georgia" w:eastAsia="Times New Roman" w:hAnsi="Georgia" w:cs="Times New Roman"/>
          <w:b/>
          <w:bCs/>
          <w:color w:val="000000"/>
          <w:lang w:eastAsia="en-PH"/>
        </w:rPr>
        <w:sectPr w:rsidR="008F456D">
          <w:headerReference w:type="first" r:id="rId12"/>
          <w:pgSz w:w="12240" w:h="15840"/>
          <w:pgMar w:top="1710" w:right="1440" w:bottom="1440" w:left="2160" w:header="720" w:footer="706" w:gutter="0"/>
          <w:pgNumType w:fmt="lowerRoman" w:start="1"/>
          <w:cols w:space="708"/>
          <w:titlePg/>
          <w:docGrid w:linePitch="360"/>
        </w:sectPr>
      </w:pPr>
    </w:p>
    <w:p w14:paraId="2D2B845C" w14:textId="77777777" w:rsidR="008F456D" w:rsidRDefault="002B278F">
      <w:pPr>
        <w:jc w:val="center"/>
        <w:rPr>
          <w:rFonts w:ascii="Georgia" w:eastAsia="Times New Roman" w:hAnsi="Georgia" w:cs="Times New Roman"/>
          <w:lang w:eastAsia="en-PH"/>
        </w:rPr>
        <w:pPrChange w:id="31" w:author="Jade Raposa"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F22E071" w14:textId="77777777" w:rsidR="008F456D" w:rsidRDefault="002B278F">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2B278F">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proofErr w:type="spellStart"/>
      <w:r>
        <w:rPr>
          <w:rFonts w:ascii="Georgia" w:eastAsia="Georgia" w:hAnsi="Georgia" w:cs="Georgia"/>
        </w:rPr>
        <w:t>SoECS</w:t>
      </w:r>
      <w:proofErr w:type="spellEnd"/>
      <w:r>
        <w:rPr>
          <w:rFonts w:ascii="Georgia" w:eastAsia="Georgia" w:hAnsi="Georgia" w:cs="Georgia"/>
        </w:rPr>
        <w:t xml:space="preserve">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2024</w:t>
      </w:r>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2B278F">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V.ALAMO</w:t>
      </w:r>
    </w:p>
    <w:p w14:paraId="6059CC2C"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2B278F">
      <w:pPr>
        <w:spacing w:before="240" w:after="0" w:line="480" w:lineRule="auto"/>
        <w:jc w:val="center"/>
        <w:rPr>
          <w:ins w:id="32" w:author="Jade Raposa" w:date="2024-10-16T21:16:00Z"/>
          <w:rFonts w:ascii="Georgia" w:eastAsia="Times New Roman" w:hAnsi="Georgia" w:cs="Times New Roman"/>
          <w:color w:val="000000"/>
          <w:lang w:eastAsia="en-PH"/>
        </w:rPr>
        <w:sectPr w:rsidR="008F456D">
          <w:headerReference w:type="first" r:id="rId13"/>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39" w:author="Jade Raposa"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40" w:author="Jade Raposa" w:date="2024-10-16T21:16:00Z"/>
          <w:rFonts w:ascii="Georgia" w:eastAsia="Times New Roman" w:hAnsi="Georgia" w:cs="Times New Roman"/>
          <w:lang w:eastAsia="en-PH"/>
        </w:rPr>
      </w:pPr>
    </w:p>
    <w:p w14:paraId="53010A64"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Jade Buban Raposa, Ian Jay Niccolo D. Bueno</w:t>
      </w:r>
      <w:r>
        <w:rPr>
          <w:rFonts w:ascii="Georgia" w:eastAsia="Times New Roman" w:hAnsi="Georgia" w:cs="Times New Roman"/>
          <w:b/>
          <w:bCs/>
          <w:color w:val="000000"/>
          <w:lang w:eastAsia="en-PH"/>
        </w:rPr>
        <w:t> </w:t>
      </w:r>
    </w:p>
    <w:p w14:paraId="7D856DC3"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 xml:space="preserve">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2B278F">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2B278F">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2B278F">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8E3DB01" w14:textId="77777777" w:rsidR="008F456D" w:rsidRDefault="008F456D">
      <w:pPr>
        <w:spacing w:after="0" w:line="240" w:lineRule="auto"/>
        <w:rPr>
          <w:rFonts w:ascii="Georgia" w:eastAsia="Times New Roman" w:hAnsi="Georgia" w:cs="Times New Roman"/>
          <w:lang w:eastAsia="en-PH"/>
        </w:rPr>
      </w:pPr>
    </w:p>
    <w:p w14:paraId="5987C6D0" w14:textId="77777777" w:rsidR="008F456D" w:rsidRDefault="008F456D">
      <w:pPr>
        <w:spacing w:after="0" w:line="240" w:lineRule="auto"/>
        <w:rPr>
          <w:rFonts w:ascii="Georgia" w:eastAsia="Times New Roman" w:hAnsi="Georgia" w:cs="Times New Roman"/>
          <w:lang w:eastAsia="en-PH"/>
        </w:rPr>
      </w:pPr>
    </w:p>
    <w:p w14:paraId="4988DB16" w14:textId="77777777" w:rsidR="008F456D" w:rsidRDefault="008F456D">
      <w:pPr>
        <w:spacing w:after="0" w:line="240" w:lineRule="auto"/>
        <w:rPr>
          <w:rFonts w:ascii="Georgia" w:eastAsia="Times New Roman" w:hAnsi="Georgia" w:cs="Times New Roman"/>
          <w:lang w:eastAsia="en-PH"/>
        </w:rPr>
      </w:pPr>
    </w:p>
    <w:p w14:paraId="470FEC0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Chairman</w:t>
      </w:r>
    </w:p>
    <w:p w14:paraId="03E4DF5E"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02B8A00D" w14:textId="77777777" w:rsidR="008F456D" w:rsidRDefault="008F456D">
      <w:pPr>
        <w:spacing w:before="240" w:after="0" w:line="480" w:lineRule="auto"/>
        <w:ind w:firstLine="720"/>
        <w:jc w:val="center"/>
        <w:rPr>
          <w:rFonts w:ascii="Georgia" w:eastAsia="Times New Roman" w:hAnsi="Georgia" w:cs="Times New Roman"/>
          <w:b/>
          <w:bCs/>
          <w:color w:val="000000"/>
          <w:lang w:eastAsia="en-PH"/>
        </w:rPr>
      </w:pPr>
    </w:p>
    <w:p w14:paraId="530CD0B0" w14:textId="77777777" w:rsidR="008F456D" w:rsidRDefault="002B278F">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2B278F">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2B278F">
      <w:pPr>
        <w:spacing w:before="240" w:after="240" w:line="480" w:lineRule="auto"/>
        <w:jc w:val="center"/>
        <w:rPr>
          <w:ins w:id="41" w:author="Jade Raposa" w:date="2024-10-16T21:36:00Z"/>
          <w:rFonts w:ascii="Georgia" w:eastAsia="Times New Roman" w:hAnsi="Georgia" w:cs="Times New Roman"/>
          <w:color w:val="000000"/>
          <w:lang w:eastAsia="en-PH"/>
        </w:rPr>
        <w:sectPr w:rsidR="008F456D">
          <w:headerReference w:type="default" r:id="rId14"/>
          <w:headerReference w:type="first" r:id="rId15"/>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OIC – Dean</w:t>
      </w:r>
    </w:p>
    <w:p w14:paraId="171D1EDB" w14:textId="77777777" w:rsidR="008F456D" w:rsidRDefault="008F456D">
      <w:pPr>
        <w:spacing w:before="240" w:after="240" w:line="240" w:lineRule="auto"/>
        <w:jc w:val="center"/>
        <w:rPr>
          <w:del w:id="58" w:author="Jade Raposa" w:date="2024-10-16T21:35:00Z"/>
          <w:rFonts w:ascii="Georgia" w:eastAsia="Times New Roman" w:hAnsi="Georgia" w:cs="Times New Roman"/>
          <w:color w:val="000000"/>
          <w:lang w:eastAsia="en-PH"/>
        </w:rPr>
      </w:pPr>
    </w:p>
    <w:p w14:paraId="49D2466D" w14:textId="77777777" w:rsidR="008F456D" w:rsidRDefault="008F456D">
      <w:pPr>
        <w:spacing w:before="240" w:after="240" w:line="240" w:lineRule="auto"/>
        <w:jc w:val="center"/>
        <w:rPr>
          <w:del w:id="59" w:author="Jade Raposa" w:date="2024-10-16T21:35:00Z"/>
          <w:rFonts w:ascii="Georgia" w:eastAsia="Times New Roman" w:hAnsi="Georgia" w:cs="Times New Roman"/>
          <w:color w:val="000000"/>
          <w:lang w:eastAsia="en-PH"/>
        </w:rPr>
      </w:pPr>
    </w:p>
    <w:p w14:paraId="55A66662"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EXECUTIVE SUMMARY</w:t>
      </w:r>
    </w:p>
    <w:p w14:paraId="6BB2A573"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60" w:author="Jade Raposa" w:date="2024-10-16T17:41:00Z">
        <w:r>
          <w:rPr>
            <w:rFonts w:ascii="Georgia" w:eastAsia="Times New Roman" w:hAnsi="Georgia" w:cs="Times New Roman"/>
            <w:color w:val="000000"/>
            <w:lang w:eastAsia="en-PH"/>
          </w:rPr>
          <w:t xml:space="preserve"> </w:t>
        </w:r>
      </w:ins>
      <w:del w:id="61" w:author="Jade Raposa"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E9A3B39"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Marc Austin K. </w:t>
      </w:r>
      <w:proofErr w:type="spellStart"/>
      <w:r>
        <w:rPr>
          <w:rFonts w:ascii="Georgia" w:eastAsia="Times New Roman" w:hAnsi="Georgia" w:cs="Times New Roman"/>
          <w:color w:val="000000"/>
          <w:lang w:eastAsia="en-PH"/>
        </w:rPr>
        <w:t>Bonagua</w:t>
      </w:r>
      <w:proofErr w:type="spellEnd"/>
    </w:p>
    <w:p w14:paraId="7DDEEE9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2B278F">
      <w:pPr>
        <w:spacing w:before="240" w:after="0" w:line="480" w:lineRule="auto"/>
        <w:ind w:firstLine="720"/>
        <w:jc w:val="both"/>
        <w:rPr>
          <w:del w:id="62" w:author="Jade Raposa" w:date="2024-10-16T18:13:00Z"/>
          <w:rFonts w:ascii="Georgia" w:eastAsia="Times New Roman" w:hAnsi="Georgia" w:cs="Times New Roman"/>
          <w:lang w:eastAsia="en-PH"/>
        </w:rPr>
        <w:pPrChange w:id="63" w:author="Jade Raposa" w:date="2024-10-16T18:14:00Z">
          <w:pPr>
            <w:spacing w:after="240" w:line="480" w:lineRule="auto"/>
            <w:ind w:firstLine="720"/>
            <w:jc w:val="both"/>
          </w:pPr>
        </w:pPrChange>
      </w:pPr>
      <w:commentRangeStart w:id="64"/>
      <w:commentRangeStart w:id="65"/>
      <w:ins w:id="66" w:author="Jade Raposa" w:date="2024-10-16T18:13:00Z">
        <w:r>
          <w:rPr>
            <w:rFonts w:ascii="Georgia" w:eastAsia="Times New Roman" w:hAnsi="Georgia" w:cs="Times New Roman"/>
            <w:lang w:eastAsia="en-PH"/>
          </w:rPr>
          <w:t>The</w:t>
        </w:r>
      </w:ins>
      <w:commentRangeEnd w:id="64"/>
      <w:ins w:id="67" w:author="Jade Raposa" w:date="2024-10-16T18:34:00Z">
        <w:r>
          <w:rPr>
            <w:rStyle w:val="CommentReference"/>
          </w:rPr>
          <w:commentReference w:id="64"/>
        </w:r>
      </w:ins>
      <w:commentRangeEnd w:id="65"/>
      <w:ins w:id="68" w:author="Jade Raposa" w:date="2024-10-16T18:35:00Z">
        <w:r>
          <w:rPr>
            <w:rStyle w:val="CommentReference"/>
          </w:rPr>
          <w:commentReference w:id="65"/>
        </w:r>
      </w:ins>
      <w:ins w:id="69" w:author="Jade Raposa"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70" w:author="Jade Raposa"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1" w:author="Jade Raposa" w:date="2024-10-16T18:10:00Z">
        <w:r>
          <w:rPr>
            <w:rFonts w:ascii="Georgia" w:eastAsia="Times New Roman" w:hAnsi="Georgia" w:cs="Times New Roman"/>
            <w:lang w:eastAsia="en-PH"/>
          </w:rPr>
          <w:delText xml:space="preserve"> </w:delText>
        </w:r>
      </w:del>
      <w:commentRangeStart w:id="72"/>
      <w:del w:id="73" w:author="Jade Raposa" w:date="2024-10-16T17:42:00Z">
        <w:r>
          <w:rPr>
            <w:rFonts w:ascii="Georgia" w:eastAsia="Times New Roman" w:hAnsi="Georgia" w:cs="Times New Roman"/>
            <w:lang w:eastAsia="en-PH"/>
          </w:rPr>
          <w:delText>increasing need</w:delText>
        </w:r>
        <w:commentRangeEnd w:id="72"/>
        <w:r>
          <w:rPr>
            <w:rStyle w:val="CommentReference"/>
          </w:rPr>
          <w:commentReference w:id="72"/>
        </w:r>
      </w:del>
      <w:del w:id="74" w:author="Jade Raposa" w:date="2024-10-16T17:43:00Z">
        <w:r>
          <w:rPr>
            <w:rFonts w:ascii="Georgia" w:eastAsia="Times New Roman" w:hAnsi="Georgia" w:cs="Times New Roman"/>
            <w:lang w:eastAsia="en-PH"/>
          </w:rPr>
          <w:delText xml:space="preserve"> </w:delText>
        </w:r>
      </w:del>
      <w:del w:id="75" w:author="Jade Raposa" w:date="2024-10-16T17:44:00Z">
        <w:r>
          <w:rPr>
            <w:rFonts w:ascii="Georgia" w:eastAsia="Times New Roman" w:hAnsi="Georgia" w:cs="Times New Roman"/>
            <w:lang w:eastAsia="en-PH"/>
          </w:rPr>
          <w:delText>for</w:delText>
        </w:r>
      </w:del>
      <w:del w:id="76" w:author="Jade Raposa" w:date="2024-10-16T18:10:00Z">
        <w:r>
          <w:rPr>
            <w:rFonts w:ascii="Georgia" w:eastAsia="Times New Roman" w:hAnsi="Georgia" w:cs="Times New Roman"/>
            <w:lang w:eastAsia="en-PH"/>
          </w:rPr>
          <w:delText xml:space="preserve"> </w:delText>
        </w:r>
      </w:del>
      <w:del w:id="77" w:author="Jade Raposa"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pPr>
        <w:spacing w:after="0" w:line="480" w:lineRule="auto"/>
        <w:ind w:firstLine="720"/>
        <w:jc w:val="both"/>
        <w:rPr>
          <w:ins w:id="78" w:author="Jade Raposa" w:date="2024-10-16T18:13:00Z"/>
          <w:rFonts w:ascii="Georgia" w:eastAsia="Times New Roman" w:hAnsi="Georgia" w:cs="Times New Roman"/>
          <w:lang w:eastAsia="en-PH"/>
        </w:rPr>
        <w:pPrChange w:id="79" w:author="Jade Raposa" w:date="2024-10-16T18:14:00Z">
          <w:pPr>
            <w:spacing w:after="240" w:line="480" w:lineRule="auto"/>
            <w:ind w:firstLine="720"/>
            <w:jc w:val="both"/>
          </w:pPr>
        </w:pPrChange>
      </w:pPr>
    </w:p>
    <w:p w14:paraId="0B835D0E" w14:textId="77777777" w:rsidR="008F456D" w:rsidRDefault="002B278F">
      <w:pPr>
        <w:spacing w:after="0" w:line="480" w:lineRule="auto"/>
        <w:ind w:firstLine="720"/>
        <w:jc w:val="both"/>
        <w:rPr>
          <w:ins w:id="80" w:author="Jade Raposa" w:date="2024-10-16T18:31:00Z"/>
          <w:rFonts w:ascii="Georgia" w:eastAsia="Times New Roman" w:hAnsi="Georgia" w:cs="Times New Roman"/>
          <w:lang w:eastAsia="en-PH"/>
        </w:rPr>
      </w:pPr>
      <w:ins w:id="81" w:author="Jade Raposa"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2" w:author="Jade Raposa" w:date="2024-10-16T18:31:00Z"/>
          <w:rFonts w:ascii="Georgia" w:eastAsia="Times New Roman" w:hAnsi="Georgia" w:cs="Times New Roman"/>
          <w:lang w:eastAsia="en-PH"/>
        </w:rPr>
      </w:pPr>
    </w:p>
    <w:p w14:paraId="487DFE19" w14:textId="77777777" w:rsidR="008F456D" w:rsidRDefault="002B278F">
      <w:pPr>
        <w:spacing w:after="0" w:line="480" w:lineRule="auto"/>
        <w:ind w:firstLine="720"/>
        <w:jc w:val="both"/>
        <w:rPr>
          <w:ins w:id="83" w:author="Jade Raposa" w:date="2024-10-16T18:31:00Z"/>
          <w:rFonts w:ascii="Georgia" w:eastAsia="Times New Roman" w:hAnsi="Georgia" w:cs="Times New Roman"/>
          <w:lang w:eastAsia="en-PH"/>
        </w:rPr>
      </w:pPr>
      <w:ins w:id="84" w:author="Jade Raposa" w:date="2024-10-16T18:31:00Z">
        <w:r>
          <w:rPr>
            <w:rFonts w:ascii="Georgia" w:eastAsia="Times New Roman" w:hAnsi="Georgia" w:cs="Times New Roman"/>
            <w:lang w:eastAsia="en-PH"/>
          </w:rPr>
          <w:lastRenderedPageBreak/>
          <w:t>Educators can create and manage courses, post study materials, and assign activities such as quizzes and lessons. These resources become available to students once their mentorship request is approved, facilitating structured learning. The platform also allows educators to 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2B278F">
      <w:pPr>
        <w:spacing w:after="0" w:line="480" w:lineRule="auto"/>
        <w:ind w:firstLine="720"/>
        <w:jc w:val="both"/>
        <w:rPr>
          <w:ins w:id="85" w:author="Jade Raposa" w:date="2024-10-16T18:32:00Z"/>
          <w:rFonts w:ascii="Georgia" w:eastAsia="Times New Roman" w:hAnsi="Georgia" w:cs="Times New Roman"/>
          <w:lang w:eastAsia="en-PH"/>
        </w:rPr>
      </w:pPr>
      <w:ins w:id="86" w:author="Jade Raposa"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2B278F" w:rsidP="00A70FF2">
      <w:pPr>
        <w:spacing w:after="240" w:line="480" w:lineRule="auto"/>
        <w:ind w:firstLine="720"/>
        <w:rPr>
          <w:ins w:id="87" w:author="Jade Raposa" w:date="2024-10-16T21:38:00Z"/>
          <w:rFonts w:ascii="Georgia" w:eastAsia="Times New Roman" w:hAnsi="Georgia" w:cs="Times New Roman"/>
          <w:lang w:eastAsia="en-PH"/>
        </w:rPr>
        <w:sectPr w:rsidR="008F456D">
          <w:headerReference w:type="default" r:id="rId19"/>
          <w:headerReference w:type="first" r:id="rId20"/>
          <w:pgSz w:w="12240" w:h="15840"/>
          <w:pgMar w:top="1620" w:right="1440" w:bottom="1440" w:left="2160" w:header="706" w:footer="706" w:gutter="0"/>
          <w:pgNumType w:fmt="lowerRoman" w:start="1"/>
          <w:cols w:space="708"/>
          <w:titlePg/>
          <w:docGrid w:linePitch="360"/>
        </w:sectPr>
      </w:pPr>
      <w:ins w:id="104" w:author="Jade Raposa"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05" w:author="Jade Raposa"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06" w:author="Jade Raposa" w:date="2024-10-16T21:38:00Z">
        <w:r>
          <w:rPr>
            <w:rFonts w:ascii="Georgia" w:eastAsia="Times New Roman" w:hAnsi="Georgia" w:cs="Times New Roman"/>
            <w:lang w:eastAsia="en-PH"/>
          </w:rPr>
          <w:t xml:space="preserve"> </w:t>
        </w:r>
      </w:ins>
    </w:p>
    <w:p w14:paraId="583C301E" w14:textId="77777777" w:rsidR="008F456D" w:rsidRDefault="002B278F">
      <w:pPr>
        <w:spacing w:after="0" w:line="480" w:lineRule="auto"/>
        <w:jc w:val="center"/>
        <w:rPr>
          <w:del w:id="107" w:author="Jade Raposa" w:date="2024-10-16T18:31:00Z"/>
          <w:rFonts w:ascii="Georgia" w:eastAsia="Times New Roman" w:hAnsi="Georgia" w:cs="Times New Roman"/>
          <w:lang w:eastAsia="en-PH"/>
        </w:rPr>
        <w:pPrChange w:id="108" w:author="Jade Raposa" w:date="2024-10-16T21:38:00Z">
          <w:pPr>
            <w:spacing w:after="240" w:line="480" w:lineRule="auto"/>
            <w:ind w:firstLine="720"/>
            <w:jc w:val="both"/>
          </w:pPr>
        </w:pPrChange>
      </w:pPr>
      <w:del w:id="109" w:author="Jade Raposa" w:date="2024-10-16T18:31:00Z">
        <w:r>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2B278F">
      <w:pPr>
        <w:spacing w:after="240" w:line="480" w:lineRule="auto"/>
        <w:jc w:val="center"/>
        <w:rPr>
          <w:del w:id="110" w:author="Jade Raposa" w:date="2024-10-16T18:31:00Z"/>
          <w:rFonts w:ascii="Georgia" w:eastAsia="Times New Roman" w:hAnsi="Georgia" w:cs="Times New Roman"/>
          <w:lang w:eastAsia="en-PH"/>
        </w:rPr>
        <w:pPrChange w:id="111" w:author="Jade Raposa" w:date="2024-10-16T21:38:00Z">
          <w:pPr>
            <w:spacing w:after="240" w:line="480" w:lineRule="auto"/>
            <w:ind w:firstLine="720"/>
            <w:jc w:val="both"/>
          </w:pPr>
        </w:pPrChange>
      </w:pPr>
      <w:del w:id="112" w:author="Jade Raposa"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2B278F">
      <w:pPr>
        <w:jc w:val="center"/>
        <w:rPr>
          <w:del w:id="113" w:author="Jade Raposa" w:date="2024-10-16T18:32:00Z"/>
          <w:rFonts w:ascii="Georgia" w:eastAsia="Times New Roman" w:hAnsi="Georgia" w:cs="Times New Roman"/>
          <w:lang w:eastAsia="en-PH"/>
        </w:rPr>
        <w:pPrChange w:id="114" w:author="Jade Raposa" w:date="2024-10-16T21:38:00Z">
          <w:pPr/>
        </w:pPrChange>
      </w:pPr>
      <w:del w:id="115" w:author="Jade Raposa" w:date="2024-10-16T18:32:00Z">
        <w:r>
          <w:rPr>
            <w:rFonts w:ascii="Georgia" w:eastAsia="Times New Roman" w:hAnsi="Georgia" w:cs="Times New Roman"/>
            <w:lang w:eastAsia="en-PH"/>
          </w:rPr>
          <w:br w:type="page"/>
        </w:r>
      </w:del>
    </w:p>
    <w:p w14:paraId="28F555F7" w14:textId="77777777" w:rsidR="008F456D" w:rsidRDefault="002B278F">
      <w:pPr>
        <w:spacing w:after="240" w:line="480" w:lineRule="auto"/>
        <w:jc w:val="center"/>
        <w:rPr>
          <w:rFonts w:ascii="Georgia" w:eastAsia="Times New Roman" w:hAnsi="Georgia" w:cs="Times New Roman"/>
          <w:lang w:eastAsia="en-PH"/>
        </w:rPr>
        <w:pPrChange w:id="116" w:author="Jade Raposa"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MIT ,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REILAN L. CADUBLA</w:t>
      </w:r>
      <w:r>
        <w:rPr>
          <w:rFonts w:ascii="Georgia" w:eastAsia="Times New Roman" w:hAnsi="Georgia" w:cs="Times New Roman"/>
          <w:color w:val="000000"/>
          <w:lang w:eastAsia="en-PH"/>
        </w:rPr>
        <w:t xml:space="preserve"> ,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17" w:author="Jade Raposa"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2B278F">
      <w:pPr>
        <w:pStyle w:val="Heading2"/>
        <w:spacing w:line="480" w:lineRule="auto"/>
        <w:jc w:val="center"/>
        <w:pPrChange w:id="118" w:author="Jade Raposa" w:date="2024-10-18T22:53:00Z">
          <w:pPr>
            <w:spacing w:after="0" w:line="480" w:lineRule="auto"/>
            <w:jc w:val="center"/>
          </w:pPr>
        </w:pPrChange>
      </w:pPr>
      <w:r>
        <w:lastRenderedPageBreak/>
        <w:t>TABLE OF CONTENTS</w:t>
      </w:r>
    </w:p>
    <w:p w14:paraId="338F4C6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Title Page .  .  .  .  .  .  .  .  .  .  .  .  .  .  .  .  .  .  .  .  .  .  .  .  .  .  .  .  .  .  .  .  .  .  .  .  .  .</w:t>
      </w:r>
      <w:ins w:id="119"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0"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proofErr w:type="spellStart"/>
      <w:r>
        <w:rPr>
          <w:rFonts w:ascii="Georgia" w:eastAsia="Times New Roman" w:hAnsi="Georgia" w:cs="Times New Roman"/>
          <w:color w:val="000000"/>
          <w:lang w:eastAsia="en-PH"/>
        </w:rPr>
        <w:t>i</w:t>
      </w:r>
      <w:proofErr w:type="spellEnd"/>
    </w:p>
    <w:p w14:paraId="1116E75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Recommendation for Final Defense .  .  .  .  .  .  .  .  .  .  .  .  .  .  .  .  .  .  .  .  .  .  .</w:t>
      </w:r>
      <w:ins w:id="121"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2"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Result of Final Defense .  .  .  .  .  .  .  .  .  .  .  .  .  .  .  .  .  .  .  .  .  .  .  .  .  .  .  .  .  .</w:t>
      </w:r>
      <w:ins w:id="123"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4" w:author="Jade Raposa"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Capstone Completion .  .  .  .  .  .  .  .  .  .  .  .  .  .  .  .  .  .  .  .  .  .  .  .  .  .  .  .  .  .  .</w:t>
      </w:r>
      <w:ins w:id="125"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6"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Certificate of Approval .  .  .  .  .  .  .  .  .  .  .  .  .  .  .  .  .  .  .  .  .  .  .  .  .  .  .  .  .  .  .</w:t>
      </w:r>
      <w:ins w:id="127" w:author="Jade Raposa" w:date="2024-10-18T22:19:00Z">
        <w:r>
          <w:rPr>
            <w:rFonts w:ascii="Georgia" w:eastAsia="Times New Roman" w:hAnsi="Georgia" w:cs="Times New Roman"/>
            <w:color w:val="000000"/>
            <w:lang w:eastAsia="en-PH"/>
          </w:rPr>
          <w:t xml:space="preserve">  .  .  .</w:t>
        </w:r>
      </w:ins>
      <w:ins w:id="128" w:author="Jade Raposa"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29"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Executive Summary .  .  .  .  .  .  .  .  .  .  .  .  .  .  .  .  .  .  .  .  .  .  .  .  .  .  .  .  .  .  .  .</w:t>
      </w:r>
      <w:ins w:id="130" w:author="Jade Raposa"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1" w:author="Jade Raposa"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Acknowledgement .  .  .  .  .  .  .  .  .  .  .  .  .  .  .  .  .  .  .  .  .  .  .  .  .  .  .  .  .  .  .  .  .</w:t>
      </w:r>
      <w:ins w:id="132"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3" w:author="Jade Raposa"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34" w:author="Jade Raposa" w:date="2024-10-18T22:27:00Z">
        <w:r>
          <w:rPr>
            <w:rFonts w:ascii="Georgia" w:eastAsia="Times New Roman" w:hAnsi="Georgia" w:cs="Times New Roman"/>
            <w:color w:val="000000"/>
            <w:lang w:eastAsia="en-PH"/>
          </w:rPr>
          <w:t>i</w:t>
        </w:r>
      </w:ins>
    </w:p>
    <w:p w14:paraId="4F264C4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Table of Contents .  .  .  .  .  .  .  .  .  .  .  .  .  .  .  .  .  .  .  .  .  .  .  .  .  .  .  .  .  .  .  .  .</w:t>
      </w:r>
      <w:ins w:id="135"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6"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37" w:author="Jade Raposa" w:date="2024-10-18T22:27:00Z">
        <w:r>
          <w:rPr>
            <w:rFonts w:ascii="Georgia" w:eastAsia="Times New Roman" w:hAnsi="Georgia" w:cs="Times New Roman"/>
            <w:color w:val="000000"/>
            <w:lang w:eastAsia="en-PH"/>
          </w:rPr>
          <w:delText>vii</w:delText>
        </w:r>
      </w:del>
      <w:ins w:id="138" w:author="Jade Raposa" w:date="2024-10-18T22:27:00Z">
        <w:r>
          <w:rPr>
            <w:rFonts w:ascii="Georgia" w:eastAsia="Times New Roman" w:hAnsi="Georgia" w:cs="Times New Roman"/>
            <w:color w:val="000000"/>
            <w:lang w:eastAsia="en-PH"/>
          </w:rPr>
          <w:t>ix</w:t>
        </w:r>
      </w:ins>
      <w:del w:id="139" w:author="Jade Raposa" w:date="2024-10-18T22:27:00Z">
        <w:r>
          <w:rPr>
            <w:rFonts w:ascii="Georgia" w:eastAsia="Times New Roman" w:hAnsi="Georgia" w:cs="Times New Roman"/>
            <w:color w:val="000000"/>
            <w:lang w:eastAsia="en-PH"/>
          </w:rPr>
          <w:delText>i</w:delText>
        </w:r>
      </w:del>
    </w:p>
    <w:p w14:paraId="0B49746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0" w:author="Jade Raposa" w:date="2024-10-18T22:28:00Z">
        <w:r>
          <w:rPr>
            <w:rFonts w:ascii="Georgia" w:eastAsia="Times New Roman" w:hAnsi="Georgia" w:cs="Times New Roman"/>
            <w:color w:val="000000"/>
            <w:lang w:eastAsia="en-PH"/>
          </w:rPr>
          <w:delText xml:space="preserve">Tables </w:delText>
        </w:r>
      </w:del>
      <w:ins w:id="141" w:author="Jade Raposa"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  .  .  .  .  .  .  .  .  .  .  .  .  .  .  .  .  .  .  .  .  .  .  .  .  .  .  .  .  .  .  .  .  .  .  .</w:t>
      </w:r>
      <w:ins w:id="142" w:author="Jade Raposa" w:date="2024-10-18T22:21:00Z">
        <w:r>
          <w:rPr>
            <w:rFonts w:ascii="Georgia" w:eastAsia="Times New Roman" w:hAnsi="Georgia" w:cs="Times New Roman"/>
            <w:color w:val="000000"/>
            <w:lang w:eastAsia="en-PH"/>
          </w:rPr>
          <w:t xml:space="preserve">  .  .  .</w:t>
        </w:r>
      </w:ins>
      <w:ins w:id="143" w:author="Jade Raposa" w:date="2024-10-18T22:29:00Z">
        <w:r>
          <w:rPr>
            <w:rFonts w:ascii="Georgia" w:eastAsia="Times New Roman" w:hAnsi="Georgia" w:cs="Times New Roman"/>
            <w:color w:val="000000"/>
            <w:lang w:eastAsia="en-PH"/>
          </w:rPr>
          <w:tab/>
        </w:r>
      </w:ins>
      <w:del w:id="144" w:author="Jade Raposa"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45" w:author="Jade Raposa" w:date="2024-10-18T22:28:00Z">
        <w:r>
          <w:rPr>
            <w:rFonts w:ascii="Georgia" w:eastAsia="Times New Roman" w:hAnsi="Georgia" w:cs="Times New Roman"/>
            <w:color w:val="000000"/>
            <w:lang w:eastAsia="en-PH"/>
          </w:rPr>
          <w:delText>ix</w:delText>
        </w:r>
      </w:del>
      <w:ins w:id="146" w:author="Jade Raposa" w:date="2024-10-18T22:28:00Z">
        <w:r>
          <w:rPr>
            <w:rFonts w:ascii="Georgia" w:eastAsia="Times New Roman" w:hAnsi="Georgia" w:cs="Times New Roman"/>
            <w:color w:val="000000"/>
            <w:lang w:eastAsia="en-PH"/>
          </w:rPr>
          <w:t>xii</w:t>
        </w:r>
      </w:ins>
    </w:p>
    <w:p w14:paraId="1C0230E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7" w:author="Jade Raposa" w:date="2024-10-18T22:28:00Z">
        <w:r>
          <w:rPr>
            <w:rFonts w:ascii="Georgia" w:eastAsia="Times New Roman" w:hAnsi="Georgia" w:cs="Times New Roman"/>
            <w:color w:val="000000"/>
            <w:lang w:eastAsia="en-PH"/>
          </w:rPr>
          <w:delText xml:space="preserve">Figures </w:delText>
        </w:r>
      </w:del>
      <w:ins w:id="148" w:author="Jade Raposa"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  .  .  .  .  .  .  .  .  .  .  .  .  .  .  .  .  .  .  .  .  .  .  .  .  .  .  .  .  .  .  .  .  .  .  .</w:t>
      </w:r>
      <w:ins w:id="149" w:author="Jade Raposa" w:date="2024-10-18T22:21:00Z">
        <w:r>
          <w:rPr>
            <w:rFonts w:ascii="Georgia" w:eastAsia="Times New Roman" w:hAnsi="Georgia" w:cs="Times New Roman"/>
            <w:color w:val="000000"/>
            <w:lang w:eastAsia="en-PH"/>
          </w:rPr>
          <w:t xml:space="preserve">  .  .  .</w:t>
        </w:r>
      </w:ins>
      <w:ins w:id="150" w:author="Jade Raposa"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1"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2" w:author="Jade Raposa" w:date="2024-10-18T22:28:00Z">
        <w:r>
          <w:rPr>
            <w:rFonts w:ascii="Georgia" w:eastAsia="Times New Roman" w:hAnsi="Georgia" w:cs="Times New Roman"/>
            <w:color w:val="000000"/>
            <w:lang w:eastAsia="en-PH"/>
          </w:rPr>
          <w:t>ii</w:t>
        </w:r>
      </w:ins>
      <w:ins w:id="153" w:author="Jade Raposa" w:date="2024-10-18T22:29:00Z">
        <w:r>
          <w:rPr>
            <w:rFonts w:ascii="Georgia" w:eastAsia="Times New Roman" w:hAnsi="Georgia" w:cs="Times New Roman"/>
            <w:color w:val="000000"/>
            <w:lang w:eastAsia="en-PH"/>
          </w:rPr>
          <w:t>i</w:t>
        </w:r>
      </w:ins>
    </w:p>
    <w:p w14:paraId="1B1B30A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1  </w:t>
      </w:r>
      <w:r>
        <w:rPr>
          <w:rFonts w:ascii="Georgia" w:eastAsia="Times New Roman" w:hAnsi="Georgia" w:cs="Times New Roman"/>
          <w:b/>
          <w:bCs/>
          <w:color w:val="000000"/>
          <w:lang w:eastAsia="en-PH"/>
        </w:rPr>
        <w:tab/>
        <w:t>PROJECT IDENTIFICATION</w:t>
      </w:r>
    </w:p>
    <w:p w14:paraId="506D35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Project Context .  .  .  .  .  .  .  .  .  .  .  .  .  .  .  .  .  .  .  .  .  .  .  .  .</w:t>
      </w:r>
      <w:ins w:id="154" w:author="Jade Raposa" w:date="2024-10-18T22:21:00Z">
        <w:r>
          <w:rPr>
            <w:rFonts w:ascii="Georgia" w:eastAsia="Times New Roman" w:hAnsi="Georgia" w:cs="Times New Roman"/>
            <w:color w:val="000000"/>
            <w:lang w:eastAsia="en-PH"/>
          </w:rPr>
          <w:t xml:space="preserve">  .  .  .  .</w:t>
        </w:r>
      </w:ins>
      <w:ins w:id="155"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6" w:author="Jade Raposa"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Description of the Existing System .  .  .  .  .  .  .  .  .  .  .  .  .  .</w:t>
      </w:r>
      <w:ins w:id="157" w:author="Jade Raposa" w:date="2024-10-18T22:21:00Z">
        <w:r>
          <w:rPr>
            <w:rFonts w:ascii="Georgia" w:eastAsia="Times New Roman" w:hAnsi="Georgia" w:cs="Times New Roman"/>
            <w:color w:val="000000"/>
            <w:lang w:eastAsia="en-PH"/>
          </w:rPr>
          <w:t xml:space="preserve">  .  .  .  . </w:t>
        </w:r>
      </w:ins>
      <w:ins w:id="158"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9"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0" w:author="Jade Raposa" w:date="2024-10-18T22:29:00Z">
        <w:r>
          <w:rPr>
            <w:rFonts w:ascii="Georgia" w:eastAsia="Times New Roman" w:hAnsi="Georgia" w:cs="Times New Roman"/>
            <w:color w:val="000000"/>
            <w:lang w:eastAsia="en-PH"/>
          </w:rPr>
          <w:t>6</w:t>
        </w:r>
      </w:ins>
      <w:del w:id="161" w:author="Jade Raposa" w:date="2024-10-18T22:29:00Z">
        <w:r>
          <w:rPr>
            <w:rFonts w:ascii="Georgia" w:eastAsia="Times New Roman" w:hAnsi="Georgia" w:cs="Times New Roman"/>
            <w:color w:val="000000"/>
            <w:lang w:eastAsia="en-PH"/>
          </w:rPr>
          <w:delText>8</w:delText>
        </w:r>
      </w:del>
    </w:p>
    <w:p w14:paraId="4F22E3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Statement of the Problem .  .  .  .  .  .  .  .  .  .  .  .  .  .  .  .  .  .  .</w:t>
      </w:r>
      <w:ins w:id="162" w:author="Jade Raposa"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63"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Objectives of the Study .  .  .  .  .  .  .  .  .  .  .  .  .  .  .  .  .  .  .  .  .</w:t>
      </w:r>
      <w:ins w:id="164"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65"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66" w:author="Jade Raposa" w:date="2024-10-18T22:30:00Z">
        <w:r>
          <w:rPr>
            <w:rFonts w:ascii="Georgia" w:eastAsia="Times New Roman" w:hAnsi="Georgia" w:cs="Times New Roman"/>
            <w:color w:val="000000"/>
            <w:lang w:eastAsia="en-PH"/>
          </w:rPr>
          <w:delText>10</w:delText>
        </w:r>
      </w:del>
      <w:ins w:id="167" w:author="Jade Raposa" w:date="2024-10-18T22:30:00Z">
        <w:r>
          <w:rPr>
            <w:rFonts w:ascii="Georgia" w:eastAsia="Times New Roman" w:hAnsi="Georgia" w:cs="Times New Roman"/>
            <w:color w:val="000000"/>
            <w:lang w:eastAsia="en-PH"/>
          </w:rPr>
          <w:t>9</w:t>
        </w:r>
      </w:ins>
    </w:p>
    <w:p w14:paraId="020240E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Purpose and Description .  .  .  .  .  .  .  .  .  .  .  .  .  .  .  .  .  .  .  .</w:t>
      </w:r>
      <w:ins w:id="168"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69"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0" w:author="Jade Raposa" w:date="2024-10-18T22:30:00Z">
        <w:r>
          <w:rPr>
            <w:rFonts w:ascii="Georgia" w:eastAsia="Times New Roman" w:hAnsi="Georgia" w:cs="Times New Roman"/>
            <w:color w:val="000000"/>
            <w:lang w:eastAsia="en-PH"/>
          </w:rPr>
          <w:t>0</w:t>
        </w:r>
      </w:ins>
      <w:del w:id="171" w:author="Jade Raposa" w:date="2024-10-18T22:30:00Z">
        <w:r>
          <w:rPr>
            <w:rFonts w:ascii="Georgia" w:eastAsia="Times New Roman" w:hAnsi="Georgia" w:cs="Times New Roman"/>
            <w:color w:val="000000"/>
            <w:lang w:eastAsia="en-PH"/>
          </w:rPr>
          <w:delText>1</w:delText>
        </w:r>
      </w:del>
    </w:p>
    <w:p w14:paraId="2B7FFB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Scope and Delimitation .  .  .  .  .  .  .  .  .  .  .  .  .  .  .  .  .  .  .  .  .</w:t>
      </w:r>
      <w:ins w:id="172"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3"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4" w:author="Jade Raposa" w:date="2024-10-18T22:30:00Z">
        <w:r>
          <w:rPr>
            <w:rFonts w:ascii="Georgia" w:eastAsia="Times New Roman" w:hAnsi="Georgia" w:cs="Times New Roman"/>
            <w:color w:val="000000"/>
            <w:lang w:eastAsia="en-PH"/>
          </w:rPr>
          <w:t>1</w:t>
        </w:r>
      </w:ins>
      <w:del w:id="175" w:author="Jade Raposa" w:date="2024-10-18T22:30:00Z">
        <w:r>
          <w:rPr>
            <w:rFonts w:ascii="Georgia" w:eastAsia="Times New Roman" w:hAnsi="Georgia" w:cs="Times New Roman"/>
            <w:color w:val="000000"/>
            <w:lang w:eastAsia="en-PH"/>
          </w:rPr>
          <w:delText>2</w:delText>
        </w:r>
      </w:del>
    </w:p>
    <w:p w14:paraId="67D6248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Technical Terms .  .  .  .  .  .  .  .  .  .  .  .  .  .  .  .  .  .  .  .  .  .  .  .  .</w:t>
      </w:r>
      <w:ins w:id="176"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7"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8" w:author="Jade Raposa" w:date="2024-10-18T22:31:00Z">
        <w:r>
          <w:rPr>
            <w:rFonts w:ascii="Georgia" w:eastAsia="Times New Roman" w:hAnsi="Georgia" w:cs="Times New Roman"/>
            <w:color w:val="000000"/>
            <w:lang w:eastAsia="en-PH"/>
          </w:rPr>
          <w:t>2</w:t>
        </w:r>
      </w:ins>
      <w:del w:id="179" w:author="Jade Raposa" w:date="2024-10-18T22:31:00Z">
        <w:r>
          <w:rPr>
            <w:rFonts w:ascii="Georgia" w:eastAsia="Times New Roman" w:hAnsi="Georgia" w:cs="Times New Roman"/>
            <w:color w:val="000000"/>
            <w:lang w:eastAsia="en-PH"/>
          </w:rPr>
          <w:delText>3</w:delText>
        </w:r>
      </w:del>
    </w:p>
    <w:p w14:paraId="1D44704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0" w:author="Jade Raposa"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1" w:author="Jade Raposa"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2" w:author="Jade Raposa" w:date="2024-10-16T21:48:00Z"/>
          <w:rFonts w:ascii="Georgia" w:eastAsia="Times New Roman" w:hAnsi="Georgia" w:cs="Times New Roman"/>
          <w:b/>
          <w:bCs/>
          <w:color w:val="000000"/>
          <w:lang w:eastAsia="en-PH"/>
        </w:rPr>
        <w:sectPr w:rsidR="008F456D">
          <w:headerReference w:type="default" r:id="rId21"/>
          <w:headerReference w:type="first" r:id="rId22"/>
          <w:pgSz w:w="12240" w:h="15840"/>
          <w:pgMar w:top="1620" w:right="1440" w:bottom="1440" w:left="2160" w:header="706" w:footer="706" w:gutter="0"/>
          <w:pgNumType w:fmt="lowerRoman" w:start="1"/>
          <w:cols w:space="708"/>
          <w:titlePg/>
          <w:docGrid w:linePitch="360"/>
        </w:sectPr>
      </w:pPr>
    </w:p>
    <w:p w14:paraId="1145B220" w14:textId="77777777" w:rsidR="008F456D" w:rsidRDefault="002B278F">
      <w:pPr>
        <w:rPr>
          <w:rFonts w:ascii="Georgia" w:eastAsia="Times New Roman" w:hAnsi="Georgia" w:cs="Times New Roman"/>
          <w:lang w:eastAsia="en-PH"/>
        </w:rPr>
        <w:pPrChange w:id="198" w:author="Jade Raposa"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2  </w:t>
      </w:r>
      <w:r>
        <w:rPr>
          <w:rFonts w:ascii="Georgia" w:eastAsia="Times New Roman" w:hAnsi="Georgia" w:cs="Times New Roman"/>
          <w:b/>
          <w:bCs/>
          <w:color w:val="000000"/>
          <w:lang w:eastAsia="en-PH"/>
        </w:rPr>
        <w:tab/>
      </w:r>
      <w:proofErr w:type="gramStart"/>
      <w:r>
        <w:rPr>
          <w:rFonts w:ascii="Georgia" w:eastAsia="Times New Roman" w:hAnsi="Georgia" w:cs="Times New Roman"/>
          <w:b/>
          <w:bCs/>
          <w:color w:val="000000"/>
          <w:lang w:eastAsia="en-PH"/>
        </w:rPr>
        <w:t>METHODOLOGY</w:t>
      </w:r>
      <w:proofErr w:type="gramEnd"/>
    </w:p>
    <w:p w14:paraId="5B6E5B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199" w:author="Jade Raposa" w:date="2024-10-18T22:44:00Z">
        <w:r>
          <w:rPr>
            <w:rFonts w:ascii="Georgia" w:eastAsia="Times New Roman" w:hAnsi="Georgia" w:cs="Times New Roman"/>
            <w:color w:val="000000"/>
            <w:lang w:eastAsia="en-PH"/>
          </w:rPr>
          <w:delText xml:space="preserve"> </w:delText>
        </w:r>
      </w:del>
      <w:ins w:id="200" w:author="Jade Raposa" w:date="2024-10-18T22:44:00Z">
        <w:r>
          <w:rPr>
            <w:rFonts w:ascii="Georgia" w:eastAsia="Times New Roman" w:hAnsi="Georgia" w:cs="Times New Roman"/>
            <w:color w:val="000000"/>
            <w:lang w:eastAsia="en-PH"/>
          </w:rPr>
          <w:t xml:space="preserve"> </w:t>
        </w:r>
      </w:ins>
      <w:del w:id="201" w:author="Jade Raposa"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  .  .  .  .  .  .  .  .  .  .  .  .  .  .  .  .</w:t>
      </w:r>
      <w:del w:id="202" w:author="Jade Raposa" w:date="2024-10-18T22:23:00Z">
        <w:r>
          <w:rPr>
            <w:rFonts w:ascii="Georgia" w:eastAsia="Times New Roman" w:hAnsi="Georgia" w:cs="Times New Roman"/>
            <w:color w:val="000000"/>
            <w:lang w:eastAsia="en-PH"/>
          </w:rPr>
          <w:delText> </w:delText>
        </w:r>
      </w:del>
      <w:ins w:id="203" w:author="Jade Raposa" w:date="2024-10-18T22:23:00Z">
        <w:r>
          <w:rPr>
            <w:rFonts w:ascii="Georgia" w:eastAsia="Times New Roman" w:hAnsi="Georgia" w:cs="Times New Roman"/>
            <w:color w:val="000000"/>
            <w:lang w:eastAsia="en-PH"/>
          </w:rPr>
          <w:t xml:space="preserve">  .  .  .  .</w:t>
        </w:r>
      </w:ins>
      <w:ins w:id="204" w:author="Jade Raposa"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0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Purpose, Deliverables, and Development Activities .  .  .  .  .</w:t>
      </w:r>
      <w:ins w:id="206"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0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Data Gathering Techniques .  .  .  .  .  .  .  .  .  .  .  .  .  .  .  .  .  .  .</w:t>
      </w:r>
      <w:ins w:id="208"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0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Sources of Data .  .  .  .  .  .  .  .  .  .  .  .  .  .  .  .  .  .  .  .  .  .  .  .  .  .</w:t>
      </w:r>
      <w:ins w:id="210"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Survey Results .  .  .  .  .  .  .  .  .  .  .  .  .  .  .  .  .  .  .  .  .  .  .  .  .  .</w:t>
      </w:r>
      <w:ins w:id="212" w:author="Jade Raposa"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1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Theoretical Framework .  .  .  .  .  .  .  .  .  .  .  .  .  .  .  .  .  .  .  .  .</w:t>
      </w:r>
      <w:ins w:id="214"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Conceptual Framework .  .  .  .  .  .  .  .  .  .  .  .  .  .  .  .  .  .  .  .  .</w:t>
      </w:r>
      <w:ins w:id="216"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        3  </w:t>
      </w:r>
      <w:r>
        <w:rPr>
          <w:rFonts w:ascii="Georgia" w:eastAsia="Times New Roman" w:hAnsi="Georgia" w:cs="Times New Roman"/>
          <w:b/>
          <w:bCs/>
          <w:color w:val="000000"/>
          <w:lang w:eastAsia="en-PH"/>
        </w:rPr>
        <w:tab/>
        <w:t>REQUIREMENTS ANALYSIS AND DOCUMENTATION</w:t>
      </w:r>
    </w:p>
    <w:p w14:paraId="6CCAF4E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Flowchart.  .  .  .  .  .  .  .  .  .  .  .  .  .  .  .  .  .  .  .  .  .  .  .  .  .  .  .  .</w:t>
      </w:r>
      <w:ins w:id="21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Architecture .  .  .  .  .  .  .  .  .  .  .  .  .  .  .  .  .  .  .  .  .  .  .</w:t>
      </w:r>
      <w:ins w:id="22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Software Design .  .  .  .  .  .  .  .  .  .  .  .  .  .  .  .  .  .  .  .  .  .  .  .  .</w:t>
      </w:r>
      <w:ins w:id="22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Database Design .  .  .  .  .  .  .  .  .  .  .  .  .  .  .  .  .  .  .  .  .  .  .  .  .</w:t>
      </w:r>
      <w:ins w:id="22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Requirements .  .  .  .  .  .  .  .  .  .  .  .  .  .  .  .  .  .  .  .  .  .</w:t>
      </w:r>
      <w:ins w:id="22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Tradeoffs .  .  .  .  .  .  .  .  .  .  .  .  .  .  .  .  .  .  .  .  .  .  .  .  .</w:t>
      </w:r>
      <w:ins w:id="22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Design .  .  .  .  .  .  .  .  .  .  .  .  .  .  .  .  .  .  .  .  .  .  .  .  .  .</w:t>
      </w:r>
      <w:ins w:id="23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Project Timeline .  .  .  .  .  .  .  .  .  .  .  .  .  .  .  .  .  .  .  .  .  .  .  .  .</w:t>
      </w:r>
      <w:ins w:id="23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34" w:author="Jade Raposa" w:date="2024-10-16T21:49:00Z"/>
          <w:rFonts w:ascii="Georgia" w:eastAsia="Times New Roman" w:hAnsi="Georgia" w:cs="Times New Roman"/>
          <w:b/>
          <w:bCs/>
          <w:color w:val="000000"/>
          <w:lang w:eastAsia="en-PH"/>
        </w:rPr>
        <w:sectPr w:rsidR="008F456D">
          <w:headerReference w:type="first" r:id="rId23"/>
          <w:pgSz w:w="12240" w:h="15840"/>
          <w:pgMar w:top="1620" w:right="1440" w:bottom="1440" w:left="2160" w:header="706" w:footer="706" w:gutter="0"/>
          <w:pgNumType w:fmt="lowerRoman" w:start="1"/>
          <w:cols w:space="708"/>
          <w:titlePg/>
          <w:docGrid w:linePitch="360"/>
        </w:sectPr>
      </w:pPr>
    </w:p>
    <w:p w14:paraId="47537610" w14:textId="77777777" w:rsidR="008F456D" w:rsidRDefault="002B278F">
      <w:pPr>
        <w:rPr>
          <w:rFonts w:ascii="Georgia" w:eastAsia="Times New Roman" w:hAnsi="Georgia" w:cs="Times New Roman"/>
          <w:lang w:eastAsia="en-PH"/>
        </w:rPr>
        <w:pPrChange w:id="243" w:author="Jade Raposa"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2B278F">
      <w:pPr>
        <w:spacing w:after="0" w:line="480" w:lineRule="auto"/>
        <w:ind w:left="1440" w:hanging="825"/>
        <w:rPr>
          <w:rFonts w:ascii="Georgia" w:eastAsia="Times New Roman" w:hAnsi="Georgia" w:cs="Times New Roman"/>
          <w:lang w:eastAsia="en-PH"/>
        </w:rPr>
      </w:pPr>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t>SUMMARY, FINDINGS, CONCLUSIONS, AND RECOMMENDATIONS</w:t>
      </w:r>
    </w:p>
    <w:p w14:paraId="23B4374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Summary .  .  .  .  .  .  .  .  .  .  .  .  .  .  .  .  .  .  .  .  .  .  .  .  .  .  .  .  .  </w:t>
      </w:r>
    </w:p>
    <w:p w14:paraId="53BA6B7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Findings .  .  .  .  .  .  .  .  .  .  .  .  .  .  .  .  .  .  .  .  .  .  .  .  .  .  .  .  .  .  </w:t>
      </w:r>
    </w:p>
    <w:p w14:paraId="31B9ED6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Conclusions .  .  .  .  .  .  .  .  .  .  .  .  .  .  .  .  .  .  .  .  .  .  .  .  .  .  .  .  </w:t>
      </w:r>
    </w:p>
    <w:p w14:paraId="44D475B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Recommendations .  .  .  .  .  .  .  .  .  .  .  .  .  .  .  .  .  .  .  .  .  .  .  .  </w:t>
      </w:r>
    </w:p>
    <w:p w14:paraId="25B487E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  .  .  .  .  .  .  .  .  .  .  .  .  .  .  .  .  .  .  .  .  .  .  .  .  .  .  .  .  .  .  .  .  </w:t>
      </w:r>
      <w:ins w:id="244" w:author="Jade Raposa"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Letter .  .  .  .  .  .  .  .  .  .  .  .  .  .  .  .  .  .  .  .  .  .  .  .  .  .  .  .  .  .  .  .</w:t>
      </w:r>
    </w:p>
    <w:p w14:paraId="00D54C7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Questionnaires .  .  .  .  .  .  .  .  .  .  .  .  .  .  .  .  .  .  .  .  .  .  .  .  .  .  </w:t>
      </w:r>
    </w:p>
    <w:p w14:paraId="11E3991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Code .  .  .  .  .  .  .  .  .  .  .  .  .  .  .  .  .  .  .  .  .  .  .  .  .  .  .  .  </w:t>
      </w:r>
    </w:p>
    <w:p w14:paraId="63741C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Manual .  .  .  .  .  .  .  .  .  .  .  .  .  .  .  .  .  .  .  .  .  .  .  .  .  .  .  </w:t>
      </w:r>
    </w:p>
    <w:p w14:paraId="78796BA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Chart .  .  .  .  .  .  .  .  .  .  .  .  .  .  .  .  .  .  .  .  .  .  .  .  .  .  .  .  </w:t>
      </w:r>
    </w:p>
    <w:p w14:paraId="6525222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VITAE </w:t>
      </w:r>
      <w:r>
        <w:rPr>
          <w:rFonts w:ascii="Georgia" w:eastAsia="Times New Roman" w:hAnsi="Georgia" w:cs="Times New Roman"/>
          <w:color w:val="000000"/>
          <w:lang w:eastAsia="en-PH"/>
        </w:rPr>
        <w:t>.  .  .  .  .  .  .  .  .  .  .  .  .  .  .  .  .  .  .  .  .  .  .  .  .  .  .  .  .  </w:t>
      </w:r>
    </w:p>
    <w:p w14:paraId="5C9BABC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45" w:author="Jade Raposa" w:date="2024-10-16T21:50:00Z"/>
          <w:rFonts w:ascii="Georgia" w:eastAsia="Times New Roman" w:hAnsi="Georgia" w:cs="Times New Roman"/>
          <w:lang w:eastAsia="en-PH"/>
        </w:rPr>
        <w:sectPr w:rsidR="008F456D">
          <w:headerReference w:type="first" r:id="rId24"/>
          <w:pgSz w:w="12240" w:h="15840"/>
          <w:pgMar w:top="1620" w:right="1440" w:bottom="1440" w:left="2160" w:header="706" w:footer="706" w:gutter="0"/>
          <w:pgNumType w:fmt="lowerRoman" w:start="1"/>
          <w:cols w:space="708"/>
          <w:titlePg/>
          <w:docGrid w:linePitch="360"/>
        </w:sectPr>
      </w:pPr>
    </w:p>
    <w:p w14:paraId="2BE8419C" w14:textId="77777777" w:rsidR="008F456D" w:rsidRDefault="008F456D">
      <w:pPr>
        <w:spacing w:after="240" w:line="240" w:lineRule="auto"/>
        <w:jc w:val="center"/>
        <w:rPr>
          <w:del w:id="255" w:author="Jade Raposa" w:date="2024-10-16T21:49:00Z"/>
          <w:rFonts w:ascii="Georgia" w:eastAsia="Times New Roman" w:hAnsi="Georgia" w:cs="Times New Roman"/>
          <w:lang w:eastAsia="en-PH"/>
        </w:rPr>
        <w:pPrChange w:id="256" w:author="Jade Raposa" w:date="2024-10-16T21:50:00Z">
          <w:pPr>
            <w:spacing w:after="240" w:line="240" w:lineRule="auto"/>
          </w:pPr>
        </w:pPrChange>
      </w:pPr>
    </w:p>
    <w:p w14:paraId="467A4291" w14:textId="77777777" w:rsidR="008F456D" w:rsidRDefault="008F456D">
      <w:pPr>
        <w:spacing w:after="240" w:line="240" w:lineRule="auto"/>
        <w:jc w:val="center"/>
        <w:rPr>
          <w:del w:id="257" w:author="Jade Raposa" w:date="2024-10-16T21:49:00Z"/>
          <w:rFonts w:ascii="Georgia" w:eastAsia="Times New Roman" w:hAnsi="Georgia" w:cs="Times New Roman"/>
          <w:lang w:eastAsia="en-PH"/>
        </w:rPr>
        <w:pPrChange w:id="258" w:author="Jade Raposa" w:date="2024-10-16T21:50:00Z">
          <w:pPr>
            <w:spacing w:after="240" w:line="240" w:lineRule="auto"/>
          </w:pPr>
        </w:pPrChange>
      </w:pPr>
    </w:p>
    <w:p w14:paraId="7234C2C0" w14:textId="77777777" w:rsidR="008F456D" w:rsidRDefault="008F456D">
      <w:pPr>
        <w:spacing w:after="240" w:line="240" w:lineRule="auto"/>
        <w:jc w:val="center"/>
        <w:rPr>
          <w:del w:id="259" w:author="Jade Raposa" w:date="2024-10-16T21:50:00Z"/>
          <w:rFonts w:ascii="Georgia" w:eastAsia="Times New Roman" w:hAnsi="Georgia" w:cs="Times New Roman"/>
          <w:lang w:eastAsia="en-PH"/>
        </w:rPr>
        <w:pPrChange w:id="260" w:author="Jade Raposa" w:date="2024-10-16T21:50:00Z">
          <w:pPr>
            <w:spacing w:after="240" w:line="240" w:lineRule="auto"/>
          </w:pPr>
        </w:pPrChange>
      </w:pPr>
    </w:p>
    <w:p w14:paraId="31C7273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61" w:author="Jade Raposa" w:date="2024-10-16T21:52:00Z">
        <w:r>
          <w:rPr>
            <w:rFonts w:ascii="Georgia" w:eastAsia="Times New Roman" w:hAnsi="Georgia" w:cs="Times New Roman"/>
            <w:b/>
            <w:bCs/>
            <w:color w:val="000000"/>
            <w:lang w:eastAsia="en-PH"/>
          </w:rPr>
          <w:t>S</w:t>
        </w:r>
      </w:ins>
    </w:p>
    <w:p w14:paraId="403952F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Agile Lean Methodology .  .  .  .  .  .  .  .  .  .  .  .  .  .  .   .  .  .  .</w:t>
      </w:r>
      <w:ins w:id="262" w:author="Jade Raposa" w:date="2024-10-14T22:57:00Z">
        <w:r>
          <w:rPr>
            <w:rFonts w:ascii="Georgia" w:eastAsia="Times New Roman" w:hAnsi="Georgia" w:cs="Times New Roman"/>
            <w:color w:val="000000"/>
            <w:lang w:eastAsia="en-PH"/>
          </w:rPr>
          <w:t xml:space="preserve">  .  .  .  .  .   </w:t>
        </w:r>
      </w:ins>
      <w:del w:id="263" w:author="Jade Raposa"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  .  .  .  .  .  .  .  .  .  .  .  .  .  .   .  .</w:t>
      </w:r>
      <w:ins w:id="264" w:author="Jade Raposa" w:date="2024-10-14T22:57:00Z">
        <w:r>
          <w:rPr>
            <w:rFonts w:ascii="Georgia" w:eastAsia="Times New Roman" w:hAnsi="Georgia" w:cs="Times New Roman"/>
            <w:color w:val="000000"/>
            <w:lang w:eastAsia="en-PH"/>
          </w:rPr>
          <w:t xml:space="preserve">  .  .  .  .  .  </w:t>
        </w:r>
      </w:ins>
      <w:del w:id="265" w:author="Jade Raposa"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Conceptual Framework of the Proposed System .  .  .  .  .  .</w:t>
      </w:r>
      <w:ins w:id="266" w:author="Jade Raposa" w:date="2024-10-14T22:57:00Z">
        <w:r>
          <w:rPr>
            <w:rFonts w:ascii="Georgia" w:eastAsia="Times New Roman" w:hAnsi="Georgia" w:cs="Times New Roman"/>
            <w:color w:val="000000"/>
            <w:lang w:eastAsia="en-PH"/>
          </w:rPr>
          <w:t xml:space="preserve">  .  .  .  .  .  </w:t>
        </w:r>
      </w:ins>
      <w:del w:id="267" w:author="Jade Raposa"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Flowchart of the Manual Process.  .  .  .  .  .  .  .  .  .  .  .  .  .  . </w:t>
      </w:r>
      <w:ins w:id="268" w:author="Jade Raposa" w:date="2024-10-14T22:56:00Z">
        <w:r>
          <w:rPr>
            <w:rFonts w:ascii="Georgia" w:eastAsia="Times New Roman" w:hAnsi="Georgia" w:cs="Times New Roman"/>
            <w:color w:val="000000"/>
            <w:lang w:eastAsia="en-PH"/>
          </w:rPr>
          <w:t xml:space="preserve"> .  </w:t>
        </w:r>
      </w:ins>
      <w:ins w:id="269" w:author="Jade Raposa" w:date="2024-10-14T22:57:00Z">
        <w:r>
          <w:rPr>
            <w:rFonts w:ascii="Georgia" w:eastAsia="Times New Roman" w:hAnsi="Georgia" w:cs="Times New Roman"/>
            <w:color w:val="000000"/>
            <w:lang w:eastAsia="en-PH"/>
          </w:rPr>
          <w:t xml:space="preserve">.  .  .  .  </w:t>
        </w:r>
      </w:ins>
      <w:del w:id="270" w:author="Jade Raposa"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System Architecture of the Proposed System.  .  .  .   .  .  .  .</w:t>
      </w:r>
      <w:ins w:id="271" w:author="Jade Raposa" w:date="2024-10-14T22:56:00Z">
        <w:r>
          <w:rPr>
            <w:rFonts w:ascii="Georgia" w:eastAsia="Times New Roman" w:hAnsi="Georgia" w:cs="Times New Roman"/>
            <w:color w:val="000000"/>
            <w:lang w:eastAsia="en-PH"/>
          </w:rPr>
          <w:t xml:space="preserve">  .  .  .  .  .  </w:t>
        </w:r>
      </w:ins>
      <w:del w:id="272"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Use-Case Diagram.  .  .  .  .  .  .  .  .   .  .  .  .  .  .  .  .  .  .  .  .  .  .</w:t>
      </w:r>
      <w:ins w:id="273" w:author="Jade Raposa" w:date="2024-10-14T22:56:00Z">
        <w:r>
          <w:rPr>
            <w:rFonts w:ascii="Georgia" w:eastAsia="Times New Roman" w:hAnsi="Georgia" w:cs="Times New Roman"/>
            <w:color w:val="000000"/>
            <w:lang w:eastAsia="en-PH"/>
          </w:rPr>
          <w:t xml:space="preserve">  .  .  .  .  .  </w:t>
        </w:r>
      </w:ins>
      <w:del w:id="274" w:author="Jade Raposa"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Sequence Diagram.  .  .  .  .  .  .  .  .  .  .  .  .  .  .  .  .  .  .  .  .  .  .</w:t>
      </w:r>
      <w:ins w:id="275" w:author="Jade Raposa" w:date="2024-10-14T22:56:00Z">
        <w:r>
          <w:rPr>
            <w:rFonts w:ascii="Georgia" w:eastAsia="Times New Roman" w:hAnsi="Georgia" w:cs="Times New Roman"/>
            <w:color w:val="000000"/>
            <w:lang w:eastAsia="en-PH"/>
          </w:rPr>
          <w:t xml:space="preserve">  .  .  .  .  .   </w:t>
        </w:r>
      </w:ins>
      <w:del w:id="276"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Diagram.  .  .  .  .  .  .  .  .  .  .  .  .  .  .  .  .  .  .  .  .  .   .  .  .  </w:t>
      </w:r>
      <w:ins w:id="277" w:author="Jade Raposa" w:date="2024-10-14T22:55:00Z">
        <w:r>
          <w:rPr>
            <w:rFonts w:ascii="Georgia" w:eastAsia="Times New Roman" w:hAnsi="Georgia" w:cs="Times New Roman"/>
            <w:color w:val="000000"/>
            <w:lang w:eastAsia="en-PH"/>
          </w:rPr>
          <w:t xml:space="preserve">.  .  .  .  .  </w:t>
        </w:r>
      </w:ins>
      <w:ins w:id="278" w:author="Jade Raposa" w:date="2024-10-14T22:57:00Z">
        <w:r>
          <w:rPr>
            <w:rFonts w:ascii="Georgia" w:eastAsia="Times New Roman" w:hAnsi="Georgia" w:cs="Times New Roman"/>
            <w:color w:val="000000"/>
            <w:lang w:eastAsia="en-PH"/>
          </w:rPr>
          <w:t>.</w:t>
        </w:r>
      </w:ins>
      <w:ins w:id="279" w:author="Jade Raposa" w:date="2024-10-14T22:55:00Z">
        <w:r>
          <w:rPr>
            <w:rFonts w:ascii="Georgia" w:eastAsia="Times New Roman" w:hAnsi="Georgia" w:cs="Times New Roman"/>
            <w:color w:val="000000"/>
            <w:lang w:eastAsia="en-PH"/>
          </w:rPr>
          <w:t xml:space="preserve"> </w:t>
        </w:r>
      </w:ins>
      <w:del w:id="280" w:author="Jade Raposa"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81" w:author="Jade Raposa" w:date="2024-10-16T21:51:00Z"/>
          <w:rFonts w:ascii="Georgia" w:eastAsia="Times New Roman" w:hAnsi="Georgia" w:cs="Times New Roman"/>
          <w:b/>
          <w:bCs/>
          <w:color w:val="000000"/>
          <w:lang w:eastAsia="en-PH"/>
        </w:rPr>
        <w:sectPr w:rsidR="008F456D">
          <w:headerReference w:type="first" r:id="rId25"/>
          <w:pgSz w:w="12240" w:h="15840"/>
          <w:pgMar w:top="1620" w:right="1440" w:bottom="1440" w:left="2160" w:header="706" w:footer="706" w:gutter="0"/>
          <w:pgNumType w:fmt="lowerRoman" w:start="1"/>
          <w:cols w:space="708"/>
          <w:titlePg/>
          <w:docGrid w:linePitch="360"/>
        </w:sectPr>
      </w:pPr>
    </w:p>
    <w:p w14:paraId="40B39E5C" w14:textId="77777777" w:rsidR="008F456D" w:rsidRDefault="008F456D">
      <w:pPr>
        <w:spacing w:after="0" w:line="480" w:lineRule="auto"/>
        <w:jc w:val="center"/>
        <w:rPr>
          <w:del w:id="292" w:author="Jade Raposa" w:date="2024-10-16T21:51:00Z"/>
          <w:rFonts w:ascii="Georgia" w:eastAsia="Times New Roman" w:hAnsi="Georgia" w:cs="Times New Roman"/>
          <w:b/>
          <w:bCs/>
          <w:color w:val="000000"/>
          <w:lang w:eastAsia="en-PH"/>
        </w:rPr>
      </w:pPr>
    </w:p>
    <w:p w14:paraId="044D719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293" w:author="Jade Raposa" w:date="2024-10-14T22:52:00Z">
        <w:r>
          <w:rPr>
            <w:rFonts w:ascii="Georgia" w:eastAsia="Times New Roman" w:hAnsi="Georgia" w:cs="Times New Roman"/>
            <w:b/>
            <w:bCs/>
            <w:color w:val="000000"/>
            <w:lang w:eastAsia="en-PH"/>
          </w:rPr>
          <w:delText> </w:delText>
        </w:r>
      </w:del>
    </w:p>
    <w:p w14:paraId="2A0A84B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Methodology.  .  .  .   .  .  .  .  .  .  .  .  </w:t>
      </w:r>
      <w:ins w:id="294" w:author="Jade Raposa" w:date="2024-10-14T22:27:00Z">
        <w:r>
          <w:rPr>
            <w:rFonts w:ascii="Georgia" w:eastAsia="Times New Roman" w:hAnsi="Georgia" w:cs="Times New Roman"/>
            <w:color w:val="000000"/>
            <w:lang w:eastAsia="en-PH"/>
          </w:rPr>
          <w:t>.</w:t>
        </w:r>
      </w:ins>
      <w:ins w:id="295" w:author="Jade Raposa" w:date="2024-10-14T22:58:00Z">
        <w:r>
          <w:rPr>
            <w:rFonts w:ascii="Georgia" w:eastAsia="Times New Roman" w:hAnsi="Georgia" w:cs="Times New Roman"/>
            <w:color w:val="000000"/>
            <w:lang w:eastAsia="en-PH"/>
          </w:rPr>
          <w:t xml:space="preserve">  .  .  .  .   </w:t>
        </w:r>
      </w:ins>
      <w:del w:id="296"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Reasons Why Students Shift.  .  .  .  .  .  .  .  .  .  .   .  .  .  .  .  .</w:t>
      </w:r>
      <w:ins w:id="297" w:author="Jade Raposa" w:date="2024-10-14T22:58:00Z">
        <w:r>
          <w:rPr>
            <w:rFonts w:ascii="Georgia" w:eastAsia="Times New Roman" w:hAnsi="Georgia" w:cs="Times New Roman"/>
            <w:color w:val="000000"/>
            <w:lang w:eastAsia="en-PH"/>
          </w:rPr>
          <w:t xml:space="preserve">  .  .  .  .  .   </w:t>
        </w:r>
      </w:ins>
      <w:del w:id="298"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Students Mindset Before Shifting.  .  .  .  .  .  .  .  .  .  .  .   .  .</w:t>
      </w:r>
      <w:ins w:id="299" w:author="Jade Raposa" w:date="2024-10-14T22:58:00Z">
        <w:r>
          <w:rPr>
            <w:rFonts w:ascii="Georgia" w:eastAsia="Times New Roman" w:hAnsi="Georgia" w:cs="Times New Roman"/>
            <w:color w:val="000000"/>
            <w:lang w:eastAsia="en-PH"/>
          </w:rPr>
          <w:t xml:space="preserve">  .  .  .  .  .   </w:t>
        </w:r>
      </w:ins>
      <w:del w:id="300"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2B278F">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 xml:space="preserve">Students Wish They Had Personalized Guidance </w:t>
      </w:r>
      <w:proofErr w:type="gramStart"/>
      <w:r>
        <w:rPr>
          <w:rFonts w:ascii="Georgia" w:eastAsia="Times New Roman" w:hAnsi="Georgia" w:cs="Times New Roman"/>
          <w:color w:val="000000"/>
          <w:lang w:eastAsia="en-PH"/>
        </w:rPr>
        <w:t>And</w:t>
      </w:r>
      <w:proofErr w:type="gramEnd"/>
      <w:r>
        <w:rPr>
          <w:rFonts w:ascii="Georgia" w:eastAsia="Times New Roman" w:hAnsi="Georgia" w:cs="Times New Roman"/>
          <w:color w:val="000000"/>
          <w:lang w:eastAsia="en-PH"/>
        </w:rPr>
        <w:t xml:space="preserve"> Support.  .  .  .  .  .  .  .  .  .  .  .   .  .  .  .  .  .  .  .  .  .  .  .  .  .   .   .   .</w:t>
      </w:r>
      <w:ins w:id="301" w:author="Jade Raposa" w:date="2024-10-14T22:58:00Z">
        <w:r>
          <w:rPr>
            <w:rFonts w:ascii="Georgia" w:eastAsia="Times New Roman" w:hAnsi="Georgia" w:cs="Times New Roman"/>
            <w:color w:val="000000"/>
            <w:lang w:eastAsia="en-PH"/>
          </w:rPr>
          <w:t xml:space="preserve">  .  .  .  .  </w:t>
        </w:r>
      </w:ins>
      <w:del w:id="302" w:author="Jade Raposa"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 xml:space="preserve">Biggest Obstacle Faced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Seeking Academic Help  .  .  .  .</w:t>
      </w:r>
      <w:ins w:id="303" w:author="Jade Raposa" w:date="2024-10-14T22:58:00Z">
        <w:r>
          <w:rPr>
            <w:rFonts w:ascii="Georgia" w:eastAsia="Times New Roman" w:hAnsi="Georgia" w:cs="Times New Roman"/>
            <w:color w:val="000000"/>
            <w:lang w:eastAsia="en-PH"/>
          </w:rPr>
          <w:t xml:space="preserve">  .  .  .  .  .  </w:t>
        </w:r>
      </w:ins>
      <w:del w:id="304"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Importance of Connecting with Mentors using Mobile App .   .  .</w:t>
      </w:r>
      <w:ins w:id="305" w:author="Jade Raposa" w:date="2024-10-14T22:58:00Z">
        <w:r>
          <w:rPr>
            <w:rFonts w:ascii="Georgia" w:eastAsia="Times New Roman" w:hAnsi="Georgia" w:cs="Times New Roman"/>
            <w:color w:val="000000"/>
            <w:lang w:eastAsia="en-PH"/>
          </w:rPr>
          <w:t xml:space="preserve">  .   </w:t>
        </w:r>
      </w:ins>
      <w:del w:id="306"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 xml:space="preserve">Students Interested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The Propose App.  .  .  .  .  .  .  .</w:t>
      </w:r>
      <w:ins w:id="307" w:author="Jade Raposa" w:date="2024-10-14T22:58:00Z">
        <w:r>
          <w:rPr>
            <w:rFonts w:ascii="Georgia" w:eastAsia="Times New Roman" w:hAnsi="Georgia" w:cs="Times New Roman"/>
            <w:color w:val="000000"/>
            <w:lang w:eastAsia="en-PH"/>
          </w:rPr>
          <w:t xml:space="preserve">  .  .  . </w:t>
        </w:r>
      </w:ins>
      <w:ins w:id="308" w:author="Jade Raposa" w:date="2024-10-14T22:59:00Z">
        <w:r>
          <w:rPr>
            <w:rFonts w:ascii="Georgia" w:eastAsia="Times New Roman" w:hAnsi="Georgia" w:cs="Times New Roman"/>
            <w:color w:val="000000"/>
            <w:lang w:eastAsia="en-PH"/>
          </w:rPr>
          <w:t xml:space="preserve"> .  </w:t>
        </w:r>
      </w:ins>
      <w:del w:id="309"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 xml:space="preserve">Features Preferred </w:t>
      </w:r>
      <w:proofErr w:type="gramStart"/>
      <w:r>
        <w:rPr>
          <w:rFonts w:ascii="Georgia" w:eastAsia="Times New Roman" w:hAnsi="Georgia" w:cs="Times New Roman"/>
          <w:color w:val="000000"/>
          <w:lang w:eastAsia="en-PH"/>
        </w:rPr>
        <w:t>By</w:t>
      </w:r>
      <w:proofErr w:type="gramEnd"/>
      <w:r>
        <w:rPr>
          <w:rFonts w:ascii="Georgia" w:eastAsia="Times New Roman" w:hAnsi="Georgia" w:cs="Times New Roman"/>
          <w:color w:val="000000"/>
          <w:lang w:eastAsia="en-PH"/>
        </w:rPr>
        <w:t xml:space="preserve"> Students.  .  .  .  .  .  .  .  .  .  .  .  .  .  .  .  .</w:t>
      </w:r>
      <w:ins w:id="310" w:author="Jade Raposa" w:date="2024-10-14T22:59:00Z">
        <w:r>
          <w:rPr>
            <w:rFonts w:ascii="Georgia" w:eastAsia="Times New Roman" w:hAnsi="Georgia" w:cs="Times New Roman"/>
            <w:color w:val="000000"/>
            <w:lang w:eastAsia="en-PH"/>
          </w:rPr>
          <w:t xml:space="preserve">  .  .  .  .  </w:t>
        </w:r>
      </w:ins>
      <w:del w:id="311" w:author="Jade Raposa"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2B278F">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Educators.  .  .  .  .  .  .  .  .  .  .  .  .  .  .  .  .  .   .  .  .  .  .  .  .  .  .  .  .  .  .  .  .  </w:t>
      </w:r>
      <w:ins w:id="312"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 xml:space="preserve">Ways Personalized Assistance Can Impact </w:t>
      </w:r>
      <w:proofErr w:type="gramStart"/>
      <w:r>
        <w:rPr>
          <w:rFonts w:ascii="Georgia" w:eastAsia="Times New Roman" w:hAnsi="Georgia" w:cs="Times New Roman"/>
          <w:color w:val="000000"/>
          <w:lang w:eastAsia="en-PH"/>
        </w:rPr>
        <w:t>A</w:t>
      </w:r>
      <w:proofErr w:type="gramEnd"/>
      <w:r>
        <w:rPr>
          <w:rFonts w:ascii="Georgia" w:eastAsia="Times New Roman" w:hAnsi="Georgia" w:cs="Times New Roman"/>
          <w:color w:val="000000"/>
          <w:lang w:eastAsia="en-PH"/>
        </w:rPr>
        <w:t xml:space="preserve"> Student’s </w:t>
      </w:r>
    </w:p>
    <w:p w14:paraId="6AA2683B"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Academic Success and Learning Experience.  .  .  .  .  .  .   .  .  .  .</w:t>
      </w:r>
      <w:ins w:id="313" w:author="Jade Raposa" w:date="2024-10-14T22:59:00Z">
        <w:r>
          <w:rPr>
            <w:rFonts w:ascii="Georgia" w:eastAsia="Times New Roman" w:hAnsi="Georgia" w:cs="Times New Roman"/>
            <w:color w:val="000000"/>
            <w:lang w:eastAsia="en-PH"/>
          </w:rPr>
          <w:t xml:space="preserve">  .  .    </w:t>
        </w:r>
      </w:ins>
      <w:del w:id="314" w:author="Jade Raposa"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Students To Develop In Their Field.  .  .  .  .  . </w:t>
      </w:r>
      <w:ins w:id="315" w:author="Jade Raposa" w:date="2024-10-14T22:59:00Z">
        <w:r>
          <w:rPr>
            <w:rFonts w:ascii="Georgia" w:eastAsia="Times New Roman" w:hAnsi="Georgia" w:cs="Times New Roman"/>
            <w:color w:val="000000"/>
            <w:lang w:eastAsia="en-PH"/>
          </w:rPr>
          <w:t xml:space="preserve"> </w:t>
        </w:r>
      </w:ins>
      <w:del w:id="316"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17"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 xml:space="preserve">Educators Comfortability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Mobile Apps For </w:t>
      </w:r>
    </w:p>
    <w:p w14:paraId="1C7E31CE"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Helping, Connecting, and Supporting Students.  .  .  .  .  .  .  .   .  .  .</w:t>
      </w:r>
      <w:ins w:id="318" w:author="Jade Raposa" w:date="2024-10-14T22:59:00Z">
        <w:r>
          <w:rPr>
            <w:rFonts w:ascii="Georgia" w:eastAsia="Times New Roman" w:hAnsi="Georgia" w:cs="Times New Roman"/>
            <w:color w:val="000000"/>
            <w:lang w:eastAsia="en-PH"/>
          </w:rPr>
          <w:t xml:space="preserve">  </w:t>
        </w:r>
      </w:ins>
      <w:ins w:id="319" w:author="Jade Raposa" w:date="2024-10-14T23:00:00Z">
        <w:r>
          <w:rPr>
            <w:rFonts w:ascii="Georgia" w:eastAsia="Times New Roman" w:hAnsi="Georgia" w:cs="Times New Roman"/>
            <w:color w:val="000000"/>
            <w:lang w:eastAsia="en-PH"/>
          </w:rPr>
          <w:t xml:space="preserve"> </w:t>
        </w:r>
      </w:ins>
      <w:ins w:id="320" w:author="Jade Raposa" w:date="2024-10-14T22:59:00Z">
        <w:r>
          <w:rPr>
            <w:rFonts w:ascii="Georgia" w:eastAsia="Times New Roman" w:hAnsi="Georgia" w:cs="Times New Roman"/>
            <w:color w:val="000000"/>
            <w:lang w:eastAsia="en-PH"/>
          </w:rPr>
          <w:t xml:space="preserve"> </w:t>
        </w:r>
      </w:ins>
      <w:del w:id="321"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 xml:space="preserve">Educators Belief in Apps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Improving And </w:t>
      </w:r>
    </w:p>
    <w:p w14:paraId="092AF9A0"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Enhancing Student’s Knowledge.  .  .  .  .  .  .  .  .  .  .  .  .  .  .  . </w:t>
      </w:r>
      <w:r>
        <w:rPr>
          <w:rFonts w:ascii="Georgia" w:eastAsia="Times New Roman" w:hAnsi="Georgia" w:cs="Times New Roman"/>
          <w:color w:val="000000"/>
          <w:lang w:eastAsia="en-PH"/>
        </w:rPr>
        <w:tab/>
        <w:t xml:space="preserve">.  .  .  .  </w:t>
      </w:r>
      <w:ins w:id="322" w:author="Jade Raposa" w:date="2024-10-14T22:59:00Z">
        <w:r>
          <w:rPr>
            <w:rFonts w:ascii="Georgia" w:eastAsia="Times New Roman" w:hAnsi="Georgia" w:cs="Times New Roman"/>
            <w:color w:val="000000"/>
            <w:lang w:eastAsia="en-PH"/>
          </w:rPr>
          <w:t>.</w:t>
        </w:r>
      </w:ins>
      <w:del w:id="323"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 xml:space="preserve">Features Preferred </w:t>
      </w:r>
      <w:proofErr w:type="gramStart"/>
      <w:r>
        <w:rPr>
          <w:rFonts w:ascii="Georgia" w:eastAsia="Times New Roman" w:hAnsi="Georgia" w:cs="Times New Roman"/>
          <w:color w:val="000000"/>
          <w:lang w:eastAsia="en-PH"/>
        </w:rPr>
        <w:t>By</w:t>
      </w:r>
      <w:proofErr w:type="gramEnd"/>
      <w:r>
        <w:rPr>
          <w:rFonts w:ascii="Georgia" w:eastAsia="Times New Roman" w:hAnsi="Georgia" w:cs="Times New Roman"/>
          <w:color w:val="000000"/>
          <w:lang w:eastAsia="en-PH"/>
        </w:rPr>
        <w:t xml:space="preserve"> Educators For The App.  .  .  .  .  .  .  .  .  .  .  .  . 39</w:t>
      </w:r>
    </w:p>
    <w:p w14:paraId="1FD37BC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User Table.  .  .  .  .  .  . .  .  .  .   .  .  .  .  .  .  .  .  .  .  .  .  .  .  .  .  .  .  .  .  .  .  </w:t>
      </w:r>
      <w:ins w:id="324"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Table.  .  .  .  .  .  .  .  .  .  .  .  .  .  .  .  .  .  .  .  .  .  .  .  .  .  .   .  .  .  . </w:t>
      </w:r>
      <w:r>
        <w:rPr>
          <w:rFonts w:ascii="Georgia" w:eastAsia="Times New Roman" w:hAnsi="Georgia" w:cs="Times New Roman"/>
          <w:color w:val="000000"/>
          <w:lang w:eastAsia="en-PH"/>
        </w:rPr>
        <w:tab/>
        <w:t xml:space="preserve"> </w:t>
      </w:r>
      <w:ins w:id="325"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Table.  .  .  .  .  .  .  .  .  .  .  .  .  .  .  .  .  .  .  . .  .  .  .  .  .  .  .  .  .  .  .  </w:t>
      </w:r>
      <w:ins w:id="326"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Mentorship Request Table.  .  .  .  .  .  .  .  .  .  .  .  .  .  .  .  .  .  .  .  .  .</w:t>
      </w:r>
      <w:del w:id="327" w:author="Jade Raposa"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28"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19A5C2CB" w14:textId="77777777" w:rsidR="008F456D" w:rsidRDefault="002B278F">
      <w:pPr>
        <w:spacing w:after="0" w:line="480" w:lineRule="auto"/>
        <w:ind w:left="720"/>
        <w:rPr>
          <w:ins w:id="329" w:author="Jade Raposa" w:date="2024-10-16T21:53:00Z"/>
          <w:rFonts w:ascii="Georgia" w:eastAsia="Times New Roman" w:hAnsi="Georgia" w:cs="Times New Roman"/>
          <w:color w:val="000000"/>
          <w:lang w:eastAsia="en-PH"/>
        </w:rPr>
        <w:sectPr w:rsidR="008F456D">
          <w:headerReference w:type="first" r:id="rId26"/>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Table.  .  .  .  .  .  .  .  .  .  .  .  .   .  .  .  .   .  . .  .  .  .  .  .  .  .  .  .  .  </w:t>
      </w:r>
      <w:r>
        <w:rPr>
          <w:rFonts w:ascii="Georgia" w:eastAsia="Times New Roman" w:hAnsi="Georgia" w:cs="Times New Roman"/>
          <w:color w:val="000000"/>
          <w:lang w:eastAsia="en-PH"/>
        </w:rPr>
        <w:tab/>
        <w:t>55</w:t>
      </w:r>
    </w:p>
    <w:p w14:paraId="09A27AAA" w14:textId="77777777" w:rsidR="008F456D" w:rsidRDefault="008F456D">
      <w:pPr>
        <w:spacing w:after="0" w:line="480" w:lineRule="auto"/>
        <w:ind w:left="720"/>
        <w:rPr>
          <w:del w:id="340" w:author="Jade Raposa" w:date="2024-10-16T21:53:00Z"/>
          <w:rFonts w:ascii="Georgia" w:eastAsia="Times New Roman" w:hAnsi="Georgia" w:cs="Times New Roman"/>
          <w:lang w:eastAsia="en-PH"/>
        </w:rPr>
      </w:pPr>
    </w:p>
    <w:p w14:paraId="3948742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Assessment Table.  .  .  .  .  .  .  .  .  .  .  .  .   .  .  .  .   .  .  .   .  .  .   .  .  .</w:t>
      </w:r>
      <w:ins w:id="341" w:author="Jade Raposa" w:date="2024-10-14T23:00:00Z">
        <w:r>
          <w:rPr>
            <w:rFonts w:ascii="Georgia" w:eastAsia="Times New Roman" w:hAnsi="Georgia" w:cs="Times New Roman"/>
            <w:color w:val="000000"/>
            <w:lang w:eastAsia="en-PH"/>
          </w:rPr>
          <w:t xml:space="preserve">  .   </w:t>
        </w:r>
      </w:ins>
      <w:del w:id="342" w:author="Jade Raposa"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Report Table.  .  .  .  .  .  .  .  .  .  .  .  .  .   .  .  .  .  .  .  .  .  .  .  .  .   .  .   .  .  .</w:t>
      </w:r>
      <w:r>
        <w:rPr>
          <w:rFonts w:ascii="Georgia" w:eastAsia="Times New Roman" w:hAnsi="Georgia" w:cs="Times New Roman"/>
          <w:color w:val="000000"/>
          <w:lang w:eastAsia="en-PH"/>
        </w:rPr>
        <w:tab/>
        <w:t>56</w:t>
      </w:r>
    </w:p>
    <w:p w14:paraId="2EBE872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Server Hardware Requirements.  .  .  .  .  .  .  .   .  .   .  .  .  .  .  .  .  .  .  .  57</w:t>
      </w:r>
    </w:p>
    <w:p w14:paraId="5E5439C3"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Client Hardware Requirements.  .  .  .  .  .  .  .  .  .  .  .  .  . .  .  .   .  .  .  .</w:t>
      </w:r>
      <w:r>
        <w:rPr>
          <w:rFonts w:ascii="Georgia" w:eastAsia="Times New Roman" w:hAnsi="Georgia" w:cs="Times New Roman"/>
          <w:color w:val="000000"/>
          <w:lang w:eastAsia="en-PH"/>
        </w:rPr>
        <w:tab/>
        <w:t xml:space="preserve"> 57</w:t>
      </w:r>
    </w:p>
    <w:p w14:paraId="6038D012"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Recommended Software Specifications.  .  .  .  .  .  .  .  .  .  .   .  .  .  .  .   59</w:t>
      </w:r>
    </w:p>
    <w:p w14:paraId="7E932165"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Technical Issue.  .  .  .  .  .  .  .  .  .  .  .  .  .  .  .  .  .  .  .  . .  .  .   .  .  .  .  .  .   60</w:t>
      </w:r>
    </w:p>
    <w:p w14:paraId="6D751E3E"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Issues.  .  .  .  .  .  .  .  .  .  .  .  .  .  .  .  .  . .  .  .  .   .  .  .  .  .  .   </w:t>
      </w:r>
      <w:ins w:id="343"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62</w:t>
      </w:r>
    </w:p>
    <w:p w14:paraId="411628C9"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Economic Issues.  .  .  .  .  .  .  .  .  .  .  .  .  .  .  .  .  .  .  .  .  .  .  .  .  .  .  .  . </w:t>
      </w:r>
      <w:r>
        <w:rPr>
          <w:rFonts w:ascii="Georgia" w:eastAsia="Times New Roman" w:hAnsi="Georgia" w:cs="Times New Roman"/>
          <w:color w:val="000000"/>
          <w:lang w:eastAsia="en-PH"/>
        </w:rPr>
        <w:tab/>
      </w:r>
      <w:ins w:id="344"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63</w:t>
      </w:r>
    </w:p>
    <w:p w14:paraId="0A276F07"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Non-Functional Requirements.  .  .  .  .  .  .  .  .  .  .   .  .  .  .  .  .  .  .  .</w:t>
      </w:r>
      <w:ins w:id="345" w:author="Jade Raposa" w:date="2024-10-14T23:01:00Z">
        <w:r>
          <w:rPr>
            <w:rFonts w:ascii="Georgia" w:eastAsia="Times New Roman" w:hAnsi="Georgia" w:cs="Times New Roman"/>
            <w:color w:val="000000"/>
            <w:lang w:eastAsia="en-PH"/>
          </w:rPr>
          <w:t xml:space="preserve">  .  . </w:t>
        </w:r>
      </w:ins>
      <w:del w:id="346"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Functional Requirements.  .  .  .  .  .  .  .  .  .  .  . .  .   .  .  .  .  .  .  .  .  .  .</w:t>
      </w:r>
      <w:ins w:id="347" w:author="Jade Raposa" w:date="2024-10-14T23:01:00Z">
        <w:r>
          <w:rPr>
            <w:rFonts w:ascii="Georgia" w:eastAsia="Times New Roman" w:hAnsi="Georgia" w:cs="Times New Roman"/>
            <w:color w:val="000000"/>
            <w:lang w:eastAsia="en-PH"/>
          </w:rPr>
          <w:t xml:space="preserve">  .  </w:t>
        </w:r>
      </w:ins>
      <w:del w:id="348"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77777777" w:rsidR="008F456D" w:rsidRDefault="002B278F">
      <w:pPr>
        <w:spacing w:before="200" w:after="0" w:line="480" w:lineRule="auto"/>
        <w:ind w:left="720"/>
        <w:rPr>
          <w:rFonts w:ascii="Georgia" w:eastAsia="Times New Roman" w:hAnsi="Georgia" w:cs="Times New Roman"/>
          <w:color w:val="000000"/>
          <w:lang w:eastAsia="en-PH"/>
        </w:rPr>
        <w:sectPr w:rsidR="008F456D">
          <w:headerReference w:type="first" r:id="rId27"/>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Gantt Chart Using Lean Methodology.  .  .  .  .  .  .  .  .  .  .  .  .  .  .  .  .</w:t>
      </w:r>
      <w:ins w:id="358" w:author="Jade Raposa" w:date="2024-10-14T23:01:00Z">
        <w:r>
          <w:rPr>
            <w:rFonts w:ascii="Georgia" w:eastAsia="Times New Roman" w:hAnsi="Georgia" w:cs="Times New Roman"/>
            <w:color w:val="000000"/>
            <w:lang w:eastAsia="en-PH"/>
          </w:rPr>
          <w:t xml:space="preserve">  .  </w:t>
        </w:r>
      </w:ins>
      <w:del w:id="359"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Default="002B278F">
      <w:pPr>
        <w:pStyle w:val="Heading1"/>
        <w:spacing w:before="0" w:beforeAutospacing="0" w:after="0" w:line="480" w:lineRule="auto"/>
        <w:pPrChange w:id="360" w:author="Jade Raposa" w:date="2024-10-15T01:52:00Z">
          <w:pPr>
            <w:spacing w:after="0" w:line="480" w:lineRule="auto"/>
            <w:jc w:val="center"/>
          </w:pPr>
        </w:pPrChange>
      </w:pPr>
      <w:r>
        <w:lastRenderedPageBreak/>
        <w:t>Chapter 1</w:t>
      </w:r>
    </w:p>
    <w:p w14:paraId="1762B8F9" w14:textId="77777777" w:rsidR="008F456D" w:rsidRDefault="002B278F">
      <w:pPr>
        <w:spacing w:before="264" w:after="0" w:line="480" w:lineRule="auto"/>
        <w:jc w:val="center"/>
        <w:rPr>
          <w:del w:id="361" w:author="Jade Raposa" w:date="2024-10-15T01:51:00Z"/>
          <w:rFonts w:ascii="Georgia" w:eastAsia="Times New Roman" w:hAnsi="Georgia" w:cs="Times New Roman"/>
          <w:lang w:eastAsia="en-PH"/>
        </w:rPr>
      </w:pPr>
      <w:commentRangeStart w:id="362"/>
      <w:commentRangeStart w:id="363"/>
      <w:del w:id="364" w:author="Jade Raposa" w:date="2024-10-15T01:51:00Z">
        <w:r>
          <w:rPr>
            <w:rFonts w:ascii="Georgia" w:eastAsia="Times New Roman" w:hAnsi="Georgia" w:cs="Times New Roman"/>
            <w:b/>
            <w:bCs/>
            <w:color w:val="000000"/>
            <w:lang w:eastAsia="en-PH"/>
          </w:rPr>
          <w:delText>INTRODUCTION</w:delText>
        </w:r>
      </w:del>
    </w:p>
    <w:p w14:paraId="415EDFC1" w14:textId="77777777" w:rsidR="008F456D" w:rsidRDefault="002B278F">
      <w:pPr>
        <w:spacing w:before="264" w:after="0" w:line="480" w:lineRule="auto"/>
        <w:ind w:firstLine="720"/>
        <w:jc w:val="both"/>
        <w:rPr>
          <w:del w:id="365" w:author="Jade Raposa" w:date="2024-10-15T01:51:00Z"/>
          <w:rFonts w:ascii="Georgia" w:eastAsia="Times New Roman" w:hAnsi="Georgia" w:cs="Times New Roman"/>
          <w:lang w:eastAsia="en-PH"/>
        </w:rPr>
      </w:pPr>
      <w:del w:id="366" w:author="Jade Raposa"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62"/>
        <w:r>
          <w:rPr>
            <w:rStyle w:val="CommentReference"/>
          </w:rPr>
          <w:commentReference w:id="362"/>
        </w:r>
        <w:commentRangeEnd w:id="363"/>
        <w:r>
          <w:rPr>
            <w:rStyle w:val="CommentReference"/>
          </w:rPr>
          <w:commentReference w:id="363"/>
        </w:r>
      </w:del>
    </w:p>
    <w:p w14:paraId="6FBACAE6" w14:textId="77777777" w:rsidR="008F456D" w:rsidRDefault="002B278F">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77777777" w:rsidR="008F456D" w:rsidRPr="008F456D" w:rsidRDefault="002B278F">
      <w:pPr>
        <w:spacing w:before="264" w:line="480" w:lineRule="auto"/>
        <w:ind w:firstLine="720"/>
        <w:jc w:val="both"/>
        <w:rPr>
          <w:rFonts w:ascii="Georgia" w:hAnsi="Georgia"/>
          <w:color w:val="000000"/>
          <w:lang w:val="en-US"/>
          <w:rPrChange w:id="367" w:author="Jade Raposa" w:date="2024-10-20T17:19:00Z">
            <w:rPr>
              <w:rFonts w:ascii="Georgia" w:eastAsia="Times New Roman" w:hAnsi="Georgia" w:cs="Times New Roman"/>
              <w:lang w:eastAsia="en-PH"/>
            </w:rPr>
          </w:rPrChange>
        </w:rPr>
        <w:pPrChange w:id="368" w:author="Jade Raposa" w:date="2024-10-20T17:25:00Z">
          <w:pPr>
            <w:spacing w:before="264" w:after="0" w:line="480" w:lineRule="auto"/>
            <w:jc w:val="both"/>
          </w:pPr>
        </w:pPrChange>
      </w:pPr>
      <w:ins w:id="369" w:author="Jade Raposa" w:date="2024-10-20T17:40:00Z">
        <w:r>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ins>
      <w:ins w:id="370" w:author="Jade Raposa" w:date="2024-10-26T03:27:00Z">
        <w:r>
          <w:rPr>
            <w:rFonts w:ascii="Georgia" w:eastAsia="Times New Roman" w:hAnsi="Georgia" w:cs="Times New Roman"/>
            <w:color w:val="000000"/>
            <w:lang w:eastAsia="en-PH"/>
          </w:rPr>
          <w:t>by</w:t>
        </w:r>
      </w:ins>
      <w:ins w:id="371" w:author="Jade Raposa" w:date="2024-10-20T17:40:00Z">
        <w:r>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w:t>
        </w:r>
        <w:r>
          <w:rPr>
            <w:rFonts w:ascii="Georgia" w:eastAsia="Times New Roman" w:hAnsi="Georgia" w:cs="Times New Roman"/>
            <w:color w:val="000000"/>
            <w:lang w:eastAsia="en-PH"/>
          </w:rPr>
          <w:lastRenderedPageBreak/>
          <w:t>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t>
        </w:r>
      </w:ins>
      <w:commentRangeStart w:id="372"/>
      <w:commentRangeStart w:id="373"/>
      <w:commentRangeStart w:id="374"/>
      <w:commentRangeStart w:id="375"/>
      <w:del w:id="376" w:author="Jade Raposa"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372"/>
        <w:r>
          <w:rPr>
            <w:rStyle w:val="CommentReference"/>
          </w:rPr>
          <w:commentReference w:id="372"/>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377"/>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378" w:author="Jade Raposa" w:date="2024-10-15T01:52:00Z">
        <w:r>
          <w:rPr>
            <w:rFonts w:ascii="Georgia" w:eastAsia="Times New Roman" w:hAnsi="Georgia" w:cs="Times New Roman"/>
            <w:color w:val="000000"/>
            <w:lang w:eastAsia="en-PH"/>
          </w:rPr>
          <w:delText>by the use of</w:delText>
        </w:r>
      </w:del>
      <w:del w:id="379" w:author="Jade Raposa"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377"/>
        <w:r>
          <w:rPr>
            <w:rStyle w:val="CommentReference"/>
          </w:rPr>
          <w:commentReference w:id="377"/>
        </w:r>
      </w:del>
      <w:commentRangeEnd w:id="373"/>
      <w:r>
        <w:rPr>
          <w:rStyle w:val="CommentReference"/>
        </w:rPr>
        <w:commentReference w:id="373"/>
      </w:r>
      <w:commentRangeEnd w:id="374"/>
      <w:r>
        <w:rPr>
          <w:rStyle w:val="CommentReference"/>
        </w:rPr>
        <w:commentReference w:id="374"/>
      </w:r>
      <w:commentRangeEnd w:id="375"/>
      <w:r>
        <w:rPr>
          <w:rStyle w:val="CommentReference"/>
        </w:rPr>
        <w:commentReference w:id="375"/>
      </w:r>
    </w:p>
    <w:p w14:paraId="4227031F" w14:textId="4592D994"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w:t>
      </w:r>
      <w:proofErr w:type="spellStart"/>
      <w:r w:rsidRPr="002A1C3E">
        <w:rPr>
          <w:rFonts w:ascii="Georgia" w:eastAsia="Times New Roman" w:hAnsi="Georgia" w:cs="Times New Roman"/>
          <w:color w:val="000000"/>
          <w:lang w:eastAsia="en-PH"/>
        </w:rPr>
        <w:t>Shemshack</w:t>
      </w:r>
      <w:proofErr w:type="spellEnd"/>
      <w:r w:rsidRPr="002A1C3E">
        <w:rPr>
          <w:rFonts w:ascii="Georgia" w:eastAsia="Times New Roman" w:hAnsi="Georgia" w:cs="Times New Roman"/>
          <w:color w:val="000000"/>
          <w:lang w:eastAsia="en-PH"/>
        </w:rPr>
        <w:t xml:space="preserve"> (2020), who views personalized learning as a natural human activity shaped by experiences. This aligns with Mentor-Shift's use of mobile technology to provide personalized tutoring experiences.</w:t>
      </w:r>
    </w:p>
    <w:p w14:paraId="00F39997" w14:textId="41BB32A6"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 Learning analytics can be leveraged within Mentor-Shift to track student progress and tailor mentorship accordingly. Additionally, Zhang (2020) underscores the need for collaboration across disciplines, government policies, and historical context in personalized learning, suggesting that Mentor-Shift could enhance its effectiveness through partnerships with educational institutions and policymakers.</w:t>
      </w:r>
    </w:p>
    <w:p w14:paraId="753D20ED" w14:textId="4D36933C"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flexibility and personalization of learning, as seen in the Open High School Program for senior high learners, are emphasized by Mirasol (2023). Mentor-Shift supports this by allowing students to learn at their own pace and according to their preferences through its mobile-based platform. Lagman (2017) points out the challenges faced by students in one-size-fits-all learning environments, particularly those with learning difficulties. Mentor-Shift addresses this by providing customized learning paths and resources tailored to individual needs.</w:t>
      </w:r>
    </w:p>
    <w:p w14:paraId="7DE43A0E" w14:textId="16608BBE" w:rsidR="008F456D" w:rsidRPr="00A25A48" w:rsidRDefault="002A1C3E">
      <w:pPr>
        <w:spacing w:before="240" w:after="0" w:line="480" w:lineRule="auto"/>
        <w:ind w:firstLine="720"/>
        <w:jc w:val="both"/>
        <w:rPr>
          <w:ins w:id="380" w:author="Jade Raposa" w:date="2024-10-20T17:42:00Z"/>
          <w:rFonts w:ascii="Georgia" w:eastAsia="Times New Roman" w:hAnsi="Georgia" w:cs="Times New Roman"/>
          <w:color w:val="000000"/>
          <w:lang w:eastAsia="en-PH"/>
        </w:rPr>
        <w:pPrChange w:id="381" w:author="Jade Raposa"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r w:rsidRPr="002A1C3E">
        <w:rPr>
          <w:rFonts w:ascii="Georgia" w:eastAsia="Times New Roman" w:hAnsi="Georgia" w:cs="Times New Roman"/>
          <w:color w:val="000000"/>
          <w:lang w:eastAsia="en-PH"/>
        </w:rPr>
        <w:lastRenderedPageBreak/>
        <w:t>This approach is embodied by Mentor-Shift, which provides tailored mentorship and educational resources to cater to specific learning needs and preferences.</w:t>
      </w:r>
      <w:r w:rsidR="00A25A48">
        <w:rPr>
          <w:rFonts w:ascii="Georgia" w:eastAsia="Times New Roman" w:hAnsi="Georgia" w:cs="Times New Roman"/>
          <w:color w:val="000000"/>
          <w:lang w:eastAsia="en-PH"/>
        </w:rPr>
        <w:t xml:space="preserve"> </w:t>
      </w:r>
      <w:r w:rsidRPr="002A1C3E">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Mentor-Shift leverages these insights to provide a comprehensive, flexible, and personalized tutoring platform that addresses the diverse needs of students, ultimately enhancing their academic success and engagement.</w:t>
      </w:r>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77777777"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Research by </w:t>
      </w:r>
      <w:proofErr w:type="spellStart"/>
      <w:r w:rsidRPr="00833F95">
        <w:rPr>
          <w:rFonts w:ascii="Georgia" w:eastAsia="Times New Roman" w:hAnsi="Georgia" w:cs="Times New Roman"/>
          <w:color w:val="000000"/>
          <w:lang w:eastAsia="en-PH"/>
        </w:rPr>
        <w:t>Pimmer</w:t>
      </w:r>
      <w:proofErr w:type="spellEnd"/>
      <w:r w:rsidRPr="00833F95">
        <w:rPr>
          <w:rFonts w:ascii="Georgia" w:eastAsia="Times New Roman" w:hAnsi="Georgia" w:cs="Times New Roman"/>
          <w:color w:val="000000"/>
          <w:lang w:eastAsia="en-PH"/>
        </w:rPr>
        <w:t xml:space="preserve"> (2016) highlights the positive outcomes of mobile learning in higher education, particularly with </w:t>
      </w:r>
      <w:proofErr w:type="spellStart"/>
      <w:r w:rsidRPr="00833F95">
        <w:rPr>
          <w:rFonts w:ascii="Georgia" w:eastAsia="Times New Roman" w:hAnsi="Georgia" w:cs="Times New Roman"/>
          <w:color w:val="000000"/>
          <w:lang w:eastAsia="en-PH"/>
        </w:rPr>
        <w:t>instructionist</w:t>
      </w:r>
      <w:proofErr w:type="spellEnd"/>
      <w:r w:rsidRPr="00833F95">
        <w:rPr>
          <w:rFonts w:ascii="Georgia" w:eastAsia="Times New Roman" w:hAnsi="Georgia" w:cs="Times New Roman"/>
          <w:color w:val="000000"/>
          <w:lang w:eastAsia="en-PH"/>
        </w:rPr>
        <w:t xml:space="preserve"> and hybrid designs, although evidence for broad application remains limited. Chen (2023) provides a systematic view of mobile device ownership and its implications for learning, showing students' evolving beliefs about the value of mobile technology. This underscores the importance of institutions establishing effective mobile strategies, which Mentor-Shift can leverage to enhance its platform.</w:t>
      </w:r>
    </w:p>
    <w:p w14:paraId="151030D3" w14:textId="77777777"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p>
    <w:p w14:paraId="5F2093C2" w14:textId="051978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Sebastian (2024) explores the flipped learning model in online environments, emphasizing its effectiveness in preparing students for a complex and ever-changing world. This model highlights the impact of educational technology on student performance and learning </w:t>
      </w:r>
      <w:r w:rsidRPr="00833F95">
        <w:rPr>
          <w:rFonts w:ascii="Georgia" w:eastAsia="Times New Roman" w:hAnsi="Georgia" w:cs="Times New Roman"/>
          <w:color w:val="000000"/>
          <w:lang w:eastAsia="en-PH"/>
        </w:rPr>
        <w:lastRenderedPageBreak/>
        <w:t xml:space="preserve">outcomes, which Mentor-Shift can incorporate to enhance its tutoring services. </w:t>
      </w:r>
      <w:proofErr w:type="spellStart"/>
      <w:r w:rsidRPr="00833F95">
        <w:rPr>
          <w:rFonts w:ascii="Georgia" w:eastAsia="Times New Roman" w:hAnsi="Georgia" w:cs="Times New Roman"/>
          <w:color w:val="000000"/>
          <w:lang w:eastAsia="en-PH"/>
        </w:rPr>
        <w:t>Mobo</w:t>
      </w:r>
      <w:proofErr w:type="spellEnd"/>
      <w:r w:rsidRPr="00833F95">
        <w:rPr>
          <w:rFonts w:ascii="Georgia" w:eastAsia="Times New Roman" w:hAnsi="Georgia" w:cs="Times New Roman"/>
          <w:color w:val="000000"/>
          <w:lang w:eastAsia="en-PH"/>
        </w:rPr>
        <w:t xml:space="preserve"> (2019) discusses the benefits of e-learning, including flexibility, accessibility, and improved academic performance through electronic tools and resources. E-learning is defined as a cost-efficient, skill-developing, and flexible learning system, aligning with Mentor-Shift's goals.</w:t>
      </w:r>
    </w:p>
    <w:p w14:paraId="1D844FF2" w14:textId="32F5E3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is a core feature of Mentor-Shift, allowing continuous learning despite external challenges. </w:t>
      </w:r>
      <w:proofErr w:type="spellStart"/>
      <w:r w:rsidRPr="00833F95">
        <w:rPr>
          <w:rFonts w:ascii="Georgia" w:eastAsia="Times New Roman" w:hAnsi="Georgia" w:cs="Times New Roman"/>
          <w:color w:val="000000"/>
          <w:lang w:eastAsia="en-PH"/>
        </w:rPr>
        <w:t>Fabito</w:t>
      </w:r>
      <w:proofErr w:type="spellEnd"/>
      <w:r w:rsidRPr="00833F95">
        <w:rPr>
          <w:rFonts w:ascii="Georgia" w:eastAsia="Times New Roman" w:hAnsi="Georgia" w:cs="Times New Roman"/>
          <w:color w:val="000000"/>
          <w:lang w:eastAsia="en-PH"/>
        </w:rPr>
        <w:t xml:space="preserve"> (2017) provides insights into the factors contributing to the effectiveness of mobile learning, highlighting students' perceptions and the key factors influencing their success in using mobile devices for learning purposes. These insights can guide Mentor-Shift in optimizing its platform for better user engagement and learning outcomes.</w:t>
      </w:r>
    </w:p>
    <w:p w14:paraId="4C6DFFA9" w14:textId="77777777"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 Mentor-Shift leverages these insights to offer a comprehensive, flexible, and personalized tutoring platform that addresses the diverse needs of students, ultimately enhancing their academic success and engagement.</w:t>
      </w:r>
    </w:p>
    <w:p w14:paraId="59190BE0" w14:textId="7C08AE0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w:t>
      </w:r>
      <w:r w:rsidRPr="000E1241">
        <w:rPr>
          <w:rFonts w:ascii="Georgia" w:eastAsia="Times New Roman" w:hAnsi="Georgia" w:cs="Times New Roman"/>
          <w:color w:val="000000"/>
          <w:lang w:eastAsia="en-PH"/>
        </w:rPr>
        <w:lastRenderedPageBreak/>
        <w:t>as highlighted by Arnesson (2017), serves as a pedagogic tool that bridges theory and practice in higher education, emphasizing the mentor's role in students' learning and professional growth. This aligns with Mentor-Shift's goal of providing personalized guidance to enhance academic and career development. Thakare (2019) and Farheen (2018) delve into software development for online mentoring systems, recognizing the potential of mentorship to transfer knowledge and foster positive mentor-mentee relationships. This is directly relevant to Mentor-Shift's focus on creating a robust online mentoring platform.</w:t>
      </w:r>
    </w:p>
    <w:p w14:paraId="06EA02A8" w14:textId="4E5A5F59"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Chung (2022) explores mobile app development aimed at enhancing online peer tutoring experiences, emphasizing the importance of both face-to-face and remote mentoring sessions. This supports Mentor-Shift's approach of integrating mobile technology to facilitate seamless mentoring interactions. Research by Gutierrez (2016) identifies cultivation phases and formal mentoring programs as key contributors to mentoring effectiveness, particularly beneficial for junior faculty members. This insight can be applied to Mentor-Shift to structure effective mentoring phases.</w:t>
      </w:r>
    </w:p>
    <w:p w14:paraId="43A09E32" w14:textId="0141A4C2"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Bercasio (2016) and Balan (2015) examine the impact of peer mentoring on skill enhancement and research competency, demonstrating positive outcomes in problem-solving and research skill development. These findings underscore the value of peer mentoring features within Mentor-Shift. </w:t>
      </w:r>
      <w:proofErr w:type="spellStart"/>
      <w:r w:rsidRPr="000E1241">
        <w:rPr>
          <w:rFonts w:ascii="Georgia" w:eastAsia="Times New Roman" w:hAnsi="Georgia" w:cs="Times New Roman"/>
          <w:color w:val="000000"/>
          <w:lang w:eastAsia="en-PH"/>
        </w:rPr>
        <w:t>Campit</w:t>
      </w:r>
      <w:proofErr w:type="spellEnd"/>
      <w:r w:rsidRPr="000E1241">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This highlights the broad applicability of Mentor-Shift in various academic and professional contexts.</w:t>
      </w:r>
    </w:p>
    <w:p w14:paraId="062BFF13" w14:textId="76038CE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These insights can guide the development of Mentor-Shift's features to ensure effective mentorship. 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This </w:t>
      </w:r>
      <w:r w:rsidRPr="000E1241">
        <w:rPr>
          <w:rFonts w:ascii="Georgia" w:eastAsia="Times New Roman" w:hAnsi="Georgia" w:cs="Times New Roman"/>
          <w:color w:val="000000"/>
          <w:lang w:eastAsia="en-PH"/>
        </w:rPr>
        <w:lastRenderedPageBreak/>
        <w:t>emphasizes the importance of peer mentoring in diverse educational settings, which Mentor-Shift aims to support.</w:t>
      </w:r>
    </w:p>
    <w:p w14:paraId="527737FF" w14:textId="0CB42531"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Torres (2022) addresses the need for mobile solutions for accessing tutoring services, emphasizing the importance of reliable tutor-parent connections. This aligns with Mentor-Shift's objective to provide a reliable and accessible mobile platform for tutoring and mentoring.</w:t>
      </w:r>
    </w:p>
    <w:p w14:paraId="27662C5D" w14:textId="42AC1990" w:rsidR="008F456D" w:rsidRDefault="000E1241" w:rsidP="000E1241">
      <w:pPr>
        <w:shd w:val="clear" w:color="auto" w:fill="FFFFFF"/>
        <w:spacing w:after="0" w:line="480" w:lineRule="auto"/>
        <w:ind w:firstLine="720"/>
        <w:jc w:val="both"/>
        <w:rPr>
          <w:rFonts w:ascii="Georgia" w:eastAsia="Times New Roman" w:hAnsi="Georgia" w:cs="Times New Roman"/>
          <w:lang w:eastAsia="en-PH"/>
        </w:rPr>
      </w:pPr>
      <w:r w:rsidRPr="000E1241">
        <w:rPr>
          <w:rFonts w:ascii="Georgia" w:eastAsia="Times New Roman" w:hAnsi="Georgia" w:cs="Times New Roman"/>
          <w:color w:val="000000"/>
          <w:lang w:eastAsia="en-PH"/>
        </w:rPr>
        <w: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t>
      </w:r>
    </w:p>
    <w:p w14:paraId="6E96D678" w14:textId="6E17B5C6" w:rsidR="00531FCC" w:rsidRDefault="00531FCC" w:rsidP="00531FCC">
      <w:pPr>
        <w:spacing w:before="240"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
      <w:r w:rsidRPr="00531FCC">
        <w:rPr>
          <w:rFonts w:ascii="Georgia" w:eastAsia="Times New Roman" w:hAnsi="Georgia" w:cs="Times New Roman"/>
          <w:color w:val="000000"/>
          <w:lang w:eastAsia="en-PH"/>
        </w:rPr>
        <w:t xml:space="preserve">The collective insights from these studies </w:t>
      </w:r>
      <w:r w:rsidR="00A93238">
        <w:rPr>
          <w:rFonts w:ascii="Georgia" w:eastAsia="Times New Roman" w:hAnsi="Georgia" w:cs="Times New Roman"/>
          <w:color w:val="000000"/>
          <w:lang w:eastAsia="en-PH"/>
        </w:rPr>
        <w:t xml:space="preserve">emphasize </w:t>
      </w:r>
      <w:r w:rsidRPr="00531FCC">
        <w:rPr>
          <w:rFonts w:ascii="Georgia" w:eastAsia="Times New Roman" w:hAnsi="Georgia" w:cs="Times New Roman"/>
          <w:color w:val="000000"/>
          <w:lang w:eastAsia="en-PH"/>
        </w:rPr>
        <w:t xml:space="preserve">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w:t>
      </w:r>
      <w:r w:rsidRPr="00531FCC">
        <w:rPr>
          <w:rFonts w:ascii="Georgia" w:eastAsia="Times New Roman" w:hAnsi="Georgia" w:cs="Times New Roman"/>
          <w:color w:val="000000"/>
          <w:lang w:eastAsia="en-PH"/>
        </w:rPr>
        <w:lastRenderedPageBreak/>
        <w:t>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t>
      </w:r>
      <w:r w:rsidR="00516CCD">
        <w:rPr>
          <w:rFonts w:ascii="Georgia" w:eastAsia="Times New Roman" w:hAnsi="Georgia" w:cs="Times New Roman"/>
          <w:color w:val="000000"/>
          <w:lang w:eastAsia="en-PH"/>
        </w:rPr>
        <w:t xml:space="preserve"> </w:t>
      </w:r>
      <w:commentRangeStart w:id="414"/>
      <w:commentRangeEnd w:id="414"/>
      <w:r w:rsidR="00516CCD">
        <w:rPr>
          <w:rStyle w:val="CommentReference"/>
        </w:rPr>
        <w:commentReference w:id="414"/>
      </w:r>
    </w:p>
    <w:p w14:paraId="00260A14" w14:textId="34E1FD2C" w:rsidR="008F456D" w:rsidRDefault="002B278F">
      <w:pPr>
        <w:spacing w:after="0" w:line="480" w:lineRule="auto"/>
        <w:jc w:val="both"/>
        <w:rPr>
          <w:rFonts w:ascii="Georgia" w:eastAsia="Times New Roman" w:hAnsi="Georgia" w:cs="Times New Roman"/>
          <w:lang w:eastAsia="en-PH"/>
        </w:rPr>
        <w:pPrChange w:id="415" w:author="Jade Raposa"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2B278F">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2B278F">
      <w:pPr>
        <w:spacing w:before="240" w:after="0" w:line="480" w:lineRule="auto"/>
        <w:jc w:val="both"/>
        <w:rPr>
          <w:ins w:id="416" w:author="Jade Raposa" w:date="2024-10-20T22:16:00Z"/>
          <w:rFonts w:ascii="Georgia" w:eastAsia="Times New Roman" w:hAnsi="Georgia" w:cs="Times New Roman"/>
          <w:color w:val="000000"/>
          <w:lang w:eastAsia="en-PH"/>
          <w:rPrChange w:id="417" w:author="Jade Raposa" w:date="2024-10-20T22:16:00Z">
            <w:rPr>
              <w:ins w:id="418" w:author="Jade Raposa"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419" w:author="Jade Raposa" w:date="2024-10-20T22:16:00Z">
        <w:r>
          <w:rPr>
            <w:rFonts w:ascii="Georgia" w:eastAsia="Times New Roman" w:hAnsi="Georgia" w:cs="Times New Roman"/>
            <w:color w:val="000000"/>
            <w:lang w:eastAsia="en-PH"/>
            <w:rPrChange w:id="420" w:author="Jade Raposa"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2B278F">
      <w:pPr>
        <w:spacing w:after="0" w:line="480" w:lineRule="auto"/>
        <w:ind w:firstLine="720"/>
        <w:jc w:val="both"/>
        <w:rPr>
          <w:ins w:id="421" w:author="Jade Raposa" w:date="2024-10-20T22:16:00Z"/>
          <w:rFonts w:ascii="Georgia" w:eastAsia="Times New Roman" w:hAnsi="Georgia" w:cs="Times New Roman"/>
          <w:color w:val="000000"/>
          <w:lang w:eastAsia="en-PH"/>
          <w:rPrChange w:id="422" w:author="Jade Raposa" w:date="2024-10-20T22:16:00Z">
            <w:rPr>
              <w:ins w:id="423" w:author="Jade Raposa" w:date="2024-10-20T22:16:00Z"/>
              <w:rFonts w:ascii="Georgia" w:eastAsia="Times New Roman" w:hAnsi="Georgia" w:cs="Times New Roman"/>
              <w:b/>
              <w:bCs/>
              <w:color w:val="000000"/>
              <w:lang w:eastAsia="en-PH"/>
            </w:rPr>
          </w:rPrChange>
        </w:rPr>
        <w:pPrChange w:id="424" w:author="Jade Raposa" w:date="2024-10-20T22:17:00Z">
          <w:pPr>
            <w:spacing w:before="240" w:after="0" w:line="480" w:lineRule="auto"/>
            <w:jc w:val="both"/>
          </w:pPr>
        </w:pPrChange>
      </w:pPr>
      <w:ins w:id="425" w:author="Jade Raposa" w:date="2024-10-20T22:16:00Z">
        <w:r>
          <w:rPr>
            <w:rFonts w:ascii="Georgia" w:eastAsia="Times New Roman" w:hAnsi="Georgia" w:cs="Times New Roman"/>
            <w:color w:val="000000"/>
            <w:lang w:eastAsia="en-PH"/>
            <w:rPrChange w:id="426" w:author="Jade Raposa"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427" w:author="Jade Raposa"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2B278F">
      <w:pPr>
        <w:spacing w:before="240" w:after="0" w:line="480" w:lineRule="auto"/>
        <w:ind w:firstLine="720"/>
        <w:jc w:val="both"/>
        <w:rPr>
          <w:del w:id="428" w:author="Jade Raposa" w:date="2024-10-20T22:14:00Z"/>
          <w:rFonts w:ascii="Georgia" w:eastAsia="Times New Roman" w:hAnsi="Georgia" w:cs="Times New Roman"/>
          <w:color w:val="000000"/>
          <w:lang w:eastAsia="en-PH"/>
        </w:rPr>
      </w:pPr>
      <w:ins w:id="429" w:author="Jade Raposa" w:date="2024-10-20T22:16:00Z">
        <w:r>
          <w:rPr>
            <w:rFonts w:ascii="Georgia" w:eastAsia="Times New Roman" w:hAnsi="Georgia" w:cs="Times New Roman"/>
            <w:color w:val="000000"/>
            <w:lang w:eastAsia="en-PH"/>
            <w:rPrChange w:id="430" w:author="Jade Raposa"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31" w:author="Jade Raposa"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432" w:author="Jade Raposa" w:date="2024-10-20T22:14:00Z">
        <w:r>
          <w:rPr>
            <w:rFonts w:ascii="Georgia" w:eastAsia="Times New Roman" w:hAnsi="Georgia" w:cs="Times New Roman"/>
            <w:lang w:eastAsia="en-PH"/>
          </w:rPr>
          <w:delText xml:space="preserve"> </w:delText>
        </w:r>
      </w:del>
    </w:p>
    <w:p w14:paraId="2A9AE28B" w14:textId="77777777" w:rsidR="008F456D" w:rsidRDefault="008F456D" w:rsidP="001F1383">
      <w:pPr>
        <w:spacing w:after="0" w:line="480" w:lineRule="auto"/>
        <w:ind w:firstLine="720"/>
        <w:jc w:val="both"/>
        <w:rPr>
          <w:rFonts w:ascii="Georgia" w:eastAsia="Times New Roman" w:hAnsi="Georgia" w:cs="Times New Roman"/>
          <w:color w:val="000000"/>
          <w:lang w:eastAsia="en-PH"/>
        </w:rPr>
      </w:pPr>
    </w:p>
    <w:p w14:paraId="34F17543" w14:textId="0DDA05C2" w:rsidR="008F456D" w:rsidRPr="007C0617" w:rsidRDefault="001F1383" w:rsidP="007C0617">
      <w:pPr>
        <w:spacing w:before="240" w:line="480" w:lineRule="auto"/>
        <w:ind w:firstLine="720"/>
        <w:jc w:val="both"/>
        <w:rPr>
          <w:del w:id="433" w:author="Jade Raposa" w:date="2024-10-20T22:06:00Z"/>
          <w:rFonts w:ascii="Georgia" w:eastAsia="Times New Roman" w:hAnsi="Georgia" w:cs="Times New Roman"/>
          <w:lang w:eastAsia="en-PH"/>
        </w:rPr>
      </w:pPr>
      <w:r w:rsidRPr="001F1383">
        <w:rPr>
          <w:rFonts w:ascii="Georgia" w:eastAsia="Times New Roman" w:hAnsi="Georgia" w:cs="Times New Roman"/>
          <w:lang w:eastAsia="en-PH"/>
        </w:rPr>
        <w:t>These advanced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del w:id="434" w:author="Jade Raposa" w:date="2024-10-20T22:16:00Z">
        <w:r>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1C44C93C" w14:textId="77777777" w:rsidR="007C0617" w:rsidRDefault="007C0617" w:rsidP="007C0617">
      <w:pPr>
        <w:spacing w:after="0" w:line="480" w:lineRule="auto"/>
        <w:ind w:firstLine="720"/>
        <w:jc w:val="both"/>
        <w:rPr>
          <w:rFonts w:ascii="Georgia" w:eastAsia="Times New Roman" w:hAnsi="Georgia" w:cs="Times New Roman"/>
          <w:b/>
          <w:bCs/>
          <w:color w:val="000000"/>
          <w:lang w:eastAsia="en-PH"/>
        </w:rPr>
      </w:pPr>
    </w:p>
    <w:p w14:paraId="7607A057" w14:textId="1573F32D" w:rsidR="008F456D" w:rsidRDefault="002B278F" w:rsidP="007C0617">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2B278F">
      <w:pPr>
        <w:shd w:val="clear" w:color="auto" w:fill="FFFFFF"/>
        <w:spacing w:after="0" w:line="480" w:lineRule="auto"/>
        <w:ind w:firstLine="720"/>
        <w:jc w:val="both"/>
        <w:rPr>
          <w:del w:id="435" w:author="Jade Raposa"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w:t>
      </w:r>
      <w:r>
        <w:rPr>
          <w:rFonts w:ascii="Georgia" w:eastAsia="Times New Roman" w:hAnsi="Georgia" w:cs="Times New Roman"/>
          <w:color w:val="0D0D0D"/>
          <w:lang w:eastAsia="en-PH"/>
        </w:rPr>
        <w:lastRenderedPageBreak/>
        <w:t>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36" w:author="Jade Raposa" w:date="2024-10-20T22:20:00Z">
        <w:r>
          <w:rPr>
            <w:rFonts w:ascii="Georgia" w:eastAsia="Times New Roman" w:hAnsi="Georgia" w:cs="Times New Roman"/>
            <w:lang w:eastAsia="en-PH"/>
          </w:rPr>
          <w:t xml:space="preserve"> </w:t>
        </w:r>
      </w:ins>
    </w:p>
    <w:p w14:paraId="2F14E73A" w14:textId="77777777" w:rsidR="008F456D" w:rsidRDefault="008F456D">
      <w:pPr>
        <w:shd w:val="clear" w:color="auto" w:fill="FFFFFF"/>
        <w:spacing w:before="240" w:after="0" w:line="480" w:lineRule="auto"/>
        <w:ind w:firstLine="720"/>
        <w:jc w:val="both"/>
        <w:rPr>
          <w:ins w:id="437" w:author="Jade Raposa" w:date="2024-10-20T22:21:00Z"/>
          <w:rFonts w:ascii="Georgia" w:eastAsia="Times New Roman" w:hAnsi="Georgia" w:cs="Times New Roman"/>
          <w:lang w:eastAsia="en-PH"/>
        </w:rPr>
        <w:pPrChange w:id="438" w:author="Jade Raposa" w:date="2024-10-20T22:20:00Z">
          <w:pPr>
            <w:shd w:val="clear" w:color="auto" w:fill="FFFFFF"/>
            <w:spacing w:after="0" w:line="480" w:lineRule="auto"/>
            <w:ind w:firstLine="720"/>
            <w:jc w:val="both"/>
          </w:pPr>
        </w:pPrChange>
      </w:pPr>
    </w:p>
    <w:p w14:paraId="39741CB9" w14:textId="77777777" w:rsidR="008F456D" w:rsidRDefault="002B278F">
      <w:pPr>
        <w:shd w:val="clear" w:color="auto" w:fill="FFFFFF"/>
        <w:spacing w:after="0" w:line="480" w:lineRule="auto"/>
        <w:ind w:firstLine="720"/>
        <w:jc w:val="both"/>
        <w:rPr>
          <w:rFonts w:ascii="Georgia" w:eastAsia="Times New Roman" w:hAnsi="Georgia" w:cs="Times New Roman"/>
          <w:color w:val="0D0D0D"/>
          <w:lang w:eastAsia="en-PH"/>
        </w:rPr>
        <w:pPrChange w:id="439" w:author="Jade Raposa"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as a way to recognize the student's progress. These certificates are manually created by the mentor, personalized to the student’s achievements. Once a mentor has finalized a certificate, it is uploaded into the app, where students can easily download it. </w:t>
      </w:r>
    </w:p>
    <w:p w14:paraId="1AF7495D" w14:textId="46AF53F0" w:rsidR="008F456D" w:rsidRPr="00A6003D" w:rsidRDefault="002B278F" w:rsidP="00A6003D">
      <w:pPr>
        <w:spacing w:after="0" w:line="480" w:lineRule="auto"/>
        <w:ind w:firstLine="720"/>
        <w:jc w:val="both"/>
        <w:rPr>
          <w:rFonts w:ascii="Georgia" w:eastAsia="Times New Roman" w:hAnsi="Georgia" w:cs="Times New Roman"/>
          <w:color w:val="000000"/>
          <w:lang w:eastAsia="en-PH"/>
        </w:rPr>
        <w:sectPr w:rsidR="008F456D" w:rsidRPr="00A6003D">
          <w:pgSz w:w="12240" w:h="15840"/>
          <w:pgMar w:top="1530" w:right="1440" w:bottom="1440" w:left="1440" w:header="1170" w:footer="720" w:gutter="0"/>
          <w:pgNumType w:start="6"/>
          <w:cols w:space="708"/>
          <w:titlePg/>
          <w:docGrid w:linePitch="360"/>
        </w:sect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440" w:author="Jade Raposa" w:date="2024-10-26T03:24:00Z">
        <w:r>
          <w:rPr>
            <w:rFonts w:ascii="Georgia" w:eastAsia="Times New Roman" w:hAnsi="Georgia" w:cs="Times New Roman"/>
            <w:color w:val="000000"/>
            <w:lang w:eastAsia="en-PH"/>
          </w:rPr>
          <w:delText xml:space="preserve"> These cutting-edge</w:delText>
        </w:r>
      </w:del>
      <w:del w:id="441" w:author="Jade Raposa" w:date="2024-10-26T03:23:00Z">
        <w:r>
          <w:rPr>
            <w:rFonts w:ascii="Georgia" w:eastAsia="Times New Roman" w:hAnsi="Georgia" w:cs="Times New Roman"/>
            <w:color w:val="000000"/>
            <w:lang w:eastAsia="en-PH"/>
          </w:rPr>
          <w:delText xml:space="preserve"> </w:delText>
        </w:r>
      </w:del>
      <w:del w:id="442" w:author="Jade Raposa"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218297F4" w14:textId="77777777" w:rsidR="008F456D" w:rsidRDefault="002B278F">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lastRenderedPageBreak/>
        <w:t>STATEMENT OF THE PROBLEM</w:t>
      </w:r>
    </w:p>
    <w:p w14:paraId="2A0C24A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proposed study, titled “Mentor-Shift: A Mobile Application Solution </w:t>
      </w:r>
      <w:proofErr w:type="gramStart"/>
      <w:r>
        <w:rPr>
          <w:rFonts w:ascii="Georgia" w:eastAsia="Times New Roman" w:hAnsi="Georgia" w:cs="Times New Roman"/>
          <w:color w:val="000000"/>
          <w:lang w:eastAsia="en-PH"/>
        </w:rPr>
        <w:t>On</w:t>
      </w:r>
      <w:proofErr w:type="gramEnd"/>
      <w:r>
        <w:rPr>
          <w:rFonts w:ascii="Georgia" w:eastAsia="Times New Roman" w:hAnsi="Georgia" w:cs="Times New Roman"/>
          <w:color w:val="000000"/>
          <w:lang w:eastAsia="en-PH"/>
        </w:rPr>
        <w:t xml:space="preserve"> Personalized Tutoring," seeks to address the following questions:</w:t>
      </w:r>
    </w:p>
    <w:p w14:paraId="2EE74A0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22827631"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6367E298"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1CE041EC"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487AF127"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Usability;</w:t>
      </w:r>
    </w:p>
    <w:p w14:paraId="3836E12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Reliability;</w:t>
      </w:r>
    </w:p>
    <w:p w14:paraId="2C67F001"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2. To develop a propose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2B278F" w:rsidP="00A63CF5">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1"/>
          <w:headerReference w:type="first" r:id="rId32"/>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452" w:author="Jade Raposa" w:date="2024-10-16T23:45:00Z"/>
          <w:rFonts w:ascii="Georgia" w:eastAsia="Times New Roman" w:hAnsi="Georgia" w:cs="Times New Roman"/>
          <w:lang w:eastAsia="en-PH"/>
        </w:rPr>
      </w:pPr>
    </w:p>
    <w:p w14:paraId="0F2512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2B278F" w:rsidP="00A63CF5">
      <w:pPr>
        <w:shd w:val="clear" w:color="auto" w:fill="FFFFFF"/>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w:t>
      </w:r>
      <w:r>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60088693" w14:textId="59D81AD4" w:rsidR="008F456D" w:rsidRDefault="002B278F" w:rsidP="00B57F49">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531CB7B6" w14:textId="77777777" w:rsidR="008F456D" w:rsidRDefault="002B278F" w:rsidP="00B57F49">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453" w:author="Jade Raposa" w:date="2024-10-18T22:31:00Z">
        <w:r>
          <w:rPr>
            <w:rFonts w:ascii="Georgia" w:eastAsia="Times New Roman" w:hAnsi="Georgia" w:cs="Times New Roman"/>
            <w:b/>
            <w:bCs/>
            <w:color w:val="000000"/>
            <w:lang w:eastAsia="en-PH"/>
          </w:rPr>
          <w:t>S</w:t>
        </w:r>
      </w:ins>
    </w:p>
    <w:p w14:paraId="0FC0AFB7" w14:textId="77777777" w:rsidR="008F456D" w:rsidRDefault="002B278F" w:rsidP="00B57F49">
      <w:pPr>
        <w:spacing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3B23AC05" w14:textId="0D9014E0" w:rsidR="00A535C6" w:rsidRDefault="002B278F">
      <w:pPr>
        <w:spacing w:after="0" w:line="480" w:lineRule="auto"/>
        <w:ind w:firstLine="720"/>
        <w:jc w:val="both"/>
        <w:rPr>
          <w:rFonts w:ascii="Georgia" w:eastAsia="Times New Roman" w:hAnsi="Georgia" w:cs="Times New Roman"/>
          <w:color w:val="000000"/>
          <w:lang w:eastAsia="en-PH"/>
        </w:rPr>
      </w:pPr>
      <w:commentRangeStart w:id="454"/>
      <w:r>
        <w:rPr>
          <w:rFonts w:ascii="Georgia" w:eastAsia="Times New Roman" w:hAnsi="Georgia" w:cs="Times New Roman"/>
          <w:b/>
          <w:bCs/>
          <w:color w:val="000000"/>
          <w:lang w:eastAsia="en-PH"/>
        </w:rPr>
        <w:t>Certification</w:t>
      </w:r>
      <w:commentRangeEnd w:id="454"/>
      <w:r>
        <w:rPr>
          <w:rStyle w:val="CommentReference"/>
        </w:rPr>
        <w:commentReference w:id="454"/>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w:t>
      </w:r>
      <w:r w:rsidR="00655FF5">
        <w:rPr>
          <w:rFonts w:ascii="Georgia" w:eastAsia="Times New Roman" w:hAnsi="Georgia" w:cs="Times New Roman"/>
          <w:color w:val="000000"/>
          <w:lang w:eastAsia="en-PH"/>
        </w:rPr>
        <w:t>C</w:t>
      </w:r>
      <w:r>
        <w:rPr>
          <w:rFonts w:ascii="Georgia" w:eastAsia="Times New Roman" w:hAnsi="Georgia" w:cs="Times New Roman"/>
          <w:color w:val="000000"/>
          <w:lang w:eastAsia="en-PH"/>
        </w:rPr>
        <w:t>ertification is a completion of the content by the mentee; the certificate is awarded as proof that standards have been met. This report will follow the review's results and offer information on whether the requirements were fulfilled. It refers to the feature of the propose system wherein the mentee can download and print the certificate after finishing the lessons or completed all the mentor’s module.</w:t>
      </w:r>
    </w:p>
    <w:p w14:paraId="1E70ABF4" w14:textId="67474821" w:rsidR="008F456D" w:rsidRDefault="00D913AC">
      <w:pPr>
        <w:spacing w:after="0" w:line="480" w:lineRule="auto"/>
        <w:ind w:firstLine="720"/>
        <w:jc w:val="both"/>
        <w:rPr>
          <w:rFonts w:ascii="Georgia" w:eastAsia="Times New Roman" w:hAnsi="Georgia" w:cs="Times New Roman"/>
          <w:lang w:eastAsia="en-PH"/>
        </w:rPr>
      </w:pPr>
      <w:r w:rsidRPr="00D913AC">
        <w:rPr>
          <w:rFonts w:ascii="Georgia" w:eastAsia="Times New Roman" w:hAnsi="Georgia" w:cs="Times New Roman"/>
          <w:color w:val="000000"/>
          <w:lang w:eastAsia="en-PH"/>
        </w:rPr>
        <w:t>Certification is awarded to students upon completing a subject, recognizing their achievement. The app includes this feature to provide graduates with their certificates. Reports within the app display student scores, enrollment numbers, and the count of professors teaching.</w:t>
      </w:r>
      <w:r w:rsidR="002B278F">
        <w:rPr>
          <w:rFonts w:ascii="Georgia" w:eastAsia="Times New Roman" w:hAnsi="Georgia" w:cs="Times New Roman"/>
          <w:color w:val="000000"/>
          <w:lang w:eastAsia="en-PH"/>
        </w:rPr>
        <w:t> </w:t>
      </w:r>
    </w:p>
    <w:p w14:paraId="1F308EB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With the use of the propose system, the mentee can search, select, and request mentorship to a mentor that fits their preferences.</w:t>
      </w:r>
    </w:p>
    <w:p w14:paraId="70F95BA9" w14:textId="1B4C06E7" w:rsidR="00D913AC" w:rsidRDefault="00D913A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In the app, s</w:t>
      </w:r>
      <w:r w:rsidRPr="00D913AC">
        <w:rPr>
          <w:rFonts w:ascii="Georgia" w:eastAsia="Times New Roman" w:hAnsi="Georgia" w:cs="Times New Roman"/>
          <w:lang w:eastAsia="en-PH"/>
        </w:rPr>
        <w:t>tudents can choose their preferred teacher from a dashboard displaying all available educators and their subjects. After selecting a teacher, students enroll and wait for confirmation from the chosen educator.</w:t>
      </w:r>
    </w:p>
    <w:p w14:paraId="24DEC570" w14:textId="480997F9"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r w:rsidR="00FF0ADC">
        <w:rPr>
          <w:rFonts w:ascii="Georgia" w:eastAsia="Times New Roman" w:hAnsi="Georgia" w:cs="Times New Roman"/>
          <w:color w:val="000000"/>
          <w:lang w:eastAsia="en-PH"/>
        </w:rPr>
        <w:t>.</w:t>
      </w:r>
      <w:r>
        <w:rPr>
          <w:rFonts w:ascii="Georgia" w:eastAsia="Times New Roman" w:hAnsi="Georgia" w:cs="Times New Roman"/>
          <w:color w:val="000000"/>
          <w:lang w:eastAsia="en-PH"/>
        </w:rPr>
        <w:t xml:space="preserve"> </w:t>
      </w:r>
    </w:p>
    <w:p w14:paraId="2D7A22DB" w14:textId="412A333D" w:rsidR="0041283E" w:rsidRDefault="0041283E">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In this sense, the mentor-shift app </w:t>
      </w:r>
      <w:r w:rsidR="000916DA">
        <w:rPr>
          <w:rFonts w:ascii="Georgia" w:eastAsia="Times New Roman" w:hAnsi="Georgia" w:cs="Times New Roman"/>
          <w:color w:val="000000"/>
          <w:lang w:eastAsia="en-PH"/>
        </w:rPr>
        <w:t>is a mobile app that will only be available to android devices</w:t>
      </w:r>
    </w:p>
    <w:p w14:paraId="534B4375" w14:textId="3C5EFCF8"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w:t>
      </w:r>
    </w:p>
    <w:p w14:paraId="2690DDCD" w14:textId="77777777" w:rsidR="00BD2AC5" w:rsidRDefault="00BD2AC5" w:rsidP="009779FC">
      <w:pPr>
        <w:spacing w:after="0" w:line="480" w:lineRule="auto"/>
        <w:ind w:firstLine="720"/>
        <w:jc w:val="both"/>
        <w:rPr>
          <w:rFonts w:ascii="Georgia" w:eastAsia="Times New Roman" w:hAnsi="Georgia" w:cs="Times New Roman"/>
          <w:color w:val="000000"/>
          <w:lang w:eastAsia="en-PH"/>
        </w:rPr>
      </w:pPr>
      <w:r w:rsidRPr="00BD2AC5">
        <w:rPr>
          <w:rFonts w:ascii="Georgia" w:eastAsia="Times New Roman" w:hAnsi="Georgia" w:cs="Times New Roman"/>
          <w:color w:val="000000"/>
          <w:lang w:eastAsia="en-PH"/>
        </w:rPr>
        <w:t>The objective of personalized learning is to create a more engaging and successful learning experience by supporting each student's academic development in a meaningful and achievable way. This approach can increase motivation, improve understanding of the material, and foster a greater sense of ownership over the learning process.</w:t>
      </w:r>
    </w:p>
    <w:p w14:paraId="5B9FC503" w14:textId="4C3BA0B3" w:rsidR="008F456D" w:rsidRDefault="002B278F" w:rsidP="009779F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485DC310" w14:textId="4870814E" w:rsidR="008F456D" w:rsidRDefault="00505852" w:rsidP="00505852">
      <w:pPr>
        <w:spacing w:after="240" w:line="480" w:lineRule="auto"/>
        <w:ind w:firstLine="720"/>
        <w:jc w:val="both"/>
        <w:rPr>
          <w:rFonts w:ascii="Georgia" w:eastAsia="Times New Roman" w:hAnsi="Georgia" w:cs="Times New Roman"/>
          <w:lang w:eastAsia="en-PH"/>
        </w:rPr>
      </w:pPr>
      <w:r w:rsidRPr="00505852">
        <w:rPr>
          <w:rFonts w:ascii="Georgia" w:eastAsia="Times New Roman" w:hAnsi="Georgia" w:cs="Times New Roman"/>
          <w:lang w:eastAsia="en-PH"/>
        </w:rPr>
        <w:t>This refers to the direct-messaging feature in our app, which guarantees real-time interaction. This is essential for applications where quick feedback or responsiveness is critical, especially in our app.</w:t>
      </w: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0D436F1C" w14:textId="69B08F95"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lastRenderedPageBreak/>
        <w:t>Chapter 2</w:t>
      </w:r>
    </w:p>
    <w:p w14:paraId="4AD5053D" w14:textId="390B9AEE"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t>METHODOLOGY</w:t>
      </w:r>
    </w:p>
    <w:p w14:paraId="4F774F5B" w14:textId="7092FEA2" w:rsidR="008F456D" w:rsidRDefault="002B278F" w:rsidP="00B17B35">
      <w:pPr>
        <w:spacing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2F2C27CF" w14:textId="77777777" w:rsidR="008F456D" w:rsidRDefault="002B278F" w:rsidP="00B17B35">
      <w:pPr>
        <w:spacing w:after="0" w:line="480" w:lineRule="auto"/>
        <w:jc w:val="both"/>
        <w:rPr>
          <w:del w:id="455" w:author="Jade Raposa"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pPr>
        <w:spacing w:after="0" w:line="480" w:lineRule="auto"/>
        <w:jc w:val="both"/>
        <w:rPr>
          <w:rFonts w:ascii="Georgia" w:eastAsia="Times New Roman" w:hAnsi="Georgia" w:cs="Times New Roman"/>
          <w:b/>
          <w:bCs/>
          <w:color w:val="000000"/>
          <w:lang w:eastAsia="en-PH"/>
        </w:rPr>
      </w:pPr>
    </w:p>
    <w:p w14:paraId="50900F1B"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Figure 2.1</w:t>
      </w:r>
    </w:p>
    <w:p w14:paraId="7CC0562B" w14:textId="650AFC5A" w:rsidR="008F456D" w:rsidRPr="00E73A8E" w:rsidRDefault="00E73A8E" w:rsidP="00E73A8E">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14:ligatures w14:val="standardContextual"/>
        </w:rPr>
        <w:drawing>
          <wp:anchor distT="0" distB="0" distL="114300" distR="114300" simplePos="0" relativeHeight="251703296" behindDoc="0" locked="0" layoutInCell="1" allowOverlap="1" wp14:anchorId="24E3B55A" wp14:editId="717FF9E9">
            <wp:simplePos x="0" y="0"/>
            <wp:positionH relativeFrom="margin">
              <wp:align>center</wp:align>
            </wp:positionH>
            <wp:positionV relativeFrom="paragraph">
              <wp:posOffset>435610</wp:posOffset>
            </wp:positionV>
            <wp:extent cx="4810125" cy="2896870"/>
            <wp:effectExtent l="0" t="0" r="9525" b="0"/>
            <wp:wrapTopAndBottom/>
            <wp:docPr id="207204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7666" name="Picture 2072047666"/>
                    <pic:cNvPicPr/>
                  </pic:nvPicPr>
                  <pic:blipFill>
                    <a:blip r:embed="rId33">
                      <a:extLst>
                        <a:ext uri="{28A0092B-C50C-407E-A947-70E740481C1C}">
                          <a14:useLocalDpi xmlns:a14="http://schemas.microsoft.com/office/drawing/2010/main" val="0"/>
                        </a:ext>
                      </a:extLst>
                    </a:blip>
                    <a:stretch>
                      <a:fillRect/>
                    </a:stretch>
                  </pic:blipFill>
                  <pic:spPr>
                    <a:xfrm>
                      <a:off x="0" y="0"/>
                      <a:ext cx="4810125" cy="2896870"/>
                    </a:xfrm>
                    <a:prstGeom prst="rect">
                      <a:avLst/>
                    </a:prstGeom>
                  </pic:spPr>
                </pic:pic>
              </a:graphicData>
            </a:graphic>
          </wp:anchor>
        </w:drawing>
      </w:r>
      <w:r w:rsidR="002B278F">
        <w:rPr>
          <w:rFonts w:ascii="Georgia" w:eastAsia="Times New Roman" w:hAnsi="Georgia" w:cs="Times New Roman"/>
          <w:i/>
          <w:iCs/>
          <w:color w:val="000000"/>
          <w:lang w:eastAsia="en-PH"/>
        </w:rPr>
        <w:t>Agile Lean Methodology</w:t>
      </w:r>
    </w:p>
    <w:p w14:paraId="4BFFEA31" w14:textId="561E5761" w:rsidR="008F456D" w:rsidRDefault="002B278F">
      <w:pPr>
        <w:spacing w:after="0" w:line="480" w:lineRule="auto"/>
        <w:jc w:val="center"/>
        <w:rPr>
          <w:rFonts w:ascii="Georgia" w:eastAsia="Times New Roman" w:hAnsi="Georgia" w:cs="Times New Roman"/>
          <w:lang w:eastAsia="en-PH"/>
        </w:rPr>
      </w:pPr>
      <w:commentRangeStart w:id="456"/>
      <w:commentRangeStart w:id="457"/>
      <w:commentRangeStart w:id="458"/>
      <w:commentRangeEnd w:id="456"/>
      <w:r>
        <w:rPr>
          <w:rStyle w:val="CommentReference"/>
        </w:rPr>
        <w:commentReference w:id="456"/>
      </w:r>
      <w:commentRangeEnd w:id="457"/>
      <w:commentRangeEnd w:id="458"/>
      <w:r w:rsidR="009D5D9A">
        <w:rPr>
          <w:rStyle w:val="CommentReference"/>
        </w:rPr>
        <w:commentReference w:id="457"/>
      </w:r>
      <w:r>
        <w:rPr>
          <w:rStyle w:val="CommentReference"/>
        </w:rPr>
        <w:commentReference w:id="458"/>
      </w:r>
    </w:p>
    <w:p w14:paraId="25D6053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482D126A" w14:textId="77777777" w:rsidR="00CD6E16" w:rsidRDefault="00CD6E16">
      <w:pPr>
        <w:spacing w:after="0" w:line="480" w:lineRule="auto"/>
        <w:ind w:firstLine="720"/>
        <w:jc w:val="both"/>
        <w:rPr>
          <w:rFonts w:ascii="Georgia" w:eastAsia="Times New Roman" w:hAnsi="Georgia" w:cs="Times New Roman"/>
          <w:color w:val="0D0D0D"/>
          <w:shd w:val="clear" w:color="auto" w:fill="FFFFFF"/>
          <w:lang w:eastAsia="en-PH"/>
        </w:rPr>
        <w:sectPr w:rsidR="00CD6E16" w:rsidSect="00513324">
          <w:headerReference w:type="default" r:id="rId34"/>
          <w:headerReference w:type="first" r:id="rId35"/>
          <w:footerReference w:type="first" r:id="rId36"/>
          <w:pgSz w:w="12240" w:h="15840"/>
          <w:pgMar w:top="1620" w:right="1440" w:bottom="1440" w:left="1440" w:header="708" w:footer="708" w:gutter="0"/>
          <w:pgNumType w:start="1"/>
          <w:cols w:space="708"/>
          <w:titlePg/>
          <w:docGrid w:linePitch="360"/>
        </w:sectPr>
      </w:pPr>
      <w:r w:rsidRPr="00CD6E16">
        <w:rPr>
          <w:rFonts w:ascii="Georgia" w:eastAsia="Times New Roman" w:hAnsi="Georgia" w:cs="Times New Roman"/>
          <w:color w:val="0D0D0D"/>
          <w:shd w:val="clear" w:color="auto" w:fill="FFFFFF"/>
          <w:lang w:eastAsia="en-PH"/>
        </w:rPr>
        <w:t>In developing the Mentor-Shift application, we adhere to Agile principles, focusing on flexibility and continuous improvement. Our approach encompasses five essential phases to streamline processes and maximize value. By following these phases, we aim to deliver a high-quality application that meets and evolves with user needs.</w:t>
      </w:r>
    </w:p>
    <w:p w14:paraId="1E92179F" w14:textId="23888D03" w:rsidR="008F456D" w:rsidRDefault="008F456D">
      <w:pPr>
        <w:spacing w:after="0" w:line="480" w:lineRule="auto"/>
        <w:ind w:firstLine="720"/>
        <w:jc w:val="both"/>
        <w:rPr>
          <w:del w:id="476" w:author="Jade Raposa" w:date="2024-10-16T23:49:00Z"/>
          <w:rFonts w:ascii="Georgia" w:eastAsia="Times New Roman" w:hAnsi="Georgia" w:cs="Times New Roman"/>
          <w:lang w:eastAsia="en-PH"/>
        </w:rPr>
      </w:pPr>
    </w:p>
    <w:p w14:paraId="65A0FB09" w14:textId="2812CEE5" w:rsidR="008F456D" w:rsidRDefault="00CD6E16">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Plan</w:t>
      </w:r>
      <w:r w:rsidR="002B278F">
        <w:rPr>
          <w:rFonts w:ascii="Georgia" w:eastAsia="Times New Roman" w:hAnsi="Georgia" w:cs="Times New Roman"/>
          <w:b/>
          <w:bCs/>
          <w:color w:val="000000"/>
          <w:lang w:eastAsia="en-PH"/>
        </w:rPr>
        <w:t xml:space="preserve">: </w:t>
      </w:r>
      <w:r w:rsidR="00247479" w:rsidRPr="00247479">
        <w:rPr>
          <w:rFonts w:ascii="Georgia" w:eastAsia="Times New Roman" w:hAnsi="Georgia" w:cs="Times New Roman"/>
          <w:color w:val="000000"/>
          <w:lang w:eastAsia="en-PH"/>
        </w:rPr>
        <w:t>The planning phase in Agile methodologies focuses on creating a roadmap for the project</w:t>
      </w:r>
      <w:r w:rsidR="00247479">
        <w:rPr>
          <w:rFonts w:ascii="Georgia" w:eastAsia="Times New Roman" w:hAnsi="Georgia" w:cs="Times New Roman"/>
          <w:color w:val="000000"/>
          <w:lang w:eastAsia="en-PH"/>
        </w:rPr>
        <w:t xml:space="preserve">. </w:t>
      </w:r>
      <w:r w:rsidR="00247479" w:rsidRPr="00247479">
        <w:rPr>
          <w:rFonts w:ascii="Georgia" w:eastAsia="Times New Roman" w:hAnsi="Georgia" w:cs="Times New Roman"/>
          <w:color w:val="000000"/>
          <w:lang w:eastAsia="en-PH"/>
        </w:rPr>
        <w:t>According to Behrens et al. (2021), Agile planning involves iterative cycles, frequent reassessment, and adaptability to change</w:t>
      </w:r>
      <w:r w:rsidR="00247479">
        <w:rPr>
          <w:rFonts w:ascii="Georgia" w:eastAsia="Times New Roman" w:hAnsi="Georgia" w:cs="Times New Roman"/>
          <w:color w:val="000000"/>
          <w:lang w:eastAsia="en-PH"/>
        </w:rPr>
        <w:t>, t</w:t>
      </w:r>
      <w:r w:rsidR="00247479" w:rsidRPr="00247479">
        <w:rPr>
          <w:rFonts w:ascii="Georgia" w:eastAsia="Times New Roman" w:hAnsi="Georgia" w:cs="Times New Roman"/>
          <w:color w:val="000000"/>
          <w:lang w:eastAsia="en-PH"/>
        </w:rPr>
        <w:t>his approach allows teams to respond quickly to changes and uncertainties in the project environment</w:t>
      </w:r>
      <w:r w:rsidR="00247479">
        <w:rPr>
          <w:rFonts w:ascii="Georgia" w:eastAsia="Times New Roman" w:hAnsi="Georgia" w:cs="Times New Roman"/>
          <w:color w:val="000000"/>
          <w:lang w:eastAsia="en-PH"/>
        </w:rPr>
        <w:t>.</w:t>
      </w:r>
    </w:p>
    <w:p w14:paraId="50E2E683" w14:textId="77777777" w:rsidR="000320B3" w:rsidRDefault="000320B3">
      <w:pPr>
        <w:spacing w:after="0" w:line="480" w:lineRule="auto"/>
        <w:ind w:firstLine="720"/>
        <w:jc w:val="both"/>
        <w:rPr>
          <w:rFonts w:ascii="Georgia" w:eastAsia="Times New Roman" w:hAnsi="Georgia" w:cs="Times New Roman"/>
          <w:color w:val="000000"/>
          <w:lang w:eastAsia="en-PH"/>
        </w:rPr>
      </w:pPr>
      <w:r w:rsidRPr="000320B3">
        <w:rPr>
          <w:rFonts w:ascii="Georgia" w:eastAsia="Times New Roman" w:hAnsi="Georgia" w:cs="Times New Roman"/>
          <w:color w:val="000000"/>
          <w:lang w:eastAsia="en-PH"/>
        </w:rPr>
        <w:t>As our first step, we defined the core features and functionalities based on the needs and feedback of the users. We then designed a flexible project roadmap that helped us prioritize tasks according to the change in information and requirements. It was done iteratively so that we were always aligned with our goals but adaptable to any change.</w:t>
      </w:r>
    </w:p>
    <w:p w14:paraId="79BB2193" w14:textId="3768F745" w:rsidR="008F456D" w:rsidRDefault="00A940C5">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Design</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Agile design emphasizes collaboration and iterative improvement. Highsmith (2002) describes Agile design as a process where teams work closely with stakeholders to create designs that meet user needs. Design is continuously refined through regular feedback loops, ensuring the final product is both functional and user-friendly.</w:t>
      </w:r>
    </w:p>
    <w:p w14:paraId="0B777830" w14:textId="71FCE79A" w:rsidR="0003641A" w:rsidRDefault="0003641A">
      <w:pPr>
        <w:spacing w:after="0" w:line="480" w:lineRule="auto"/>
        <w:ind w:firstLine="720"/>
        <w:jc w:val="both"/>
        <w:rPr>
          <w:rFonts w:ascii="Georgia" w:eastAsia="Times New Roman" w:hAnsi="Georgia" w:cs="Times New Roman"/>
          <w:color w:val="000000"/>
          <w:lang w:eastAsia="en-PH"/>
        </w:rPr>
      </w:pPr>
      <w:r w:rsidRPr="0003641A">
        <w:rPr>
          <w:rFonts w:ascii="Georgia" w:eastAsia="Times New Roman" w:hAnsi="Georgia" w:cs="Times New Roman"/>
          <w:color w:val="000000"/>
          <w:lang w:eastAsia="en-PH"/>
        </w:rPr>
        <w:t xml:space="preserve">We held collaborative design sessions with teachers and learners to </w:t>
      </w:r>
      <w:r>
        <w:rPr>
          <w:rFonts w:ascii="Georgia" w:eastAsia="Times New Roman" w:hAnsi="Georgia" w:cs="Times New Roman"/>
          <w:color w:val="000000"/>
          <w:lang w:eastAsia="en-PH"/>
        </w:rPr>
        <w:t>ask for</w:t>
      </w:r>
      <w:r w:rsidRPr="0003641A">
        <w:rPr>
          <w:rFonts w:ascii="Georgia" w:eastAsia="Times New Roman" w:hAnsi="Georgia" w:cs="Times New Roman"/>
          <w:color w:val="000000"/>
          <w:lang w:eastAsia="en-PH"/>
        </w:rPr>
        <w:t xml:space="preserve"> their views during the iteration of the designs. </w:t>
      </w:r>
      <w:r w:rsidR="00E44DFE" w:rsidRPr="00E44DFE">
        <w:rPr>
          <w:rFonts w:ascii="Georgia" w:eastAsia="Times New Roman" w:hAnsi="Georgia" w:cs="Times New Roman"/>
          <w:color w:val="000000"/>
          <w:lang w:eastAsia="en-PH"/>
        </w:rPr>
        <w:t>We created wireframes and prototypes, which were then reviewed and changed based on feedback from beneficiaries.</w:t>
      </w:r>
      <w:r w:rsidRPr="0003641A">
        <w:rPr>
          <w:rFonts w:ascii="Georgia" w:eastAsia="Times New Roman" w:hAnsi="Georgia" w:cs="Times New Roman"/>
          <w:color w:val="000000"/>
          <w:lang w:eastAsia="en-PH"/>
        </w:rPr>
        <w:t xml:space="preserve"> </w:t>
      </w:r>
      <w:r w:rsidR="002C0006" w:rsidRPr="002C0006">
        <w:rPr>
          <w:rFonts w:ascii="Georgia" w:eastAsia="Times New Roman" w:hAnsi="Georgia" w:cs="Times New Roman"/>
          <w:color w:val="000000"/>
          <w:lang w:eastAsia="en-PH"/>
        </w:rPr>
        <w:t>It contributed to our design being more user-friendly and meeting their needs.</w:t>
      </w:r>
    </w:p>
    <w:p w14:paraId="03CA04B7" w14:textId="715CAD76" w:rsidR="008F456D" w:rsidRDefault="00054D8A">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Develop</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In Agile development, the focus is on delivering working software frequently. Beck et al. (2001) highlight practices such as pair programming, test-driven development (TDD), and continuous integration to ensure high-quality code. Development is done in small, iterative cycles, allowing for constant feedback and improvements.</w:t>
      </w:r>
    </w:p>
    <w:p w14:paraId="4F52B4EE" w14:textId="7917480A" w:rsidR="00A6782B" w:rsidRDefault="00A6782B" w:rsidP="00513324">
      <w:pPr>
        <w:spacing w:after="0" w:line="480" w:lineRule="auto"/>
        <w:ind w:firstLine="720"/>
        <w:jc w:val="both"/>
        <w:rPr>
          <w:rFonts w:ascii="Georgia" w:eastAsia="Times New Roman" w:hAnsi="Georgia" w:cs="Times New Roman"/>
          <w:color w:val="000000"/>
          <w:lang w:eastAsia="en-PH"/>
        </w:rPr>
      </w:pPr>
      <w:r w:rsidRPr="00A6782B">
        <w:rPr>
          <w:rFonts w:ascii="Georgia" w:eastAsia="Times New Roman" w:hAnsi="Georgia" w:cs="Times New Roman"/>
          <w:color w:val="000000"/>
          <w:lang w:eastAsia="en-PH"/>
        </w:rPr>
        <w:t xml:space="preserve">We implemented features on short sprints. Every iteration produced a functional increment of the app. </w:t>
      </w:r>
      <w:r w:rsidR="00EB783A" w:rsidRPr="00EB783A">
        <w:rPr>
          <w:rFonts w:ascii="Georgia" w:eastAsia="Times New Roman" w:hAnsi="Georgia" w:cs="Times New Roman"/>
          <w:color w:val="000000"/>
          <w:lang w:eastAsia="en-PH"/>
        </w:rPr>
        <w:t>This enabled us to incorporate user feedback quickly and update the app continuously.</w:t>
      </w:r>
    </w:p>
    <w:p w14:paraId="60E903BC" w14:textId="53250C38" w:rsidR="006E1A8A" w:rsidRDefault="009E78BB" w:rsidP="00513324">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Test</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 xml:space="preserve">Testing in Agile is integrated throughout the development process. Crispin and Gregory (2009) emphasize the importance of continuous testing, where testing is done alongside </w:t>
      </w:r>
      <w:r w:rsidR="006E1A8A" w:rsidRPr="006E1A8A">
        <w:rPr>
          <w:rFonts w:ascii="Georgia" w:eastAsia="Times New Roman" w:hAnsi="Georgia" w:cs="Times New Roman"/>
          <w:color w:val="000000"/>
          <w:lang w:eastAsia="en-PH"/>
        </w:rPr>
        <w:lastRenderedPageBreak/>
        <w:t xml:space="preserve">development to catch defects early. Automated testing is also a key practice, ensuring that changes do not introduce new issues and maintaining software quality. </w:t>
      </w:r>
    </w:p>
    <w:p w14:paraId="31F3A2FD" w14:textId="1F1B7D44" w:rsidR="001F5221" w:rsidRDefault="00616C66" w:rsidP="005B13F7">
      <w:pPr>
        <w:spacing w:after="0" w:line="480" w:lineRule="auto"/>
        <w:ind w:firstLine="810"/>
        <w:jc w:val="both"/>
        <w:rPr>
          <w:rFonts w:ascii="Georgia" w:eastAsia="Times New Roman" w:hAnsi="Georgia" w:cs="Times New Roman"/>
          <w:color w:val="000000"/>
          <w:lang w:eastAsia="en-PH"/>
        </w:rPr>
      </w:pPr>
      <w:r w:rsidRPr="00616C66">
        <w:rPr>
          <w:rFonts w:ascii="Georgia" w:eastAsia="Times New Roman" w:hAnsi="Georgia" w:cs="Times New Roman"/>
          <w:color w:val="000000"/>
          <w:lang w:eastAsia="en-PH"/>
        </w:rPr>
        <w:t xml:space="preserve">Throughout the development process, we are constantly testing it. We have implemented testing of the newly </w:t>
      </w:r>
      <w:r>
        <w:rPr>
          <w:rFonts w:ascii="Georgia" w:eastAsia="Times New Roman" w:hAnsi="Georgia" w:cs="Times New Roman"/>
          <w:color w:val="000000"/>
          <w:lang w:eastAsia="en-PH"/>
        </w:rPr>
        <w:t>added</w:t>
      </w:r>
      <w:r w:rsidRPr="00616C66">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functionalities</w:t>
      </w:r>
      <w:r w:rsidRPr="00616C66">
        <w:rPr>
          <w:rFonts w:ascii="Georgia" w:eastAsia="Times New Roman" w:hAnsi="Georgia" w:cs="Times New Roman"/>
          <w:color w:val="000000"/>
          <w:lang w:eastAsia="en-PH"/>
        </w:rPr>
        <w:t xml:space="preserve">, though the previous is not in any way </w:t>
      </w:r>
      <w:r>
        <w:rPr>
          <w:rFonts w:ascii="Georgia" w:eastAsia="Times New Roman" w:hAnsi="Georgia" w:cs="Times New Roman"/>
          <w:color w:val="000000"/>
          <w:lang w:eastAsia="en-PH"/>
        </w:rPr>
        <w:t>affected</w:t>
      </w:r>
      <w:r w:rsidRPr="00616C66">
        <w:rPr>
          <w:rFonts w:ascii="Georgia" w:eastAsia="Times New Roman" w:hAnsi="Georgia" w:cs="Times New Roman"/>
          <w:color w:val="000000"/>
          <w:lang w:eastAsia="en-PH"/>
        </w:rPr>
        <w:t xml:space="preserve"> because</w:t>
      </w:r>
      <w:r>
        <w:rPr>
          <w:rFonts w:ascii="Georgia" w:eastAsia="Times New Roman" w:hAnsi="Georgia" w:cs="Times New Roman"/>
          <w:color w:val="000000"/>
          <w:lang w:eastAsia="en-PH"/>
        </w:rPr>
        <w:t xml:space="preserve"> of</w:t>
      </w:r>
      <w:r w:rsidRPr="00616C66">
        <w:rPr>
          <w:rFonts w:ascii="Georgia" w:eastAsia="Times New Roman" w:hAnsi="Georgia" w:cs="Times New Roman"/>
          <w:color w:val="000000"/>
          <w:lang w:eastAsia="en-PH"/>
        </w:rPr>
        <w:t xml:space="preserve"> early detection of faults help</w:t>
      </w:r>
      <w:r>
        <w:rPr>
          <w:rFonts w:ascii="Georgia" w:eastAsia="Times New Roman" w:hAnsi="Georgia" w:cs="Times New Roman"/>
          <w:color w:val="000000"/>
          <w:lang w:eastAsia="en-PH"/>
        </w:rPr>
        <w:t>ed us</w:t>
      </w:r>
      <w:r w:rsidRPr="00616C66">
        <w:rPr>
          <w:rFonts w:ascii="Georgia" w:eastAsia="Times New Roman" w:hAnsi="Georgia" w:cs="Times New Roman"/>
          <w:color w:val="000000"/>
          <w:lang w:eastAsia="en-PH"/>
        </w:rPr>
        <w:t xml:space="preserve"> make corrections, resulting in high </w:t>
      </w:r>
      <w:r w:rsidR="00D13AA7">
        <w:rPr>
          <w:rFonts w:ascii="Georgia" w:eastAsia="Times New Roman" w:hAnsi="Georgia" w:cs="Times New Roman"/>
          <w:color w:val="000000"/>
          <w:lang w:eastAsia="en-PH"/>
        </w:rPr>
        <w:t>efficiency</w:t>
      </w:r>
      <w:r w:rsidRPr="00616C66">
        <w:rPr>
          <w:rFonts w:ascii="Georgia" w:eastAsia="Times New Roman" w:hAnsi="Georgia" w:cs="Times New Roman"/>
          <w:color w:val="000000"/>
          <w:lang w:eastAsia="en-PH"/>
        </w:rPr>
        <w:t xml:space="preserve"> and software reliability.</w:t>
      </w:r>
    </w:p>
    <w:p w14:paraId="2C10829B" w14:textId="77777777" w:rsidR="00616C66" w:rsidRDefault="00616C66" w:rsidP="00616C66">
      <w:pPr>
        <w:spacing w:after="0" w:line="480" w:lineRule="auto"/>
        <w:ind w:firstLine="810"/>
        <w:jc w:val="both"/>
        <w:rPr>
          <w:del w:id="477" w:author="Jade Raposa" w:date="2024-10-16T23:53:00Z"/>
          <w:rFonts w:ascii="Georgia" w:eastAsia="Times New Roman" w:hAnsi="Georgia" w:cs="Times New Roman"/>
          <w:color w:val="000000"/>
          <w:lang w:eastAsia="en-PH"/>
        </w:rPr>
      </w:pPr>
    </w:p>
    <w:p w14:paraId="41D5527D" w14:textId="479BAEF8" w:rsidR="008F456D" w:rsidRDefault="00982E16">
      <w:pPr>
        <w:spacing w:after="0" w:line="480" w:lineRule="auto"/>
        <w:ind w:firstLine="810"/>
        <w:jc w:val="both"/>
        <w:rPr>
          <w:rFonts w:ascii="Georgia" w:eastAsia="Times New Roman" w:hAnsi="Georgia" w:cs="Times New Roman"/>
          <w:lang w:eastAsia="en-PH"/>
        </w:rPr>
        <w:pPrChange w:id="478" w:author="Jade Raposa" w:date="2024-10-16T23:53:00Z">
          <w:pPr>
            <w:spacing w:after="0" w:line="480" w:lineRule="auto"/>
            <w:ind w:firstLine="720"/>
            <w:jc w:val="both"/>
          </w:pPr>
        </w:pPrChange>
      </w:pPr>
      <w:r>
        <w:rPr>
          <w:rFonts w:ascii="Georgia" w:eastAsia="Times New Roman" w:hAnsi="Georgia" w:cs="Times New Roman"/>
          <w:b/>
          <w:bCs/>
          <w:color w:val="000000"/>
          <w:lang w:eastAsia="en-PH"/>
        </w:rPr>
        <w:t>Deploy</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The deployment phase in Agile involves continuous delivery and integration. Humble and Farley (2010) describe deployment as an automated process that allows teams to release new features quickly and reliably. This approach ensures that the software is always in a deployable state, enabling frequent and incremental releases to users.</w:t>
      </w:r>
    </w:p>
    <w:p w14:paraId="226ABE81" w14:textId="0BEA2C48" w:rsidR="00F24D3F" w:rsidRPr="00E75552" w:rsidRDefault="00F24D3F" w:rsidP="00CA14B5">
      <w:pPr>
        <w:spacing w:line="480" w:lineRule="auto"/>
        <w:ind w:firstLine="720"/>
        <w:jc w:val="both"/>
        <w:rPr>
          <w:rFonts w:ascii="Georgia" w:eastAsia="Times New Roman" w:hAnsi="Georgia" w:cs="Times New Roman"/>
          <w:color w:val="000000"/>
          <w:lang w:eastAsia="en-PH"/>
        </w:rPr>
      </w:pPr>
      <w:r w:rsidRPr="00F24D3F">
        <w:rPr>
          <w:rFonts w:ascii="Georgia" w:eastAsia="Times New Roman" w:hAnsi="Georgia" w:cs="Times New Roman"/>
          <w:color w:val="000000"/>
          <w:lang w:eastAsia="en-PH"/>
        </w:rPr>
        <w:t>We're currently preparing for the deployment phase. This preparation will allow us to provide new features and updates to users more regularly and consistently in the future.</w:t>
      </w:r>
    </w:p>
    <w:p w14:paraId="025E844C" w14:textId="77777777" w:rsidR="008F456D" w:rsidRDefault="002B278F" w:rsidP="00CA14B5">
      <w:pPr>
        <w:spacing w:before="240"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173"/>
        <w:gridCol w:w="2422"/>
        <w:gridCol w:w="2124"/>
        <w:gridCol w:w="3641"/>
      </w:tblGrid>
      <w:tr w:rsidR="008F456D" w14:paraId="7FC60EDD" w14:textId="77777777" w:rsidTr="00F43973">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A2D0708" w14:textId="01574584"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739B0A"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0FC65E" w14:textId="0C129413"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A39E808"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5E32419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Activities</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54CD203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3FDF514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Create a roadmap for the project, prioritize tasks, and adapt to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1E51B87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Project roadmap, prioritized task list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65603295"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Outline core features, gather user feedback, create flexible project roadmap, reassess and adjust plans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3FEE165C"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1CF0314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Collaborate with stakeholders to create user-centric designs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6BE787E6"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Wireframes, prototypes, design documents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108F4B83"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Conduct design sessions with educators and students, create and iterate on wireframes and prototypes based on feedback</w:t>
            </w:r>
          </w:p>
        </w:tc>
      </w:tr>
      <w:tr w:rsidR="008F456D" w14:paraId="12DA8D4F" w14:textId="77777777" w:rsidTr="00C81A6B">
        <w:trPr>
          <w:trHeight w:val="1500"/>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5EE6D661" w:rsidR="008F456D" w:rsidRDefault="0058218F" w:rsidP="00C81A6B">
            <w:pPr>
              <w:spacing w:after="0" w:line="240" w:lineRule="auto"/>
              <w:jc w:val="both"/>
              <w:rPr>
                <w:rFonts w:ascii="Georgia" w:eastAsia="Times New Roman" w:hAnsi="Georgia" w:cs="Times New Roman"/>
                <w:lang w:eastAsia="en-PH"/>
              </w:rPr>
            </w:pPr>
            <w:r w:rsidRPr="0058218F">
              <w:rPr>
                <w:rFonts w:ascii="Georgia" w:eastAsia="Times New Roman" w:hAnsi="Georgia" w:cs="Times New Roman"/>
                <w:color w:val="000000"/>
                <w:lang w:eastAsia="en-PH"/>
              </w:rPr>
              <w:lastRenderedPageBreak/>
              <w:t>Develop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0D0BD0AF"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Deliver working software frequently through iterative cycles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47113B2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Functional increments of the app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FE798B8" w14:textId="5C0E4AA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Implement features in short sprints, use pair programming and TDD, integrate new code continuously, incorporate user feedback</w:t>
            </w: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5D8D152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163A043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Ensure software quality and reliability through continuous testing</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2524A884"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 reports, defect logs</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56AA5AB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Conduct manual testing of new features, verify existing features remain unaffected, identify and correct defects early</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4C1613AE"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Deploy</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35BF47B0"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Prepare for continuous delivery and integration</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6DD76054"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w:t>
            </w:r>
            <w:r w:rsidRPr="00184E8E">
              <w:rPr>
                <w:rFonts w:ascii="Georgia" w:eastAsia="Times New Roman" w:hAnsi="Georgia" w:cs="Times New Roman"/>
                <w:color w:val="000000"/>
                <w:lang w:eastAsia="en-PH"/>
              </w:rPr>
              <w:t>eployment plan</w:t>
            </w:r>
            <w:r w:rsidRPr="00184E8E">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4BACF5A" w14:textId="2ED69087"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w:t>
            </w:r>
            <w:r w:rsidRPr="00184E8E">
              <w:rPr>
                <w:rFonts w:ascii="Georgia" w:eastAsia="Times New Roman" w:hAnsi="Georgia" w:cs="Times New Roman"/>
                <w:color w:val="000000"/>
                <w:lang w:eastAsia="en-PH"/>
              </w:rPr>
              <w:t>repare deployment process, ensure app is in a deployable state for future releases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2B278F">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2B278F">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particular requirements and expectations of students for academic help.</w:t>
      </w:r>
    </w:p>
    <w:p w14:paraId="3CE1E24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order to learn about the difficulties faced by tutors, what they hope to gain from the Mentor-Shift program, and their thoughts on individualized tutoring techniques, faculty members are also interviewed. Their backgrounds in mentoring and teaching will provide insightful information about the viability and efficacy of the suggested program.</w:t>
      </w:r>
    </w:p>
    <w:p w14:paraId="69DB3572"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rsidSect="00513324">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in order to collect data on demographics, preferred learning styles, technological aptitude, and suggestions for </w:t>
      </w:r>
    </w:p>
    <w:p w14:paraId="40B180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2B278F">
      <w:pPr>
        <w:spacing w:after="0" w:line="480" w:lineRule="auto"/>
        <w:jc w:val="both"/>
        <w:rPr>
          <w:del w:id="479" w:author="Jade Raposa" w:date="2024-10-16T23:57:00Z"/>
          <w:rFonts w:ascii="Georgia" w:eastAsia="Times New Roman" w:hAnsi="Georgia" w:cs="Times New Roman"/>
          <w:color w:val="000000"/>
          <w:lang w:eastAsia="en-PH"/>
        </w:rPr>
      </w:pPr>
      <w:ins w:id="480" w:author="Jade Raposa" w:date="2024-10-16T23:57:00Z">
        <w:r>
          <w:rPr>
            <w:rFonts w:ascii="Georgia" w:eastAsia="Times New Roman" w:hAnsi="Georgia" w:cs="Times New Roman"/>
            <w:color w:val="000000"/>
            <w:lang w:eastAsia="en-PH"/>
          </w:rPr>
          <w:br/>
        </w:r>
      </w:ins>
    </w:p>
    <w:p w14:paraId="4773D49A" w14:textId="77777777" w:rsidR="008F456D" w:rsidRDefault="002B278F">
      <w:pPr>
        <w:spacing w:after="0" w:line="480" w:lineRule="auto"/>
        <w:jc w:val="both"/>
        <w:rPr>
          <w:del w:id="481" w:author="Jade Raposa"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2B278F">
      <w:pPr>
        <w:spacing w:before="240" w:after="0" w:line="480" w:lineRule="auto"/>
        <w:rPr>
          <w:rFonts w:ascii="Georgia" w:eastAsia="Times New Roman" w:hAnsi="Georgia" w:cs="Times New Roman"/>
          <w:color w:val="000000"/>
          <w:lang w:eastAsia="en-PH"/>
        </w:rPr>
        <w:pPrChange w:id="482" w:author="Jade Raposa"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7"/>
          <w:headerReference w:type="first" r:id="rId38"/>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2B278F">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Important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2B278F">
      <w:pPr>
        <w:spacing w:after="0" w:line="480" w:lineRule="auto"/>
        <w:jc w:val="both"/>
        <w:rPr>
          <w:rFonts w:ascii="Georgia" w:eastAsia="Times New Roman" w:hAnsi="Georgia" w:cs="Times New Roman"/>
          <w:color w:val="000000"/>
          <w:lang w:eastAsia="en-PH"/>
        </w:rPr>
        <w:sectPr w:rsidR="008F456D">
          <w:headerReference w:type="default" r:id="rId39"/>
          <w:headerReference w:type="first" r:id="rId40"/>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Pr>
          <w:rFonts w:ascii="Georgia" w:eastAsia="Times New Roman" w:hAnsi="Georgia" w:cs="Times New Roman"/>
          <w:color w:val="000000"/>
          <w:lang w:eastAsia="en-PH"/>
        </w:rPr>
        <w:t>At</w:t>
      </w:r>
      <w:proofErr w:type="gramEnd"/>
      <w:r>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Students Interested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41"/>
          <w:headerReference w:type="first" r:id="rId42"/>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Pr>
          <w:rFonts w:ascii="Georgia" w:eastAsia="Times New Roman" w:hAnsi="Georgia" w:cs="Times New Roman"/>
          <w:color w:val="000000"/>
          <w:shd w:val="clear" w:color="auto" w:fill="FFFFFF"/>
          <w:lang w:eastAsia="en-PH"/>
        </w:rPr>
        <w:t>considered,</w:t>
      </w:r>
      <w:proofErr w:type="gramEnd"/>
      <w:r>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Ways Personalized Assistance Can Impact </w:t>
      </w:r>
      <w:proofErr w:type="gramStart"/>
      <w:r>
        <w:rPr>
          <w:rFonts w:ascii="Georgia" w:eastAsia="Times New Roman" w:hAnsi="Georgia" w:cs="Times New Roman"/>
          <w:i/>
          <w:iCs/>
          <w:color w:val="000000"/>
          <w:lang w:eastAsia="en-PH"/>
        </w:rPr>
        <w:t>A</w:t>
      </w:r>
      <w:proofErr w:type="gramEnd"/>
      <w:r>
        <w:rPr>
          <w:rFonts w:ascii="Georgia" w:eastAsia="Times New Roman" w:hAnsi="Georgia" w:cs="Times New Roman"/>
          <w:i/>
          <w:iCs/>
          <w:color w:val="000000"/>
          <w:lang w:eastAsia="en-PH"/>
        </w:rPr>
        <w:t>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All of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Important Skills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3"/>
          <w:headerReference w:type="first" r:id="rId44"/>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All of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2B278F">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Comfortability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Comfortable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26F0B79E" w14:textId="45D35235" w:rsidR="008F456D" w:rsidRDefault="002B278F" w:rsidP="00671127">
      <w:pPr>
        <w:rPr>
          <w:rFonts w:ascii="Georgia" w:eastAsia="Times New Roman" w:hAnsi="Georgia" w:cs="Times New Roman"/>
          <w:color w:val="000000"/>
          <w:lang w:eastAsia="en-PH"/>
        </w:rPr>
      </w:pPr>
      <w:ins w:id="559" w:author="Jade Raposa" w:date="2024-10-17T00:03:00Z">
        <w:r>
          <w:rPr>
            <w:rFonts w:ascii="Georgia" w:eastAsia="Times New Roman" w:hAnsi="Georgia" w:cs="Times New Roman"/>
            <w:b/>
            <w:bCs/>
            <w:color w:val="000000"/>
            <w:lang w:eastAsia="en-PH"/>
          </w:rPr>
          <w:br w:type="page"/>
        </w:r>
      </w:ins>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Belief in Apps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5"/>
          <w:headerReference w:type="first" r:id="rId46"/>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50027FA2" w14:textId="1FFEF790" w:rsidR="008F456D" w:rsidRDefault="002B278F" w:rsidP="007823FC">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582" w:author="Jade Raposa" w:date="2024-10-18T22:52:00Z">
        <w:r>
          <w:rPr>
            <w:rFonts w:ascii="Georgia" w:eastAsia="Times New Roman" w:hAnsi="Georgia" w:cs="Times New Roman"/>
            <w:color w:val="000000"/>
            <w:lang w:eastAsia="en-PH"/>
          </w:rPr>
          <w:delText>all of</w:delText>
        </w:r>
      </w:del>
      <w:ins w:id="583" w:author="Jade Raposa" w:date="2024-10-18T22:52:00Z">
        <w:r>
          <w:rPr>
            <w:rFonts w:ascii="Georgia" w:eastAsia="Times New Roman" w:hAnsi="Georgia" w:cs="Times New Roman"/>
            <w:color w:val="000000"/>
            <w:lang w:eastAsia="en-PH"/>
          </w:rPr>
          <w:t>all of</w:t>
        </w:r>
      </w:ins>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2E36DD3C" w14:textId="1856CBD6" w:rsidR="00E057CA" w:rsidRPr="00E057CA" w:rsidRDefault="00E057CA" w:rsidP="007823FC">
      <w:pPr>
        <w:spacing w:before="240" w:after="0" w:line="480" w:lineRule="auto"/>
        <w:jc w:val="both"/>
        <w:rPr>
          <w:rFonts w:ascii="Georgia" w:eastAsia="Times New Roman" w:hAnsi="Georgia" w:cs="Times New Roman"/>
          <w:b/>
          <w:bCs/>
          <w:color w:val="000000"/>
          <w:lang w:eastAsia="en-PH"/>
        </w:rPr>
      </w:pPr>
      <w:r w:rsidRPr="00E057CA">
        <w:rPr>
          <w:rFonts w:ascii="Georgia" w:eastAsia="Times New Roman" w:hAnsi="Georgia" w:cs="Times New Roman"/>
          <w:b/>
          <w:bCs/>
          <w:color w:val="000000"/>
          <w:lang w:eastAsia="en-PH"/>
        </w:rPr>
        <w:t>THEORETICAL FRAMEWORK</w:t>
      </w:r>
    </w:p>
    <w:p w14:paraId="4C05EE92" w14:textId="7E7E74D3" w:rsidR="008F456D" w:rsidRPr="00E057CA" w:rsidRDefault="002B278F" w:rsidP="007823FC">
      <w:pPr>
        <w:pStyle w:val="Heading2"/>
        <w:spacing w:after="240" w:afterAutospacing="0" w:line="480" w:lineRule="auto"/>
        <w:jc w:val="both"/>
      </w:pPr>
      <w:r>
        <w:rPr>
          <w:color w:val="000000"/>
        </w:rPr>
        <w:t xml:space="preserve">Figure 2.2 </w:t>
      </w:r>
    </w:p>
    <w:p w14:paraId="689234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w:t>
      </w:r>
      <w:proofErr w:type="spellStart"/>
      <w:r>
        <w:rPr>
          <w:rFonts w:ascii="Georgia" w:eastAsia="Times New Roman" w:hAnsi="Georgia" w:cs="Times New Roman"/>
          <w:i/>
          <w:iCs/>
          <w:color w:val="000000"/>
          <w:shd w:val="clear" w:color="auto" w:fill="F8F9FA"/>
          <w:lang w:eastAsia="en-PH"/>
        </w:rPr>
        <w:t>CoI</w:t>
      </w:r>
      <w:proofErr w:type="spellEnd"/>
      <w:r>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2B278F">
      <w:pPr>
        <w:spacing w:after="0" w:line="480" w:lineRule="auto"/>
        <w:jc w:val="center"/>
        <w:rPr>
          <w:rFonts w:ascii="Georgia" w:eastAsia="Times New Roman" w:hAnsi="Georgia" w:cs="Times New Roman"/>
          <w:lang w:eastAsia="en-PH"/>
        </w:rPr>
      </w:pPr>
      <w:commentRangeStart w:id="584"/>
      <w:commentRangeStart w:id="585"/>
      <w:r>
        <w:rPr>
          <w:rFonts w:ascii="Georgia" w:eastAsia="Times New Roman" w:hAnsi="Georgia" w:cs="Times New Roman"/>
          <w:b/>
          <w:bCs/>
          <w:noProof/>
          <w:color w:val="000000"/>
          <w:lang w:eastAsia="en-PH"/>
        </w:rPr>
        <w:drawing>
          <wp:inline distT="0" distB="0" distL="0" distR="0" wp14:anchorId="1B8621EA" wp14:editId="03CFC982">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314700" cy="3181350"/>
                    </a:xfrm>
                    <a:prstGeom prst="rect">
                      <a:avLst/>
                    </a:prstGeom>
                    <a:noFill/>
                    <a:ln>
                      <a:noFill/>
                    </a:ln>
                  </pic:spPr>
                </pic:pic>
              </a:graphicData>
            </a:graphic>
          </wp:inline>
        </w:drawing>
      </w:r>
      <w:commentRangeEnd w:id="584"/>
      <w:r>
        <w:rPr>
          <w:rStyle w:val="CommentReference"/>
        </w:rPr>
        <w:commentReference w:id="584"/>
      </w:r>
      <w:commentRangeEnd w:id="585"/>
      <w:r w:rsidR="00472F1B">
        <w:rPr>
          <w:rStyle w:val="CommentReference"/>
        </w:rPr>
        <w:commentReference w:id="585"/>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7DBBA348"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proposed solution is based on the 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which focuses on three key elements: cognitive presence, social presence, and teaching presence. The </w:t>
      </w:r>
      <w:r>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1F4B1FA8" w14:textId="77777777" w:rsidR="008F456D" w:rsidRDefault="008F456D">
      <w:pPr>
        <w:rPr>
          <w:ins w:id="586" w:author="Jade Raposa" w:date="2024-10-17T00:08:00Z"/>
          <w:rFonts w:ascii="Georgia" w:eastAsia="Times New Roman" w:hAnsi="Georgia" w:cs="Times New Roman"/>
          <w:b/>
          <w:bCs/>
          <w:color w:val="000000"/>
          <w:lang w:eastAsia="en-PH"/>
        </w:rPr>
        <w:sectPr w:rsidR="008F456D">
          <w:headerReference w:type="default" r:id="rId48"/>
          <w:headerReference w:type="first" r:id="rId49"/>
          <w:footerReference w:type="first" r:id="rId50"/>
          <w:pgSz w:w="12240" w:h="15840"/>
          <w:pgMar w:top="1620" w:right="1440" w:bottom="1440" w:left="1440" w:header="708" w:footer="708" w:gutter="0"/>
          <w:pgNumType w:start="1"/>
          <w:cols w:space="708"/>
          <w:titlePg/>
          <w:docGrid w:linePitch="360"/>
        </w:sectPr>
      </w:pPr>
    </w:p>
    <w:p w14:paraId="7CC78C77" w14:textId="77777777" w:rsidR="008F456D" w:rsidRDefault="002B278F">
      <w:pPr>
        <w:rPr>
          <w:rFonts w:ascii="Georgia" w:eastAsia="Times New Roman" w:hAnsi="Georgia" w:cs="Times New Roman"/>
          <w:b/>
          <w:bCs/>
          <w:color w:val="000000"/>
          <w:lang w:eastAsia="en-PH"/>
        </w:rPr>
        <w:pPrChange w:id="592" w:author="Jade Raposa"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4DE1260F">
            <wp:simplePos x="0" y="0"/>
            <wp:positionH relativeFrom="margin">
              <wp:align>center</wp:align>
            </wp:positionH>
            <wp:positionV relativeFrom="paragraph">
              <wp:posOffset>533400</wp:posOffset>
            </wp:positionV>
            <wp:extent cx="5457190" cy="619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457190" cy="6193155"/>
                    </a:xfrm>
                    <a:prstGeom prst="rect">
                      <a:avLst/>
                    </a:prstGeom>
                    <a:noFill/>
                    <a:ln>
                      <a:noFill/>
                    </a:ln>
                  </pic:spPr>
                </pic:pic>
              </a:graphicData>
            </a:graphic>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593" w:author="Jade Raposa" w:date="2024-10-17T00:09:00Z"/>
          <w:rFonts w:ascii="Georgia" w:eastAsia="Times New Roman" w:hAnsi="Georgia" w:cs="Times New Roman"/>
          <w:color w:val="000000"/>
          <w:lang w:eastAsia="en-PH"/>
        </w:rPr>
        <w:sectPr w:rsidR="008F456D">
          <w:headerReference w:type="first" r:id="rId52"/>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598" w:author="Jade Raposa"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78664FE4" w14:textId="77777777" w:rsidR="008F456D" w:rsidRDefault="002B278F">
      <w:pPr>
        <w:spacing w:after="0" w:line="480" w:lineRule="auto"/>
        <w:ind w:firstLine="720"/>
        <w:jc w:val="both"/>
        <w:rPr>
          <w:rFonts w:ascii="Georgia" w:eastAsia="Times New Roman" w:hAnsi="Georgia" w:cs="Times New Roman"/>
          <w:lang w:eastAsia="en-PH"/>
        </w:rPr>
        <w:pPrChange w:id="599" w:author="Jade Raposa" w:date="2024-10-17T00:09:00Z">
          <w:pPr>
            <w:spacing w:before="200" w:after="0" w:line="480" w:lineRule="auto"/>
            <w:ind w:firstLine="720"/>
            <w:jc w:val="both"/>
          </w:pPr>
        </w:pPrChange>
      </w:pPr>
      <w:r>
        <w:rPr>
          <w:rFonts w:ascii="Georgia" w:eastAsia="Times New Roman" w:hAnsi="Georgia" w:cs="Times New Roman"/>
          <w:color w:val="000000"/>
          <w:lang w:eastAsia="en-PH"/>
        </w:rPr>
        <w: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t>
      </w:r>
    </w:p>
    <w:p w14:paraId="0813DF9C"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del w:id="600" w:author="Jade Raposa" w:date="2024-10-17T00:10:00Z">
        <w:r>
          <w:rPr>
            <w:rFonts w:ascii="Georgia" w:eastAsia="Times New Roman" w:hAnsi="Georgia" w:cs="Times New Roman"/>
            <w:color w:val="000000"/>
            <w:lang w:eastAsia="en-PH"/>
          </w:rPr>
          <w:delText>ultimate aim</w:delText>
        </w:r>
      </w:del>
      <w:ins w:id="601" w:author="Jade Raposa" w:date="2024-10-17T00:10:00Z">
        <w:r>
          <w:rPr>
            <w:rFonts w:ascii="Georgia" w:eastAsia="Times New Roman" w:hAnsi="Georgia" w:cs="Times New Roman"/>
            <w:color w:val="000000"/>
            <w:lang w:eastAsia="en-PH"/>
          </w:rPr>
          <w:t>aim</w:t>
        </w:r>
      </w:ins>
      <w:r>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77777777" w:rsidR="008F456D" w:rsidRDefault="008F456D">
      <w:pPr>
        <w:spacing w:after="240" w:line="240" w:lineRule="auto"/>
        <w:rPr>
          <w:rFonts w:ascii="Georgia" w:eastAsia="Times New Roman" w:hAnsi="Georgia" w:cs="Times New Roman"/>
          <w:lang w:eastAsia="en-PH"/>
        </w:rPr>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53"/>
          <w:pgSz w:w="12240" w:h="15840"/>
          <w:pgMar w:top="1440" w:right="1440" w:bottom="1440" w:left="1440" w:header="708" w:footer="708" w:gutter="0"/>
          <w:pgNumType w:start="1"/>
          <w:cols w:space="708"/>
          <w:titlePg/>
          <w:docGrid w:linePitch="360"/>
        </w:sectPr>
      </w:pPr>
    </w:p>
    <w:p w14:paraId="2D2EB33B" w14:textId="77777777" w:rsidR="008F456D" w:rsidRDefault="002B278F">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RDefault="002B278F">
      <w:pPr>
        <w:spacing w:after="0" w:line="480" w:lineRule="auto"/>
        <w:rPr>
          <w:rFonts w:ascii="Georgia" w:eastAsia="Times New Roman" w:hAnsi="Georgia" w:cs="Times New Roman"/>
          <w:i/>
          <w:iCs/>
          <w:lang w:eastAsia="en-PH"/>
        </w:rPr>
      </w:pPr>
      <w:commentRangeStart w:id="604"/>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60C4D49A">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890260" cy="5067300"/>
                    </a:xfrm>
                    <a:prstGeom prst="rect">
                      <a:avLst/>
                    </a:prstGeom>
                    <a:noFill/>
                    <a:ln>
                      <a:noFill/>
                    </a:ln>
                  </pic:spPr>
                </pic:pic>
              </a:graphicData>
            </a:graphic>
          </wp:anchor>
        </w:drawing>
      </w:r>
      <w:commentRangeEnd w:id="604"/>
      <w:r>
        <w:rPr>
          <w:rStyle w:val="CommentReference"/>
        </w:rPr>
        <w:commentReference w:id="604"/>
      </w:r>
      <w:r>
        <w:rPr>
          <w:rFonts w:ascii="Georgia" w:eastAsia="Times New Roman" w:hAnsi="Georgia" w:cs="Times New Roman"/>
          <w:i/>
          <w:iCs/>
          <w:color w:val="000000"/>
          <w:lang w:eastAsia="en-PH"/>
        </w:rPr>
        <w:t>Flowchart of the Manual Process</w:t>
      </w:r>
    </w:p>
    <w:p w14:paraId="2B32A4BF" w14:textId="77777777" w:rsidR="008F456D" w:rsidRDefault="008F456D">
      <w:pPr>
        <w:spacing w:after="0" w:line="480" w:lineRule="auto"/>
        <w:jc w:val="center"/>
        <w:rPr>
          <w:rFonts w:ascii="Georgia" w:eastAsia="Times New Roman" w:hAnsi="Georgia" w:cs="Times New Roman"/>
          <w:lang w:eastAsia="en-PH"/>
        </w:rPr>
      </w:pPr>
    </w:p>
    <w:p w14:paraId="2995C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24A90A35" w14:textId="77777777" w:rsidR="008F456D" w:rsidRDefault="002B278F">
      <w:pPr>
        <w:spacing w:after="0" w:line="480" w:lineRule="auto"/>
        <w:ind w:firstLine="720"/>
        <w:jc w:val="both"/>
        <w:rPr>
          <w:rFonts w:ascii="Georgia" w:eastAsia="Times New Roman" w:hAnsi="Georgia" w:cs="Times New Roman"/>
          <w:b/>
          <w:bCs/>
          <w:color w:val="000000"/>
          <w:lang w:eastAsia="en-PH"/>
        </w:rPr>
        <w:sectPr w:rsidR="008F456D">
          <w:headerReference w:type="default" r:id="rId55"/>
          <w:headerReference w:type="first" r:id="rId56"/>
          <w:footerReference w:type="first" r:id="rId57"/>
          <w:pgSz w:w="12240" w:h="15840"/>
          <w:pgMar w:top="1620" w:right="1440" w:bottom="1440" w:left="1440" w:header="708" w:footer="708" w:gutter="0"/>
          <w:pgNumType w:start="1"/>
          <w:cols w:space="708"/>
          <w:titlePg/>
          <w:docGrid w:linePitch="360"/>
        </w:sectPr>
      </w:pPr>
      <w:r>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2B278F">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77777777" w:rsidR="008F456D" w:rsidRDefault="002B278F">
      <w:pPr>
        <w:spacing w:before="200"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0E2AEE49" w14:textId="524E90FC" w:rsidR="008F456D" w:rsidRDefault="002B278F" w:rsidP="003D64C6">
      <w:pPr>
        <w:spacing w:line="480" w:lineRule="auto"/>
        <w:jc w:val="both"/>
        <w:rPr>
          <w:rFonts w:ascii="Georgia" w:eastAsia="Times New Roman" w:hAnsi="Georgia" w:cs="Times New Roman"/>
          <w:color w:val="0D0D0D"/>
          <w:shd w:val="clear" w:color="auto" w:fill="FFFFFF"/>
          <w:lang w:eastAsia="en-PH"/>
        </w:rPr>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673528D8"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2B278F">
      <w:pPr>
        <w:spacing w:after="0" w:line="480" w:lineRule="auto"/>
        <w:jc w:val="both"/>
        <w:rPr>
          <w:rFonts w:ascii="Georgia" w:eastAsia="Times New Roman" w:hAnsi="Georgia" w:cs="Times New Roman"/>
          <w:i/>
          <w:iCs/>
          <w:lang w:eastAsia="en-PH"/>
        </w:rPr>
      </w:pPr>
      <w:commentRangeStart w:id="617"/>
      <w:r>
        <w:rPr>
          <w:rFonts w:ascii="Georgia" w:eastAsia="Times New Roman" w:hAnsi="Georgia" w:cs="Times New Roman"/>
          <w:i/>
          <w:iCs/>
          <w:color w:val="000000"/>
          <w:lang w:eastAsia="en-PH"/>
        </w:rPr>
        <w:t>Use-Case Diagram</w:t>
      </w:r>
    </w:p>
    <w:p w14:paraId="06E21C79" w14:textId="7645E895" w:rsidR="008F456D" w:rsidRDefault="000208B1">
      <w:pPr>
        <w:spacing w:after="0" w:line="480" w:lineRule="auto"/>
        <w:jc w:val="center"/>
        <w:rPr>
          <w:rFonts w:ascii="Georgia" w:eastAsia="Times New Roman" w:hAnsi="Georgia" w:cs="Times New Roman"/>
          <w:lang w:eastAsia="en-PH"/>
        </w:rPr>
      </w:pPr>
      <w:r>
        <w:rPr>
          <w:rFonts w:ascii="Georgia" w:eastAsia="Times New Roman" w:hAnsi="Georgia" w:cs="Times New Roman"/>
          <w:noProof/>
          <w:lang w:eastAsia="en-PH"/>
        </w:rPr>
        <w:drawing>
          <wp:inline distT="0" distB="0" distL="0" distR="0" wp14:anchorId="72F88D58" wp14:editId="1C7BA121">
            <wp:extent cx="5943600" cy="4585970"/>
            <wp:effectExtent l="0" t="0" r="0" b="5080"/>
            <wp:docPr id="719238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8494" name="Picture 71923849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4585970"/>
                    </a:xfrm>
                    <a:prstGeom prst="rect">
                      <a:avLst/>
                    </a:prstGeom>
                  </pic:spPr>
                </pic:pic>
              </a:graphicData>
            </a:graphic>
          </wp:inline>
        </w:drawing>
      </w:r>
    </w:p>
    <w:p w14:paraId="3467D567" w14:textId="5F1A41BC" w:rsidR="00477080" w:rsidRPr="00477080"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r w:rsidR="00477080" w:rsidRPr="00477080">
        <w:rPr>
          <w:rFonts w:ascii="Georgia" w:eastAsia="Times New Roman" w:hAnsi="Georgia" w:cs="Times New Roman"/>
          <w:color w:val="000000"/>
          <w:lang w:eastAsia="en-PH"/>
        </w:rPr>
        <w:t xml:space="preserve">The use-case diagram for the Mentor-Shift app features two primary user types: Learner and Educator. Learners can search for subjects or courses and request mentorship, with educators having the final say to accept or decline these requests. Learners can manage their profiles by setting a profile picture and changing their password, view enrolled subjects, and access study materials and activities posted by their educators. They can also message educators, download </w:t>
      </w:r>
      <w:r w:rsidR="00477080" w:rsidRPr="00477080">
        <w:rPr>
          <w:rFonts w:ascii="Georgia" w:eastAsia="Times New Roman" w:hAnsi="Georgia" w:cs="Times New Roman"/>
          <w:color w:val="000000"/>
          <w:lang w:eastAsia="en-PH"/>
        </w:rPr>
        <w:lastRenderedPageBreak/>
        <w:t>certificates once uploaded, and check their reports and progress, which are defined by the educator.</w:t>
      </w:r>
    </w:p>
    <w:p w14:paraId="0D58B13A" w14:textId="149FCFAE" w:rsidR="00477080" w:rsidRDefault="00477080" w:rsidP="00477080">
      <w:pPr>
        <w:spacing w:line="480" w:lineRule="auto"/>
        <w:ind w:firstLine="720"/>
        <w:jc w:val="both"/>
        <w:rPr>
          <w:rFonts w:ascii="Georgia" w:eastAsia="Times New Roman" w:hAnsi="Georgia" w:cs="Times New Roman"/>
          <w:color w:val="000000"/>
          <w:lang w:eastAsia="en-PH"/>
        </w:rPr>
        <w:sectPr w:rsidR="00477080">
          <w:headerReference w:type="default" r:id="rId60"/>
          <w:headerReference w:type="first" r:id="rId61"/>
          <w:pgSz w:w="12240" w:h="15840"/>
          <w:pgMar w:top="1620" w:right="1440" w:bottom="1440" w:left="1440" w:header="708" w:footer="708" w:gutter="0"/>
          <w:pgNumType w:start="1"/>
          <w:cols w:space="708"/>
          <w:titlePg/>
          <w:docGrid w:linePitch="360"/>
        </w:sectPr>
      </w:pPr>
      <w:r w:rsidRPr="00477080">
        <w:rPr>
          <w:rFonts w:ascii="Georgia" w:eastAsia="Times New Roman" w:hAnsi="Georgia" w:cs="Times New Roman"/>
          <w:color w:val="000000"/>
          <w:lang w:eastAsia="en-PH"/>
        </w:rPr>
        <w:t xml:space="preserve">Educators can review and either accept or decline mentorship requests from learners, manage their profiles, add new courses or subjects, and post relevant study materials and activities. They can also communicate with learners through messaging, upload certificates for completed tasks, and input and update reports and progress for each learner. </w:t>
      </w:r>
    </w:p>
    <w:p w14:paraId="011FB0D0" w14:textId="0E72A46A" w:rsidR="008F456D"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3.4</w:t>
      </w:r>
      <w:r>
        <w:rPr>
          <w:rFonts w:ascii="Georgia" w:eastAsia="Times New Roman" w:hAnsi="Georgia" w:cs="Times New Roman"/>
          <w:color w:val="000000"/>
          <w:lang w:eastAsia="en-PH"/>
        </w:rPr>
        <w:t xml:space="preserve"> </w:t>
      </w:r>
    </w:p>
    <w:p w14:paraId="209047F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b/>
          <w:bCs/>
          <w:noProof/>
          <w:color w:val="000000"/>
          <w:lang w:eastAsia="en-PH"/>
        </w:rPr>
        <w:drawing>
          <wp:anchor distT="0" distB="0" distL="114300" distR="114300" simplePos="0" relativeHeight="251665408" behindDoc="0" locked="0" layoutInCell="1" allowOverlap="1" wp14:anchorId="3E517D3B" wp14:editId="63F0806C">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anchor>
        </w:drawing>
      </w:r>
      <w:r>
        <w:rPr>
          <w:rFonts w:ascii="Georgia" w:eastAsia="Times New Roman" w:hAnsi="Georgia" w:cs="Times New Roman"/>
          <w:i/>
          <w:iCs/>
          <w:color w:val="000000"/>
          <w:lang w:eastAsia="en-PH"/>
        </w:rPr>
        <w:t>Sequence Diagram</w:t>
      </w:r>
      <w:commentRangeEnd w:id="617"/>
      <w:r>
        <w:rPr>
          <w:rStyle w:val="CommentReference"/>
        </w:rPr>
        <w:commentReference w:id="617"/>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77777777" w:rsidR="008F456D" w:rsidRDefault="002B278F">
      <w:pPr>
        <w:spacing w:after="0" w:line="480" w:lineRule="auto"/>
        <w:ind w:firstLine="720"/>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156AA87A" w14:textId="77777777" w:rsidR="008F456D" w:rsidRDefault="008F456D">
      <w:pPr>
        <w:spacing w:after="0" w:line="480" w:lineRule="auto"/>
        <w:rPr>
          <w:rFonts w:ascii="Georgia" w:eastAsia="Times New Roman" w:hAnsi="Georgia" w:cs="Times New Roman"/>
          <w:b/>
          <w:bCs/>
          <w:color w:val="000000"/>
          <w:lang w:eastAsia="en-PH"/>
        </w:rPr>
        <w:sectPr w:rsidR="008F456D">
          <w:pgSz w:w="12240" w:h="15840"/>
          <w:pgMar w:top="1620" w:right="1440" w:bottom="1440" w:left="1440" w:header="708" w:footer="708" w:gutter="0"/>
          <w:pgNumType w:start="1"/>
          <w:cols w:space="708"/>
          <w:titlePg/>
          <w:docGrid w:linePitch="360"/>
        </w:sectPr>
      </w:pPr>
    </w:p>
    <w:p w14:paraId="4418361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3.5</w:t>
      </w:r>
      <w:r>
        <w:rPr>
          <w:rFonts w:ascii="Georgia" w:eastAsia="Times New Roman" w:hAnsi="Georgia" w:cs="Times New Roman"/>
          <w:color w:val="000000"/>
          <w:lang w:eastAsia="en-PH"/>
        </w:rPr>
        <w:t xml:space="preserve"> </w:t>
      </w:r>
    </w:p>
    <w:p w14:paraId="5572FCD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2B278F">
      <w:pPr>
        <w:spacing w:before="200" w:after="0" w:line="480" w:lineRule="auto"/>
        <w:jc w:val="center"/>
        <w:rPr>
          <w:rFonts w:ascii="Georgia" w:eastAsia="Times New Roman" w:hAnsi="Georgia" w:cs="Times New Roman"/>
          <w:lang w:eastAsia="en-PH"/>
        </w:rPr>
      </w:pPr>
      <w:commentRangeStart w:id="630"/>
      <w:r>
        <w:rPr>
          <w:rFonts w:ascii="Georgia" w:eastAsia="Times New Roman" w:hAnsi="Georgia" w:cs="Times New Roman"/>
          <w:noProof/>
          <w:lang w:eastAsia="en-PH"/>
        </w:rPr>
        <w:drawing>
          <wp:inline distT="0" distB="0" distL="0" distR="0" wp14:anchorId="045A82EB" wp14:editId="1F5D115E">
            <wp:extent cx="5942965"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630"/>
      <w:r>
        <w:rPr>
          <w:rStyle w:val="CommentReference"/>
        </w:rPr>
        <w:commentReference w:id="630"/>
      </w:r>
    </w:p>
    <w:p w14:paraId="2A835725" w14:textId="77777777" w:rsidR="008F456D" w:rsidRDefault="008F456D">
      <w:pPr>
        <w:spacing w:after="0" w:line="240" w:lineRule="auto"/>
        <w:rPr>
          <w:rFonts w:ascii="Georgia" w:eastAsia="Times New Roman" w:hAnsi="Georgia" w:cs="Times New Roman"/>
          <w:lang w:eastAsia="en-PH"/>
        </w:rPr>
      </w:pPr>
    </w:p>
    <w:p w14:paraId="6A8699B3" w14:textId="77777777" w:rsidR="008F456D" w:rsidRDefault="002B278F">
      <w:pPr>
        <w:spacing w:after="200" w:line="480" w:lineRule="auto"/>
        <w:jc w:val="both"/>
        <w:rPr>
          <w:del w:id="631" w:author="Jade Raposa"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tab/>
        <w:t>The class diagram depicts the 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8F456D" w:rsidRDefault="008F456D">
      <w:pPr>
        <w:spacing w:after="200" w:line="480" w:lineRule="auto"/>
        <w:jc w:val="both"/>
        <w:rPr>
          <w:rFonts w:ascii="Georgia" w:eastAsia="Times New Roman" w:hAnsi="Georgia" w:cs="Times New Roman"/>
          <w:b/>
          <w:bCs/>
          <w:color w:val="000000"/>
          <w:lang w:eastAsia="en-PH"/>
        </w:rPr>
        <w:pPrChange w:id="632" w:author="Jade Raposa" w:date="2024-10-17T00:14:00Z">
          <w:pPr>
            <w:spacing w:after="0" w:line="480" w:lineRule="auto"/>
            <w:jc w:val="both"/>
          </w:pPr>
        </w:pPrChange>
      </w:pPr>
    </w:p>
    <w:p w14:paraId="48C360A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DATABASE DESIGN</w:t>
      </w:r>
    </w:p>
    <w:p w14:paraId="0A601E2C"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birthday, and </w:t>
      </w:r>
      <w:proofErr w:type="spellStart"/>
      <w:r>
        <w:rPr>
          <w:rFonts w:ascii="Georgia" w:eastAsia="Times New Roman" w:hAnsi="Georgia" w:cs="Times New Roman"/>
          <w:lang w:eastAsia="en-PH"/>
        </w:rPr>
        <w:t>yearlvl</w:t>
      </w:r>
      <w:proofErr w:type="spellEnd"/>
      <w:r>
        <w:rPr>
          <w:rFonts w:ascii="Georgia" w:eastAsia="Times New Roman" w:hAnsi="Georgia" w:cs="Times New Roman"/>
          <w:lang w:eastAsia="en-PH"/>
        </w:rPr>
        <w:t xml:space="preserve"> to track personal and academic details.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3.2 </w:t>
      </w:r>
    </w:p>
    <w:p w14:paraId="0BD95FD8"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77777777" w:rsidR="008F456D" w:rsidRDefault="008F456D">
      <w:pPr>
        <w:spacing w:after="0" w:line="480" w:lineRule="auto"/>
        <w:ind w:firstLine="720"/>
        <w:jc w:val="both"/>
        <w:rPr>
          <w:rFonts w:ascii="Georgia" w:eastAsia="Times New Roman" w:hAnsi="Georgia" w:cs="Times New Roman"/>
          <w:lang w:eastAsia="en-PH"/>
        </w:rPr>
        <w:sectPr w:rsidR="008F456D">
          <w:headerReference w:type="default" r:id="rId64"/>
          <w:headerReference w:type="first" r:id="rId65"/>
          <w:pgSz w:w="12240" w:h="15840"/>
          <w:pgMar w:top="1440" w:right="1440" w:bottom="1440" w:left="1440" w:header="708" w:footer="708" w:gutter="0"/>
          <w:pgNumType w:start="1"/>
          <w:cols w:space="708"/>
          <w:titlePg/>
          <w:docGrid w:linePitch="360"/>
        </w:sectPr>
      </w:pPr>
    </w:p>
    <w:p w14:paraId="408DA218"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and birthday for personal and demographic information.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Pr>
          <w:rFonts w:ascii="Georgia" w:eastAsia="Times New Roman" w:hAnsi="Georgia" w:cs="Times New Roman"/>
          <w:lang w:eastAsia="en-PH"/>
        </w:rPr>
        <w:br/>
      </w:r>
    </w:p>
    <w:p w14:paraId="5C9A3E6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3.3 </w:t>
      </w:r>
    </w:p>
    <w:p w14:paraId="0762227C"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2B278F">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777777" w:rsidR="008F456D" w:rsidRDefault="002B278F">
      <w:pPr>
        <w:spacing w:after="0" w:line="480" w:lineRule="auto"/>
        <w:ind w:firstLine="720"/>
        <w:jc w:val="both"/>
        <w:rPr>
          <w:rFonts w:ascii="Georgia" w:eastAsia="Times New Roman" w:hAnsi="Georgia" w:cs="Times New Roman"/>
          <w:color w:val="4472C4" w:themeColor="accent1"/>
          <w:lang w:eastAsia="en-PH"/>
        </w:rPr>
      </w:pPr>
      <w:r>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3.4 </w:t>
      </w:r>
    </w:p>
    <w:p w14:paraId="2E76A97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2B278F">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32A63EC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3.5 </w:t>
      </w:r>
    </w:p>
    <w:p w14:paraId="67877CA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2B278F">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flinks</w:t>
            </w:r>
            <w:proofErr w:type="spellEnd"/>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Pr>
          <w:rFonts w:ascii="Georgia" w:eastAsia="Times New Roman" w:hAnsi="Georgia" w:cs="Times New Roman"/>
          <w:lang w:eastAsia="en-PH"/>
        </w:rPr>
        <w:t>flinks</w:t>
      </w:r>
      <w:proofErr w:type="spellEnd"/>
      <w:r>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77777777" w:rsidR="008F456D" w:rsidRDefault="008F456D">
      <w:pPr>
        <w:spacing w:after="0" w:line="240" w:lineRule="auto"/>
        <w:jc w:val="both"/>
        <w:rPr>
          <w:rFonts w:ascii="Georgia" w:eastAsia="Times New Roman" w:hAnsi="Georgia" w:cs="Times New Roman"/>
          <w:color w:val="4472C4" w:themeColor="accent1"/>
          <w:lang w:eastAsia="en-PH"/>
        </w:rPr>
      </w:pPr>
    </w:p>
    <w:p w14:paraId="08AD988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3.6 </w:t>
      </w:r>
    </w:p>
    <w:p w14:paraId="49467B2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77777777" w:rsidR="008F456D" w:rsidRDefault="008F456D">
      <w:pPr>
        <w:spacing w:after="0" w:line="480" w:lineRule="auto"/>
        <w:ind w:firstLine="720"/>
        <w:rPr>
          <w:rFonts w:ascii="Georgia" w:eastAsia="Times New Roman" w:hAnsi="Georgia" w:cs="Times New Roman"/>
          <w:lang w:eastAsia="en-PH"/>
        </w:rPr>
        <w:sectPr w:rsidR="008F456D">
          <w:headerReference w:type="default" r:id="rId66"/>
          <w:headerReference w:type="first" r:id="rId67"/>
          <w:pgSz w:w="12240" w:h="15840"/>
          <w:pgMar w:top="1620" w:right="1440" w:bottom="1440" w:left="1440" w:header="708" w:footer="708" w:gutter="0"/>
          <w:pgNumType w:start="1"/>
          <w:cols w:space="708"/>
          <w:titlePg/>
          <w:docGrid w:linePitch="360"/>
        </w:sectPr>
      </w:pPr>
    </w:p>
    <w:p w14:paraId="74980E6A"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pPr>
        <w:spacing w:after="0" w:line="480" w:lineRule="auto"/>
        <w:rPr>
          <w:rFonts w:ascii="Georgia" w:eastAsia="Times New Roman" w:hAnsi="Georgia" w:cs="Times New Roman"/>
          <w:color w:val="4472C4" w:themeColor="accent1"/>
          <w:lang w:eastAsia="en-PH"/>
        </w:rPr>
      </w:pPr>
    </w:p>
    <w:p w14:paraId="779D442C"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3.7</w:t>
      </w:r>
    </w:p>
    <w:p w14:paraId="5AA5ED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subjectId</w:t>
            </w:r>
            <w:proofErr w:type="spellEnd"/>
          </w:p>
        </w:tc>
        <w:tc>
          <w:tcPr>
            <w:tcW w:w="1106" w:type="dxa"/>
            <w:shd w:val="clear" w:color="auto" w:fill="auto"/>
            <w:tcMar>
              <w:top w:w="100" w:type="dxa"/>
              <w:left w:w="100" w:type="dxa"/>
              <w:bottom w:w="100" w:type="dxa"/>
              <w:right w:w="100" w:type="dxa"/>
            </w:tcMar>
          </w:tcPr>
          <w:p w14:paraId="25CB0DF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2B278F">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2B278F">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Pr>
          <w:rFonts w:ascii="Georgia" w:eastAsia="Times New Roman" w:hAnsi="Georgia" w:cs="Times New Roman"/>
          <w:lang w:eastAsia="en-PH"/>
        </w:rPr>
        <w:t>studentName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subjectId</w:t>
      </w:r>
      <w:proofErr w:type="spellEnd"/>
      <w:r>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8F456D" w:rsidRDefault="008F456D">
      <w:pPr>
        <w:spacing w:after="0" w:line="480" w:lineRule="auto"/>
        <w:rPr>
          <w:rFonts w:ascii="Georgia" w:eastAsia="Times New Roman" w:hAnsi="Georgia" w:cs="Times New Roman"/>
          <w:b/>
          <w:bCs/>
          <w:color w:val="000000"/>
          <w:lang w:eastAsia="en-PH"/>
        </w:rPr>
      </w:pPr>
    </w:p>
    <w:p w14:paraId="503BF740" w14:textId="77777777" w:rsidR="008F456D" w:rsidRDefault="008F456D">
      <w:pPr>
        <w:spacing w:after="0" w:line="480" w:lineRule="auto"/>
        <w:rPr>
          <w:rFonts w:ascii="Georgia" w:eastAsia="Times New Roman" w:hAnsi="Georgia" w:cs="Times New Roman"/>
          <w:b/>
          <w:bCs/>
          <w:color w:val="000000"/>
          <w:lang w:eastAsia="en-PH"/>
        </w:rPr>
      </w:pPr>
    </w:p>
    <w:p w14:paraId="54A6BD71" w14:textId="77777777" w:rsidR="008F456D" w:rsidRDefault="008F456D">
      <w:pPr>
        <w:spacing w:after="0" w:line="480" w:lineRule="auto"/>
        <w:rPr>
          <w:rFonts w:ascii="Georgia" w:eastAsia="Times New Roman" w:hAnsi="Georgia" w:cs="Times New Roman"/>
          <w:b/>
          <w:bCs/>
          <w:color w:val="000000"/>
          <w:lang w:eastAsia="en-PH"/>
        </w:rPr>
      </w:pPr>
    </w:p>
    <w:p w14:paraId="7338541A" w14:textId="77777777" w:rsidR="008F456D" w:rsidRDefault="008F456D">
      <w:pPr>
        <w:spacing w:after="0" w:line="480" w:lineRule="auto"/>
        <w:rPr>
          <w:rFonts w:ascii="Georgia" w:eastAsia="Times New Roman" w:hAnsi="Georgia" w:cs="Times New Roman"/>
          <w:b/>
          <w:bCs/>
          <w:color w:val="000000"/>
          <w:lang w:eastAsia="en-PH"/>
        </w:rPr>
      </w:pPr>
    </w:p>
    <w:p w14:paraId="2A59E481" w14:textId="77777777" w:rsidR="008F456D" w:rsidRDefault="008F456D">
      <w:pPr>
        <w:spacing w:after="0" w:line="480" w:lineRule="auto"/>
        <w:rPr>
          <w:rFonts w:ascii="Georgia" w:eastAsia="Times New Roman" w:hAnsi="Georgia" w:cs="Times New Roman"/>
          <w:b/>
          <w:bCs/>
          <w:color w:val="000000"/>
          <w:lang w:eastAsia="en-PH"/>
        </w:rPr>
      </w:pPr>
    </w:p>
    <w:p w14:paraId="3970680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Table 3.8</w:t>
      </w:r>
    </w:p>
    <w:p w14:paraId="7C81D3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2A3FD8D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3.9</w:t>
      </w:r>
    </w:p>
    <w:p w14:paraId="400C71A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2B278F">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2B278F">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2B278F">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77777777" w:rsidR="008F456D" w:rsidRDefault="002B278F">
      <w:pPr>
        <w:spacing w:after="0" w:line="480" w:lineRule="auto"/>
        <w:ind w:firstLine="720"/>
        <w:rPr>
          <w:rFonts w:ascii="Georgia" w:eastAsia="Times New Roman" w:hAnsi="Georgia" w:cs="Times New Roman"/>
          <w:lang w:eastAsia="en-PH"/>
        </w:rPr>
        <w:sectPr w:rsidR="008F456D">
          <w:headerReference w:type="default" r:id="rId68"/>
          <w:headerReference w:type="first" r:id="rId69"/>
          <w:pgSz w:w="12240" w:h="15840"/>
          <w:pgMar w:top="1530" w:right="1440" w:bottom="1440" w:left="1440" w:header="708" w:footer="708" w:gutter="0"/>
          <w:pgNumType w:start="1"/>
          <w:cols w:space="708"/>
          <w:titlePg/>
          <w:docGrid w:linePitch="360"/>
        </w:sectPr>
      </w:pPr>
      <w:r>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8F456D" w:rsidRDefault="008F456D">
      <w:pPr>
        <w:spacing w:after="0" w:line="480" w:lineRule="auto"/>
        <w:rPr>
          <w:rFonts w:ascii="Georgia" w:eastAsia="Times New Roman" w:hAnsi="Georgia" w:cs="Times New Roman"/>
          <w:color w:val="4472C4" w:themeColor="accent1"/>
          <w:lang w:eastAsia="en-PH"/>
        </w:rPr>
      </w:pPr>
    </w:p>
    <w:p w14:paraId="3CB4FBC4"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3.10</w:t>
      </w:r>
    </w:p>
    <w:p w14:paraId="121C0E6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2B278F">
            <w:pPr>
              <w:widowControl w:val="0"/>
              <w:spacing w:line="240" w:lineRule="auto"/>
              <w:rPr>
                <w:rFonts w:ascii="Georgia" w:eastAsia="Georgia" w:hAnsi="Georgia" w:cs="Georgia"/>
              </w:rPr>
            </w:pPr>
            <w:del w:id="671" w:author="Jade Raposa" w:date="2024-10-16T22:47:00Z">
              <w:r>
                <w:rPr>
                  <w:rFonts w:ascii="Georgia" w:eastAsia="Georgia" w:hAnsi="Georgia" w:cs="Georgia"/>
                </w:rPr>
                <w:delText>quiz_title</w:delText>
              </w:r>
            </w:del>
            <w:ins w:id="672" w:author="Jade Raposa" w:date="2024-10-16T22:47:00Z">
              <w:r>
                <w:rPr>
                  <w:rFonts w:ascii="Georgia" w:eastAsia="Georgia" w:hAnsi="Georgia" w:cs="Georgia"/>
                </w:rPr>
                <w:t>quiz</w:t>
              </w:r>
            </w:ins>
            <w:ins w:id="673" w:author="Jade Raposa" w:date="2024-10-16T22:48:00Z">
              <w:r>
                <w:rPr>
                  <w:rFonts w:ascii="Georgia" w:eastAsia="Georgia" w:hAnsi="Georgia" w:cs="Georgia"/>
                </w:rPr>
                <w:t>-</w:t>
              </w:r>
            </w:ins>
            <w:ins w:id="674" w:author="Jade Raposa"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2B278F">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2B278F">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675" w:author="Jade Raposa" w:date="2024-10-16T22:47:00Z">
        <w:r>
          <w:rPr>
            <w:rFonts w:ascii="Georgia" w:eastAsia="Times New Roman" w:hAnsi="Georgia" w:cs="Times New Roman"/>
            <w:lang w:eastAsia="en-PH"/>
          </w:rPr>
          <w:delText>quiz_title</w:delText>
        </w:r>
      </w:del>
      <w:ins w:id="676" w:author="Jade Raposa"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2B278F">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2B278F">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2B278F">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2B278F">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w:t>
            </w:r>
            <w:proofErr w:type="spellStart"/>
            <w:r>
              <w:rPr>
                <w:rFonts w:ascii="Georgia" w:eastAsia="Times New Roman" w:hAnsi="Georgia" w:cs="Times New Roman"/>
                <w:color w:val="000000"/>
                <w:lang w:eastAsia="en-PH"/>
              </w:rPr>
              <w:t>mbps</w:t>
            </w:r>
            <w:proofErr w:type="spellEnd"/>
            <w:r>
              <w:rPr>
                <w:rFonts w:ascii="Georgia" w:eastAsia="Times New Roman" w:hAnsi="Georgia" w:cs="Times New Roman"/>
                <w:color w:val="000000"/>
                <w:lang w:eastAsia="en-PH"/>
              </w:rPr>
              <w:t>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2565B9FB"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default" r:id="rId70"/>
          <w:headerReference w:type="first" r:id="rId71"/>
          <w:pgSz w:w="12240" w:h="15840"/>
          <w:pgMar w:top="1620" w:right="1440" w:bottom="1440" w:left="1440" w:header="708" w:footer="708" w:gutter="0"/>
          <w:pgNumType w:start="1"/>
          <w:cols w:space="708"/>
          <w:titlePg/>
          <w:docGrid w:linePitch="360"/>
        </w:sectPr>
      </w:pPr>
    </w:p>
    <w:p w14:paraId="001BBEF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pPr>
        <w:spacing w:after="0" w:line="480" w:lineRule="auto"/>
        <w:rPr>
          <w:rFonts w:ascii="Georgia" w:eastAsia="Times New Roman" w:hAnsi="Georgia" w:cs="Times New Roman"/>
          <w:b/>
          <w:bCs/>
          <w:color w:val="000000"/>
          <w:lang w:eastAsia="en-PH"/>
        </w:rPr>
      </w:pPr>
    </w:p>
    <w:p w14:paraId="5DF4F14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2B278F">
      <w:pPr>
        <w:spacing w:after="0" w:line="24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2"/>
          <w:headerReference w:type="first" r:id="rId73"/>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6FAF6019"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3.14</w:t>
      </w:r>
    </w:p>
    <w:p w14:paraId="62254893" w14:textId="77777777" w:rsidR="008F456D" w:rsidRDefault="002B278F">
      <w:pPr>
        <w:spacing w:after="0" w:line="24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8F456D" w14:paraId="1B9C80EB"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40CA72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47585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5E0A7B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33E5B2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4"/>
          <w:headerReference w:type="first" r:id="rId75"/>
          <w:footerReference w:type="first" r:id="rId76"/>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8F456D" w14:paraId="6A2E332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960F7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811D1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2B278F">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EFEE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2EDCC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w:t>
            </w:r>
          </w:p>
          <w:p w14:paraId="598AF675"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food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70EB2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FA6C5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which includes application hosting for four months. Operational expenses are estimated at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 covering printing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transportation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and food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3.16 </w:t>
      </w:r>
    </w:p>
    <w:p w14:paraId="5AE30D6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49A966D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3.17</w:t>
      </w:r>
      <w:r>
        <w:rPr>
          <w:rFonts w:ascii="Georgia" w:eastAsia="Times New Roman" w:hAnsi="Georgia" w:cs="Times New Roman"/>
          <w:color w:val="000000"/>
          <w:lang w:eastAsia="en-PH"/>
        </w:rPr>
        <w:t xml:space="preserve"> </w:t>
      </w:r>
    </w:p>
    <w:p w14:paraId="541F7277"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8F456D" w14:paraId="6129BC5C" w14:textId="77777777">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557726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71D614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D2A0BC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112B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721A7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77777777" w:rsidR="008F456D" w:rsidRDefault="008F456D">
      <w:pPr>
        <w:spacing w:after="0" w:line="240" w:lineRule="auto"/>
        <w:rPr>
          <w:rFonts w:ascii="Georgia" w:eastAsia="Times New Roman" w:hAnsi="Georgia" w:cs="Times New Roman"/>
          <w:lang w:eastAsia="en-PH"/>
        </w:rPr>
        <w:sectPr w:rsidR="008F456D">
          <w:headerReference w:type="default" r:id="rId77"/>
          <w:headerReference w:type="first" r:id="rId78"/>
          <w:footerReference w:type="first" r:id="rId79"/>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8F456D" w14:paraId="5E69C6F5"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192BF7A8"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A087"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333C"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569E"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E04EFA1"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028C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89F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D3D0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39E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13C84B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bl>
    <w:p w14:paraId="45E7DB94" w14:textId="77777777" w:rsidR="008F456D" w:rsidRDefault="008F456D">
      <w:pPr>
        <w:spacing w:after="0" w:line="240" w:lineRule="auto"/>
        <w:rPr>
          <w:rFonts w:ascii="Georgia" w:eastAsia="Times New Roman" w:hAnsi="Georgia" w:cs="Times New Roman"/>
          <w:lang w:eastAsia="en-PH"/>
        </w:rPr>
      </w:pPr>
    </w:p>
    <w:p w14:paraId="1F877FA3" w14:textId="77777777" w:rsidR="008F456D" w:rsidRDefault="008F456D">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8F456D" w14:paraId="5E262BDF"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w:t>
            </w:r>
          </w:p>
        </w:tc>
      </w:tr>
      <w:tr w:rsidR="008F456D" w14:paraId="5300119B"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Search</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E35E1E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32BFE2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Selection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p w14:paraId="2E32852E" w14:textId="77777777" w:rsidR="008F456D" w:rsidRDefault="008F456D">
            <w:pPr>
              <w:spacing w:after="0" w:line="240" w:lineRule="auto"/>
              <w:rPr>
                <w:rFonts w:ascii="Georgia" w:eastAsia="Times New Roman" w:hAnsi="Georgia" w:cs="Times New Roman"/>
                <w:lang w:eastAsia="en-PH"/>
              </w:rPr>
            </w:pPr>
          </w:p>
        </w:tc>
      </w:tr>
      <w:tr w:rsidR="008F456D" w14:paraId="743C9CF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Content Access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r>
              <w:rPr>
                <w:rFonts w:ascii="Georgia" w:eastAsia="Times New Roman" w:hAnsi="Georgia" w:cs="Times New Roman"/>
                <w:lang w:eastAsia="en-PH"/>
              </w:rPr>
              <w:tab/>
            </w:r>
          </w:p>
          <w:p w14:paraId="388F805F" w14:textId="77777777" w:rsidR="008F456D" w:rsidRDefault="008F456D">
            <w:pPr>
              <w:spacing w:after="0" w:line="240" w:lineRule="auto"/>
              <w:rPr>
                <w:rFonts w:ascii="Georgia" w:eastAsia="Times New Roman" w:hAnsi="Georgia" w:cs="Times New Roman"/>
                <w:lang w:eastAsia="en-PH"/>
              </w:rPr>
            </w:pPr>
          </w:p>
        </w:tc>
      </w:tr>
      <w:tr w:rsidR="008F456D" w14:paraId="2866A17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Viewing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progress reports and performance scores.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7AB281B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12999A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lastRenderedPageBreak/>
              <w:t>Certificate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0F90885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Message Exchange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messages in real-time.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p>
        </w:tc>
      </w:tr>
      <w:tr w:rsidR="008F456D" w14:paraId="6DD9D5A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Creation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6273A9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7180BC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Input</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bl>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5097F257" w14:textId="77777777" w:rsidR="008F456D" w:rsidRDefault="002B278F">
      <w:pPr>
        <w:spacing w:after="0" w:line="480" w:lineRule="auto"/>
        <w:ind w:firstLine="720"/>
        <w:jc w:val="both"/>
        <w:rPr>
          <w:rFonts w:ascii="Georgia" w:eastAsia="Times New Roman" w:hAnsi="Georgia" w:cs="Times New Roman"/>
          <w:lang w:eastAsia="en-PH"/>
        </w:rPr>
        <w:sectPr w:rsidR="008F456D">
          <w:headerReference w:type="default" r:id="rId80"/>
          <w:headerReference w:type="first" r:id="rId81"/>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2B278F">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2B278F">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3.18</w:t>
      </w:r>
      <w:r>
        <w:rPr>
          <w:rFonts w:ascii="Georgia" w:eastAsia="Times New Roman" w:hAnsi="Georgia" w:cs="Times New Roman"/>
          <w:color w:val="000000"/>
          <w:lang w:eastAsia="en-PH"/>
        </w:rPr>
        <w:t xml:space="preserve"> </w:t>
      </w:r>
    </w:p>
    <w:p w14:paraId="7025F250" w14:textId="77777777" w:rsidR="008F456D" w:rsidRDefault="002B278F">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2B278F">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2B278F">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745" w:author="Jade Raposa" w:date="2024-10-17T00:20:00Z"/>
          <w:rFonts w:ascii="Georgia" w:eastAsia="Times New Roman" w:hAnsi="Georgia" w:cs="Times New Roman"/>
          <w:color w:val="434343"/>
          <w:lang w:eastAsia="en-PH"/>
        </w:rPr>
        <w:sectPr w:rsidR="008F456D">
          <w:headerReference w:type="default" r:id="rId83"/>
          <w:headerReference w:type="first" r:id="rId84"/>
          <w:pgSz w:w="12240" w:h="15840"/>
          <w:pgMar w:top="1530" w:right="1440" w:bottom="1440" w:left="2160" w:header="706" w:footer="706" w:gutter="0"/>
          <w:pgNumType w:start="7"/>
          <w:cols w:space="708"/>
          <w:titlePg/>
          <w:docGrid w:linePitch="360"/>
        </w:sectPr>
      </w:pPr>
    </w:p>
    <w:p w14:paraId="5FF8C143" w14:textId="77777777" w:rsidR="008F456D" w:rsidRDefault="002B278F">
      <w:pPr>
        <w:rPr>
          <w:del w:id="760" w:author="Jade Raposa" w:date="2024-10-17T00:20:00Z"/>
          <w:rFonts w:ascii="Georgia" w:eastAsia="Times New Roman" w:hAnsi="Georgia" w:cs="Times New Roman"/>
          <w:color w:val="434343"/>
          <w:lang w:eastAsia="en-PH"/>
        </w:rPr>
      </w:pPr>
      <w:del w:id="761" w:author="Jade Raposa" w:date="2024-10-17T00:20:00Z">
        <w:r>
          <w:rPr>
            <w:rFonts w:ascii="Georgia" w:eastAsia="Times New Roman" w:hAnsi="Georgia" w:cs="Times New Roman"/>
            <w:color w:val="434343"/>
            <w:lang w:eastAsia="en-PH"/>
          </w:rPr>
          <w:lastRenderedPageBreak/>
          <w:br w:type="page"/>
        </w:r>
      </w:del>
    </w:p>
    <w:p w14:paraId="6465391A" w14:textId="77777777" w:rsidR="008F456D" w:rsidRDefault="002B278F">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2B278F">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85"/>
          <w:pgSz w:w="12240" w:h="15840"/>
          <w:pgMar w:top="1530" w:right="1440" w:bottom="1440" w:left="2160" w:header="706" w:footer="706" w:gutter="0"/>
          <w:pgNumType w:start="7"/>
          <w:cols w:space="708"/>
          <w:titlePg/>
          <w:docGrid w:linePitch="360"/>
        </w:sectPr>
      </w:pPr>
    </w:p>
    <w:p w14:paraId="33A381C7" w14:textId="77777777" w:rsidR="008F456D" w:rsidRDefault="002B278F">
      <w:pPr>
        <w:pStyle w:val="Heading1"/>
        <w:spacing w:line="480" w:lineRule="auto"/>
        <w:rPr>
          <w:rFonts w:eastAsia="Georgia"/>
        </w:rPr>
        <w:pPrChange w:id="767" w:author="Jade Raposa" w:date="2024-10-15T01:52:00Z">
          <w:pPr>
            <w:spacing w:line="480" w:lineRule="auto"/>
            <w:jc w:val="center"/>
          </w:pPr>
        </w:pPrChange>
      </w:pPr>
      <w:r>
        <w:rPr>
          <w:rFonts w:eastAsia="Georgia"/>
        </w:rPr>
        <w:lastRenderedPageBreak/>
        <w:t>Chapter 4</w:t>
      </w:r>
    </w:p>
    <w:p w14:paraId="22B68D55" w14:textId="77777777" w:rsidR="008F456D" w:rsidRDefault="002B278F">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2B278F">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2B278F">
      <w:pPr>
        <w:pStyle w:val="Heading2"/>
        <w:spacing w:beforeAutospacing="0" w:afterAutospacing="0" w:line="480" w:lineRule="auto"/>
        <w:jc w:val="both"/>
        <w:rPr>
          <w:rFonts w:eastAsia="Georgia"/>
        </w:rPr>
        <w:pPrChange w:id="768" w:author="Jade Raposa" w:date="2024-10-15T01:53:00Z">
          <w:pPr>
            <w:spacing w:after="0" w:line="480" w:lineRule="auto"/>
            <w:jc w:val="both"/>
          </w:pPr>
        </w:pPrChange>
      </w:pPr>
      <w:r>
        <w:rPr>
          <w:rFonts w:eastAsia="Georgia"/>
        </w:rPr>
        <w:t xml:space="preserve">FINDINGS </w:t>
      </w:r>
    </w:p>
    <w:p w14:paraId="2618F593" w14:textId="77777777" w:rsidR="008F456D" w:rsidRDefault="002B278F">
      <w:pPr>
        <w:spacing w:after="0" w:line="480" w:lineRule="auto"/>
        <w:ind w:firstLine="720"/>
        <w:jc w:val="both"/>
        <w:rPr>
          <w:rFonts w:ascii="Georgia" w:eastAsia="Georgia" w:hAnsi="Georgia" w:cs="Georgia"/>
        </w:rPr>
        <w:pPrChange w:id="769" w:author="Jade Raposa"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078DA6C2" w:rsidR="008F456D" w:rsidRDefault="002B278F">
      <w:pPr>
        <w:pStyle w:val="ListParagraph"/>
        <w:numPr>
          <w:ilvl w:val="0"/>
          <w:numId w:val="9"/>
        </w:numPr>
        <w:spacing w:after="0" w:line="480" w:lineRule="auto"/>
        <w:jc w:val="both"/>
        <w:rPr>
          <w:ins w:id="770" w:author="Jade Raposa" w:date="2024-10-15T01:53:00Z"/>
          <w:rFonts w:ascii="Georgia" w:eastAsia="Georgia" w:hAnsi="Georgia" w:cs="Georgia"/>
        </w:rPr>
      </w:pPr>
      <w:del w:id="771" w:author="Jade Raposa" w:date="2024-10-15T01:53:00Z">
        <w:r>
          <w:rPr>
            <w:rFonts w:ascii="Georgia" w:eastAsia="Georgia" w:hAnsi="Georgia" w:cs="Georgia"/>
            <w:rPrChange w:id="772" w:author="Jade Raposa" w:date="2024-10-15T01:53:00Z">
              <w:rPr/>
            </w:rPrChange>
          </w:rPr>
          <w:delText>1.</w:delText>
        </w:r>
        <w:r>
          <w:rPr>
            <w:rFonts w:ascii="Georgia" w:eastAsia="Georgia" w:hAnsi="Georgia" w:cs="Georgia"/>
            <w:rPrChange w:id="773" w:author="Jade Raposa" w:date="2024-10-15T01:53:00Z">
              <w:rPr/>
            </w:rPrChange>
          </w:rPr>
          <w:tab/>
        </w:r>
      </w:del>
      <w:r>
        <w:rPr>
          <w:rFonts w:ascii="Georgia" w:eastAsia="Georgia" w:hAnsi="Georgia" w:cs="Georgia"/>
          <w:rPrChange w:id="774" w:author="Jade Raposa" w:date="2024-10-15T01:53:00Z">
            <w:rPr/>
          </w:rPrChange>
        </w:rPr>
        <w:t xml:space="preserve">Problems encountered by </w:t>
      </w:r>
      <w:r w:rsidR="007D74E3">
        <w:rPr>
          <w:rFonts w:ascii="Georgia" w:eastAsia="Georgia" w:hAnsi="Georgia" w:cs="Georgia"/>
        </w:rPr>
        <w:t>learners and educators</w:t>
      </w:r>
      <w:r>
        <w:rPr>
          <w:rFonts w:ascii="Georgia" w:eastAsia="Georgia" w:hAnsi="Georgia" w:cs="Georgia"/>
          <w:rPrChange w:id="775" w:author="Jade Raposa" w:date="2024-10-15T01:53:00Z">
            <w:rPr/>
          </w:rPrChange>
        </w:rPr>
        <w:t xml:space="preserve"> within the School of Engineering and Computer Studies (SOECS):</w:t>
      </w:r>
    </w:p>
    <w:p w14:paraId="15F451F6" w14:textId="71DA0B8A" w:rsidR="008F456D" w:rsidRDefault="008C6F6A">
      <w:pPr>
        <w:pStyle w:val="ListParagraph"/>
        <w:numPr>
          <w:ilvl w:val="0"/>
          <w:numId w:val="10"/>
        </w:numPr>
        <w:spacing w:after="0" w:line="480" w:lineRule="auto"/>
        <w:jc w:val="both"/>
        <w:rPr>
          <w:ins w:id="776" w:author="Jade Raposa" w:date="2024-10-15T01:55:00Z"/>
          <w:rFonts w:ascii="Georgia" w:eastAsia="Georgia" w:hAnsi="Georgia" w:cs="Georgia"/>
        </w:rPr>
      </w:pPr>
      <w:r>
        <w:rPr>
          <w:rFonts w:ascii="Georgia" w:eastAsia="Georgia" w:hAnsi="Georgia" w:cs="Georgia"/>
        </w:rPr>
        <w:t>Mentor Selection:</w:t>
      </w:r>
      <w:r w:rsidR="003F75BC">
        <w:rPr>
          <w:rFonts w:ascii="Georgia" w:eastAsia="Georgia" w:hAnsi="Georgia" w:cs="Georgia"/>
        </w:rPr>
        <w:t xml:space="preserve"> </w:t>
      </w:r>
      <w:r w:rsidR="00DB68AE" w:rsidRPr="00DB68AE">
        <w:rPr>
          <w:rFonts w:ascii="Georgia" w:eastAsia="Georgia" w:hAnsi="Georgia" w:cs="Georgia"/>
        </w:rPr>
        <w:t xml:space="preserve">Students sometimes face challenges in finding a mentor who suits their particular academic needs and interests, which sometimes creates inefficiency and mismatch. </w:t>
      </w:r>
      <w:r w:rsidR="00050270">
        <w:rPr>
          <w:rFonts w:ascii="Georgia" w:eastAsia="Georgia" w:hAnsi="Georgia" w:cs="Georgia"/>
        </w:rPr>
        <w:t>In addition, the a</w:t>
      </w:r>
      <w:r w:rsidR="00DB68AE" w:rsidRPr="00DB68AE">
        <w:rPr>
          <w:rFonts w:ascii="Georgia" w:eastAsia="Georgia" w:hAnsi="Georgia" w:cs="Georgia"/>
        </w:rPr>
        <w:t>vailability of the educator at times may prove restrictive, making it hard for the students to get timely mentorship, thereby going late on their academics and making the mentoring relationship less effective.</w:t>
      </w:r>
    </w:p>
    <w:p w14:paraId="6CD4B72E" w14:textId="263C7C81" w:rsidR="008F456D" w:rsidRDefault="008C6F6A">
      <w:pPr>
        <w:pStyle w:val="ListParagraph"/>
        <w:numPr>
          <w:ilvl w:val="0"/>
          <w:numId w:val="10"/>
        </w:numPr>
        <w:spacing w:after="0" w:line="480" w:lineRule="auto"/>
        <w:jc w:val="both"/>
        <w:rPr>
          <w:ins w:id="777" w:author="Jade Raposa" w:date="2024-10-15T01:55:00Z"/>
          <w:rFonts w:ascii="Georgia" w:eastAsia="Georgia" w:hAnsi="Georgia" w:cs="Georgia"/>
        </w:rPr>
      </w:pPr>
      <w:r>
        <w:rPr>
          <w:rFonts w:ascii="Georgia" w:eastAsia="Georgia" w:hAnsi="Georgia" w:cs="Georgia"/>
        </w:rPr>
        <w:t>Learning Approach</w:t>
      </w:r>
      <w:r w:rsidR="00050270">
        <w:rPr>
          <w:rFonts w:ascii="Georgia" w:eastAsia="Georgia" w:hAnsi="Georgia" w:cs="Georgia"/>
        </w:rPr>
        <w:t xml:space="preserve">: </w:t>
      </w:r>
      <w:r w:rsidR="00EC158F" w:rsidRPr="00EC158F">
        <w:rPr>
          <w:rFonts w:ascii="Georgia" w:eastAsia="Georgia" w:hAnsi="Georgia" w:cs="Georgia"/>
        </w:rPr>
        <w:t>The old learning setup has the concept of one</w:t>
      </w:r>
      <w:r w:rsidR="00EC158F">
        <w:rPr>
          <w:rFonts w:ascii="Georgia" w:eastAsia="Georgia" w:hAnsi="Georgia" w:cs="Georgia"/>
        </w:rPr>
        <w:t>-</w:t>
      </w:r>
      <w:r w:rsidR="00EC158F" w:rsidRPr="00EC158F">
        <w:rPr>
          <w:rFonts w:ascii="Georgia" w:eastAsia="Georgia" w:hAnsi="Georgia" w:cs="Georgia"/>
        </w:rPr>
        <w:t>size</w:t>
      </w:r>
      <w:r w:rsidR="00EC158F">
        <w:rPr>
          <w:rFonts w:ascii="Georgia" w:eastAsia="Georgia" w:hAnsi="Georgia" w:cs="Georgia"/>
        </w:rPr>
        <w:t>-</w:t>
      </w:r>
      <w:r w:rsidR="00EC158F" w:rsidRPr="00EC158F">
        <w:rPr>
          <w:rFonts w:ascii="Georgia" w:eastAsia="Georgia" w:hAnsi="Georgia" w:cs="Georgia"/>
        </w:rPr>
        <w:t>fits</w:t>
      </w:r>
      <w:r w:rsidR="00EC158F">
        <w:rPr>
          <w:rFonts w:ascii="Georgia" w:eastAsia="Georgia" w:hAnsi="Georgia" w:cs="Georgia"/>
        </w:rPr>
        <w:t>-</w:t>
      </w:r>
      <w:r w:rsidR="00EC158F" w:rsidRPr="00EC158F">
        <w:rPr>
          <w:rFonts w:ascii="Georgia" w:eastAsia="Georgia" w:hAnsi="Georgia" w:cs="Georgia"/>
        </w:rPr>
        <w:t xml:space="preserve">all, and it does not allow students to learn in their pace or style. Students lose interest in learning, and </w:t>
      </w:r>
      <w:r w:rsidR="00EB5031">
        <w:rPr>
          <w:rFonts w:ascii="Georgia" w:eastAsia="Georgia" w:hAnsi="Georgia" w:cs="Georgia"/>
        </w:rPr>
        <w:t>it</w:t>
      </w:r>
      <w:r w:rsidR="00EC158F" w:rsidRPr="00EC158F">
        <w:rPr>
          <w:rFonts w:ascii="Georgia" w:eastAsia="Georgia" w:hAnsi="Georgia" w:cs="Georgia"/>
        </w:rPr>
        <w:t xml:space="preserve"> also </w:t>
      </w:r>
      <w:r w:rsidR="00EB5031">
        <w:rPr>
          <w:rFonts w:ascii="Georgia" w:eastAsia="Georgia" w:hAnsi="Georgia" w:cs="Georgia"/>
        </w:rPr>
        <w:t>slows down</w:t>
      </w:r>
      <w:r w:rsidR="00EC158F" w:rsidRPr="00EC158F">
        <w:rPr>
          <w:rFonts w:ascii="Georgia" w:eastAsia="Georgia" w:hAnsi="Georgia" w:cs="Georgia"/>
        </w:rPr>
        <w:t xml:space="preserve"> their advance toward the desired academic outcomes. The thing is that the students are deprived of abundant access to particular learning materials or resources </w:t>
      </w:r>
      <w:r w:rsidR="008D1248">
        <w:rPr>
          <w:rFonts w:ascii="Georgia" w:eastAsia="Georgia" w:hAnsi="Georgia" w:cs="Georgia"/>
        </w:rPr>
        <w:t>suitable</w:t>
      </w:r>
      <w:r w:rsidR="00EC158F" w:rsidRPr="00EC158F">
        <w:rPr>
          <w:rFonts w:ascii="Georgia" w:eastAsia="Georgia" w:hAnsi="Georgia" w:cs="Georgia"/>
        </w:rPr>
        <w:t xml:space="preserve"> for special learning objectives and requirements. This somehow </w:t>
      </w:r>
      <w:r w:rsidR="008D1248">
        <w:rPr>
          <w:rFonts w:ascii="Georgia" w:eastAsia="Georgia" w:hAnsi="Georgia" w:cs="Georgia"/>
        </w:rPr>
        <w:t>hinders</w:t>
      </w:r>
      <w:r w:rsidR="00EC158F" w:rsidRPr="00EC158F">
        <w:rPr>
          <w:rFonts w:ascii="Georgia" w:eastAsia="Georgia" w:hAnsi="Georgia" w:cs="Georgia"/>
        </w:rPr>
        <w:t xml:space="preserve"> their </w:t>
      </w:r>
      <w:r w:rsidR="008D1248">
        <w:rPr>
          <w:rFonts w:ascii="Georgia" w:eastAsia="Georgia" w:hAnsi="Georgia" w:cs="Georgia"/>
        </w:rPr>
        <w:t>freedom</w:t>
      </w:r>
      <w:r w:rsidR="00EC158F" w:rsidRPr="00EC158F">
        <w:rPr>
          <w:rFonts w:ascii="Georgia" w:eastAsia="Georgia" w:hAnsi="Georgia" w:cs="Georgia"/>
        </w:rPr>
        <w:t xml:space="preserve"> to learn alone and be the best.</w:t>
      </w:r>
    </w:p>
    <w:p w14:paraId="425CBBD4" w14:textId="55BE6CF7" w:rsidR="008F456D" w:rsidRDefault="008C6F6A">
      <w:pPr>
        <w:pStyle w:val="ListParagraph"/>
        <w:numPr>
          <w:ilvl w:val="0"/>
          <w:numId w:val="10"/>
        </w:numPr>
        <w:spacing w:after="0" w:line="480" w:lineRule="auto"/>
        <w:jc w:val="both"/>
        <w:rPr>
          <w:del w:id="778" w:author="Jade Raposa" w:date="2024-10-15T01:53:00Z"/>
          <w:rFonts w:ascii="Georgia" w:eastAsia="Georgia" w:hAnsi="Georgia" w:cs="Georgia"/>
        </w:rPr>
        <w:pPrChange w:id="779" w:author="Jade Raposa" w:date="2024-10-15T01:55:00Z">
          <w:pPr>
            <w:spacing w:after="0" w:line="480" w:lineRule="auto"/>
            <w:ind w:left="720"/>
            <w:jc w:val="both"/>
          </w:pPr>
        </w:pPrChange>
      </w:pPr>
      <w:r>
        <w:rPr>
          <w:rFonts w:ascii="Georgia" w:eastAsia="Georgia" w:hAnsi="Georgia" w:cs="Georgia"/>
        </w:rPr>
        <w:t>Reporting and Certification</w:t>
      </w:r>
      <w:r w:rsidR="00533FDF">
        <w:rPr>
          <w:rFonts w:ascii="Georgia" w:eastAsia="Georgia" w:hAnsi="Georgia" w:cs="Georgia"/>
        </w:rPr>
        <w:t xml:space="preserve">: </w:t>
      </w:r>
      <w:r w:rsidR="0022791F" w:rsidRPr="0022791F">
        <w:rPr>
          <w:rFonts w:ascii="Georgia" w:eastAsia="Georgia" w:hAnsi="Georgia" w:cs="Georgia"/>
        </w:rPr>
        <w:t xml:space="preserve">The current systems in place do not encourage easy tracking and reporting to measure student progress. Student performance and improvement in such subjects cannot be monitored </w:t>
      </w:r>
      <w:r w:rsidR="0022791F" w:rsidRPr="0022791F">
        <w:rPr>
          <w:rFonts w:ascii="Georgia" w:eastAsia="Georgia" w:hAnsi="Georgia" w:cs="Georgia"/>
        </w:rPr>
        <w:lastRenderedPageBreak/>
        <w:t>effectively as this may affect both learners and educators. In regards to the certification of successfully accomplished tasks and achievements for which students have received excellent ratings, it becomes complex in terms of the procedure in getting timely and valid certification.</w:t>
      </w:r>
      <w:del w:id="780" w:author="Jade Raposa"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pPr>
        <w:pStyle w:val="ListParagraph"/>
        <w:numPr>
          <w:ilvl w:val="0"/>
          <w:numId w:val="10"/>
        </w:numPr>
        <w:spacing w:after="0" w:line="480" w:lineRule="auto"/>
        <w:jc w:val="both"/>
        <w:rPr>
          <w:del w:id="781" w:author="Jade Raposa" w:date="2024-10-15T01:53:00Z"/>
          <w:rFonts w:ascii="Georgia" w:eastAsia="Georgia" w:hAnsi="Georgia" w:cs="Georgia"/>
        </w:rPr>
        <w:pPrChange w:id="782" w:author="Jade Raposa" w:date="2024-10-15T01:55:00Z">
          <w:pPr>
            <w:spacing w:after="0" w:line="480" w:lineRule="auto"/>
            <w:ind w:left="720"/>
            <w:jc w:val="both"/>
          </w:pPr>
        </w:pPrChange>
      </w:pPr>
    </w:p>
    <w:p w14:paraId="2581F436" w14:textId="77777777" w:rsidR="008F456D" w:rsidRDefault="008F456D">
      <w:pPr>
        <w:pStyle w:val="ListParagraph"/>
        <w:numPr>
          <w:ilvl w:val="0"/>
          <w:numId w:val="10"/>
        </w:numPr>
        <w:spacing w:after="0" w:line="480" w:lineRule="auto"/>
        <w:jc w:val="both"/>
        <w:rPr>
          <w:del w:id="783" w:author="Jade Raposa" w:date="2024-10-15T01:53:00Z"/>
          <w:rFonts w:ascii="Georgia" w:eastAsia="Georgia" w:hAnsi="Georgia" w:cs="Georgia"/>
        </w:rPr>
        <w:pPrChange w:id="784" w:author="Jade Raposa" w:date="2024-10-15T01:55:00Z">
          <w:pPr>
            <w:spacing w:after="0" w:line="480" w:lineRule="auto"/>
            <w:ind w:left="720"/>
            <w:jc w:val="both"/>
          </w:pPr>
        </w:pPrChange>
      </w:pPr>
    </w:p>
    <w:p w14:paraId="7BEEEF38" w14:textId="77777777" w:rsidR="008F456D" w:rsidRDefault="008F456D">
      <w:pPr>
        <w:pStyle w:val="ListParagraph"/>
        <w:numPr>
          <w:ilvl w:val="0"/>
          <w:numId w:val="10"/>
        </w:numPr>
        <w:spacing w:after="0" w:line="480" w:lineRule="auto"/>
        <w:jc w:val="both"/>
        <w:rPr>
          <w:del w:id="785" w:author="Jade Raposa" w:date="2024-10-15T01:53:00Z"/>
          <w:rFonts w:ascii="Georgia" w:eastAsia="Georgia" w:hAnsi="Georgia" w:cs="Georgia"/>
        </w:rPr>
        <w:pPrChange w:id="786" w:author="Jade Raposa" w:date="2024-10-15T01:55:00Z">
          <w:pPr>
            <w:spacing w:after="0" w:line="480" w:lineRule="auto"/>
            <w:ind w:left="720"/>
            <w:jc w:val="both"/>
          </w:pPr>
        </w:pPrChange>
      </w:pPr>
    </w:p>
    <w:p w14:paraId="22B7FF9C" w14:textId="77777777" w:rsidR="008F456D" w:rsidRDefault="008F456D">
      <w:pPr>
        <w:pStyle w:val="ListParagraph"/>
        <w:numPr>
          <w:ilvl w:val="0"/>
          <w:numId w:val="10"/>
        </w:numPr>
        <w:spacing w:after="0" w:line="480" w:lineRule="auto"/>
        <w:jc w:val="both"/>
        <w:rPr>
          <w:del w:id="787" w:author="Jade Raposa" w:date="2024-10-15T01:53:00Z"/>
          <w:rFonts w:ascii="Georgia" w:eastAsia="Georgia" w:hAnsi="Georgia" w:cs="Georgia"/>
        </w:rPr>
        <w:pPrChange w:id="788" w:author="Jade Raposa" w:date="2024-10-15T01:55:00Z">
          <w:pPr>
            <w:spacing w:after="0" w:line="480" w:lineRule="auto"/>
            <w:ind w:left="720"/>
            <w:jc w:val="both"/>
          </w:pPr>
        </w:pPrChange>
      </w:pPr>
    </w:p>
    <w:p w14:paraId="2E2A8F9B" w14:textId="77777777" w:rsidR="008F456D" w:rsidRDefault="008F456D">
      <w:pPr>
        <w:pStyle w:val="ListParagraph"/>
        <w:numPr>
          <w:ilvl w:val="0"/>
          <w:numId w:val="10"/>
        </w:numPr>
        <w:spacing w:after="0" w:line="480" w:lineRule="auto"/>
        <w:jc w:val="both"/>
        <w:rPr>
          <w:del w:id="789" w:author="Jade Raposa" w:date="2024-10-15T01:53:00Z"/>
          <w:rFonts w:ascii="Georgia" w:eastAsia="Georgia" w:hAnsi="Georgia" w:cs="Georgia"/>
        </w:rPr>
        <w:pPrChange w:id="790" w:author="Jade Raposa" w:date="2024-10-15T01:55:00Z">
          <w:pPr>
            <w:spacing w:after="0" w:line="480" w:lineRule="auto"/>
            <w:ind w:left="720"/>
            <w:jc w:val="both"/>
          </w:pPr>
        </w:pPrChange>
      </w:pPr>
    </w:p>
    <w:p w14:paraId="7A9E975E" w14:textId="77777777" w:rsidR="008F456D" w:rsidRDefault="002B278F">
      <w:pPr>
        <w:pStyle w:val="ListParagraph"/>
        <w:numPr>
          <w:ilvl w:val="0"/>
          <w:numId w:val="10"/>
        </w:numPr>
        <w:spacing w:after="0" w:line="480" w:lineRule="auto"/>
        <w:jc w:val="both"/>
        <w:rPr>
          <w:del w:id="791" w:author="Jade Raposa" w:date="2024-10-15T01:53:00Z"/>
          <w:rFonts w:ascii="Georgia" w:eastAsia="Georgia" w:hAnsi="Georgia" w:cs="Georgia"/>
        </w:rPr>
        <w:pPrChange w:id="792" w:author="Jade Raposa" w:date="2024-10-15T01:55:00Z">
          <w:pPr>
            <w:pStyle w:val="ListParagraph"/>
            <w:numPr>
              <w:numId w:val="4"/>
            </w:numPr>
            <w:spacing w:after="0" w:line="480" w:lineRule="auto"/>
            <w:jc w:val="both"/>
          </w:pPr>
        </w:pPrChange>
      </w:pPr>
      <w:del w:id="793" w:author="Jade Raposa" w:date="2024-10-15T01:53:00Z">
        <w:r>
          <w:rPr>
            <w:rFonts w:ascii="Georgia" w:eastAsia="Georgia" w:hAnsi="Georgia" w:cs="Georgia"/>
          </w:rPr>
          <w:delText>Learning Approach:</w:delText>
        </w:r>
      </w:del>
    </w:p>
    <w:p w14:paraId="2C0986A9" w14:textId="77777777" w:rsidR="008F456D" w:rsidRDefault="008F456D" w:rsidP="00422702">
      <w:pPr>
        <w:pStyle w:val="ListParagraph"/>
        <w:numPr>
          <w:ilvl w:val="0"/>
          <w:numId w:val="10"/>
        </w:numPr>
        <w:spacing w:after="0" w:line="480" w:lineRule="auto"/>
        <w:jc w:val="both"/>
        <w:rPr>
          <w:del w:id="794" w:author="Jade Raposa" w:date="2024-10-15T01:53:00Z"/>
          <w:rFonts w:ascii="Georgia" w:eastAsia="Georgia" w:hAnsi="Georgia" w:cs="Georgia"/>
        </w:rPr>
      </w:pPr>
    </w:p>
    <w:p w14:paraId="5EEDAF23" w14:textId="77777777" w:rsidR="008F456D" w:rsidRDefault="008F456D" w:rsidP="00422702">
      <w:pPr>
        <w:pStyle w:val="ListParagraph"/>
        <w:numPr>
          <w:ilvl w:val="0"/>
          <w:numId w:val="10"/>
        </w:numPr>
        <w:spacing w:after="0" w:line="480" w:lineRule="auto"/>
        <w:jc w:val="both"/>
        <w:rPr>
          <w:del w:id="795" w:author="Jade Raposa" w:date="2024-10-15T01:53:00Z"/>
          <w:rFonts w:ascii="Georgia" w:eastAsia="Georgia" w:hAnsi="Georgia" w:cs="Georgia"/>
        </w:rPr>
      </w:pPr>
    </w:p>
    <w:p w14:paraId="38BC4E2F" w14:textId="77777777" w:rsidR="008F456D" w:rsidRDefault="008F456D" w:rsidP="00422702">
      <w:pPr>
        <w:pStyle w:val="ListParagraph"/>
        <w:numPr>
          <w:ilvl w:val="0"/>
          <w:numId w:val="10"/>
        </w:numPr>
        <w:spacing w:after="0" w:line="480" w:lineRule="auto"/>
        <w:jc w:val="both"/>
        <w:rPr>
          <w:del w:id="796" w:author="Jade Raposa" w:date="2024-10-15T01:53:00Z"/>
          <w:rFonts w:ascii="Georgia" w:eastAsia="Georgia" w:hAnsi="Georgia" w:cs="Georgia"/>
        </w:rPr>
      </w:pPr>
    </w:p>
    <w:p w14:paraId="24B48298" w14:textId="77777777" w:rsidR="008F456D" w:rsidRDefault="008F456D" w:rsidP="00422702">
      <w:pPr>
        <w:pStyle w:val="ListParagraph"/>
        <w:numPr>
          <w:ilvl w:val="0"/>
          <w:numId w:val="10"/>
        </w:numPr>
        <w:spacing w:after="0" w:line="480" w:lineRule="auto"/>
        <w:jc w:val="both"/>
        <w:rPr>
          <w:del w:id="797" w:author="Jade Raposa" w:date="2024-10-15T01:53:00Z"/>
          <w:rFonts w:ascii="Georgia" w:eastAsia="Georgia" w:hAnsi="Georgia" w:cs="Georgia"/>
        </w:rPr>
      </w:pPr>
    </w:p>
    <w:p w14:paraId="4F8FFA30" w14:textId="77777777" w:rsidR="008F456D" w:rsidRDefault="008F456D" w:rsidP="00422702">
      <w:pPr>
        <w:pStyle w:val="ListParagraph"/>
        <w:numPr>
          <w:ilvl w:val="0"/>
          <w:numId w:val="10"/>
        </w:numPr>
        <w:spacing w:after="0" w:line="480" w:lineRule="auto"/>
        <w:jc w:val="both"/>
        <w:rPr>
          <w:del w:id="798" w:author="Jade Raposa" w:date="2024-10-15T01:53:00Z"/>
          <w:rFonts w:ascii="Georgia" w:eastAsia="Georgia" w:hAnsi="Georgia" w:cs="Georgia"/>
        </w:rPr>
      </w:pPr>
    </w:p>
    <w:p w14:paraId="37F8D317" w14:textId="77777777" w:rsidR="008F456D" w:rsidRDefault="002B278F">
      <w:pPr>
        <w:pStyle w:val="ListParagraph"/>
        <w:numPr>
          <w:ilvl w:val="0"/>
          <w:numId w:val="10"/>
        </w:numPr>
        <w:spacing w:after="0" w:line="480" w:lineRule="auto"/>
        <w:jc w:val="both"/>
        <w:rPr>
          <w:del w:id="799" w:author="Jade Raposa" w:date="2024-10-15T01:53:00Z"/>
          <w:rFonts w:ascii="Georgia" w:eastAsia="Georgia" w:hAnsi="Georgia" w:cs="Georgia"/>
        </w:rPr>
        <w:sectPr w:rsidR="008F456D">
          <w:headerReference w:type="default" r:id="rId86"/>
          <w:headerReference w:type="first" r:id="rId87"/>
          <w:pgSz w:w="12240" w:h="15840"/>
          <w:pgMar w:top="1530" w:right="1440" w:bottom="1440" w:left="2160" w:header="706" w:footer="706" w:gutter="0"/>
          <w:pgNumType w:start="7"/>
          <w:cols w:space="708"/>
          <w:titlePg/>
          <w:docGrid w:linePitch="360"/>
        </w:sectPr>
        <w:pPrChange w:id="800" w:author="Jade Raposa" w:date="2024-10-15T01:55:00Z">
          <w:pPr>
            <w:pStyle w:val="ListParagraph"/>
            <w:numPr>
              <w:numId w:val="4"/>
            </w:numPr>
            <w:spacing w:after="0" w:line="480" w:lineRule="auto"/>
            <w:jc w:val="both"/>
          </w:pPr>
        </w:pPrChange>
      </w:pPr>
      <w:del w:id="801" w:author="Jade Raposa" w:date="2024-10-15T01:53:00Z">
        <w:r>
          <w:rPr>
            <w:rFonts w:ascii="Georgia" w:eastAsia="Georgia" w:hAnsi="Georgia" w:cs="Georgia"/>
          </w:rPr>
          <w:delText>Certification and Reports:</w:delText>
        </w:r>
      </w:del>
    </w:p>
    <w:p w14:paraId="3121EBCF" w14:textId="77777777" w:rsidR="008F456D" w:rsidRDefault="008F456D">
      <w:pPr>
        <w:pStyle w:val="ListParagraph"/>
        <w:numPr>
          <w:ilvl w:val="0"/>
          <w:numId w:val="10"/>
        </w:numPr>
        <w:spacing w:after="0" w:line="480" w:lineRule="auto"/>
        <w:jc w:val="both"/>
        <w:rPr>
          <w:del w:id="802" w:author="Jade Raposa" w:date="2024-10-15T01:55:00Z"/>
          <w:rFonts w:ascii="Georgia" w:eastAsia="Georgia" w:hAnsi="Georgia" w:cs="Georgia"/>
        </w:rPr>
        <w:pPrChange w:id="803" w:author="Jade Raposa" w:date="2024-10-15T01:55:00Z">
          <w:pPr>
            <w:spacing w:after="0" w:line="480" w:lineRule="auto"/>
            <w:ind w:left="720"/>
            <w:jc w:val="both"/>
          </w:pPr>
        </w:pPrChange>
      </w:pPr>
    </w:p>
    <w:p w14:paraId="5106CAEF" w14:textId="77777777" w:rsidR="008F456D" w:rsidRDefault="008F456D" w:rsidP="00422702">
      <w:pPr>
        <w:pStyle w:val="ListParagraph"/>
        <w:numPr>
          <w:ilvl w:val="0"/>
          <w:numId w:val="10"/>
        </w:numPr>
        <w:spacing w:after="0" w:line="480" w:lineRule="auto"/>
        <w:jc w:val="both"/>
        <w:rPr>
          <w:del w:id="804" w:author="Jade Raposa" w:date="2024-10-15T01:53:00Z"/>
          <w:rFonts w:ascii="Georgia" w:eastAsia="Georgia" w:hAnsi="Georgia" w:cs="Georgia"/>
        </w:rPr>
      </w:pPr>
    </w:p>
    <w:p w14:paraId="679EFBDD" w14:textId="77777777" w:rsidR="008F456D" w:rsidRDefault="008F456D" w:rsidP="00422702">
      <w:pPr>
        <w:pStyle w:val="ListParagraph"/>
        <w:numPr>
          <w:ilvl w:val="0"/>
          <w:numId w:val="10"/>
        </w:numPr>
        <w:spacing w:after="0" w:line="480" w:lineRule="auto"/>
        <w:jc w:val="both"/>
        <w:rPr>
          <w:del w:id="805" w:author="Jade Raposa" w:date="2024-10-15T01:53:00Z"/>
          <w:rFonts w:ascii="Georgia" w:eastAsia="Georgia" w:hAnsi="Georgia" w:cs="Georgia"/>
        </w:rPr>
      </w:pPr>
    </w:p>
    <w:p w14:paraId="4E26E341" w14:textId="77777777" w:rsidR="008F456D" w:rsidRDefault="008F456D" w:rsidP="00422702">
      <w:pPr>
        <w:pStyle w:val="ListParagraph"/>
        <w:numPr>
          <w:ilvl w:val="0"/>
          <w:numId w:val="10"/>
        </w:numPr>
        <w:spacing w:after="0" w:line="480" w:lineRule="auto"/>
        <w:jc w:val="both"/>
        <w:rPr>
          <w:del w:id="806" w:author="Jade Raposa" w:date="2024-10-15T01:53:00Z"/>
          <w:rFonts w:ascii="Georgia" w:eastAsia="Georgia" w:hAnsi="Georgia" w:cs="Georgia"/>
        </w:rPr>
      </w:pPr>
    </w:p>
    <w:p w14:paraId="3AB43722" w14:textId="77777777" w:rsidR="008F456D" w:rsidRDefault="008F456D" w:rsidP="00422702">
      <w:pPr>
        <w:pStyle w:val="ListParagraph"/>
        <w:numPr>
          <w:ilvl w:val="0"/>
          <w:numId w:val="10"/>
        </w:numPr>
        <w:spacing w:after="0" w:line="480" w:lineRule="auto"/>
        <w:jc w:val="both"/>
        <w:rPr>
          <w:rFonts w:ascii="Georgia" w:eastAsia="Georgia" w:hAnsi="Georgia" w:cs="Georgia"/>
        </w:rPr>
      </w:pPr>
    </w:p>
    <w:p w14:paraId="7D602502" w14:textId="5F0C95CE" w:rsidR="008F456D" w:rsidRPr="009D0AE2" w:rsidRDefault="002B278F">
      <w:pPr>
        <w:pStyle w:val="ListParagraph"/>
        <w:numPr>
          <w:ilvl w:val="0"/>
          <w:numId w:val="9"/>
        </w:numPr>
        <w:spacing w:line="480" w:lineRule="auto"/>
        <w:jc w:val="both"/>
        <w:rPr>
          <w:rFonts w:ascii="Georgia" w:eastAsia="Georgia" w:hAnsi="Georgia" w:cs="Georgia"/>
          <w:rPrChange w:id="807" w:author="Jade Raposa" w:date="2024-10-15T01:55:00Z">
            <w:rPr/>
          </w:rPrChange>
        </w:rPr>
        <w:pPrChange w:id="808" w:author="Jade Raposa" w:date="2024-10-15T01:55:00Z">
          <w:pPr>
            <w:spacing w:after="0" w:line="480" w:lineRule="auto"/>
            <w:jc w:val="both"/>
          </w:pPr>
        </w:pPrChange>
      </w:pPr>
      <w:del w:id="809" w:author="Jade Raposa" w:date="2024-10-15T01:55:00Z">
        <w:r>
          <w:rPr>
            <w:rFonts w:ascii="Georgia" w:eastAsia="Georgia" w:hAnsi="Georgia" w:cs="Georgia"/>
            <w:rPrChange w:id="810" w:author="Jade Raposa" w:date="2024-10-15T01:55:00Z">
              <w:rPr/>
            </w:rPrChange>
          </w:rPr>
          <w:delText>2.</w:delText>
        </w:r>
        <w:r>
          <w:rPr>
            <w:rFonts w:ascii="Georgia" w:eastAsia="Georgia" w:hAnsi="Georgia" w:cs="Georgia"/>
            <w:rPrChange w:id="811" w:author="Jade Raposa" w:date="2024-10-15T01:55:00Z">
              <w:rPr/>
            </w:rPrChange>
          </w:rPr>
          <w:tab/>
        </w:r>
      </w:del>
      <w:r w:rsidR="00097AAA">
        <w:rPr>
          <w:rFonts w:ascii="Georgia" w:eastAsia="Georgia" w:hAnsi="Georgia" w:cs="Georgia"/>
        </w:rPr>
        <w:t>Benefits of the added</w:t>
      </w:r>
      <w:r w:rsidRPr="009D0AE2">
        <w:rPr>
          <w:rFonts w:ascii="Georgia" w:eastAsia="Georgia" w:hAnsi="Georgia" w:cs="Georgia"/>
          <w:rPrChange w:id="812" w:author="Jade Raposa" w:date="2024-10-15T01:55:00Z">
            <w:rPr/>
          </w:rPrChange>
        </w:rPr>
        <w:t xml:space="preserve"> features of the system:</w:t>
      </w:r>
    </w:p>
    <w:p w14:paraId="6D72BA6F" w14:textId="5E7C4E2D" w:rsidR="009D0AE2" w:rsidRDefault="00C003C1" w:rsidP="00F03D37">
      <w:pPr>
        <w:pStyle w:val="ListParagraph"/>
        <w:numPr>
          <w:ilvl w:val="1"/>
          <w:numId w:val="9"/>
        </w:numPr>
        <w:spacing w:line="480" w:lineRule="auto"/>
        <w:jc w:val="both"/>
        <w:rPr>
          <w:rFonts w:ascii="Georgia" w:eastAsia="Georgia" w:hAnsi="Georgia" w:cs="Georgia"/>
        </w:rPr>
      </w:pPr>
      <w:r>
        <w:rPr>
          <w:rFonts w:ascii="Georgia" w:eastAsia="Georgia" w:hAnsi="Georgia" w:cs="Georgia"/>
        </w:rPr>
        <w:t>Mentor Selection:</w:t>
      </w:r>
      <w:r w:rsidR="00F03D37">
        <w:rPr>
          <w:rFonts w:ascii="Georgia" w:eastAsia="Georgia" w:hAnsi="Georgia" w:cs="Georgia"/>
        </w:rPr>
        <w:t xml:space="preserve"> </w:t>
      </w:r>
      <w:r w:rsidR="00F03D37" w:rsidRPr="00F03D37">
        <w:rPr>
          <w:rFonts w:ascii="Georgia" w:eastAsia="Georgia" w:hAnsi="Georgia" w:cs="Georgia"/>
        </w:rPr>
        <w:t>By allowing students to search for mentors based on specific criteria such as expertise</w:t>
      </w:r>
      <w:r w:rsidR="00F03D37">
        <w:rPr>
          <w:rFonts w:ascii="Georgia" w:eastAsia="Georgia" w:hAnsi="Georgia" w:cs="Georgia"/>
        </w:rPr>
        <w:t xml:space="preserve"> and</w:t>
      </w:r>
      <w:r w:rsidR="00F03D37" w:rsidRPr="00F03D37">
        <w:rPr>
          <w:rFonts w:ascii="Georgia" w:eastAsia="Georgia" w:hAnsi="Georgia" w:cs="Georgia"/>
        </w:rPr>
        <w:t xml:space="preserve"> availability, the app ensures that students are paired with mentors who best meet their needs. This tailored approach enhances the effectiveness of the mentoring relationship, leading to more personalized and impactful guidance. </w:t>
      </w:r>
      <w:r w:rsidR="00E97300">
        <w:rPr>
          <w:rFonts w:ascii="Georgia" w:eastAsia="Georgia" w:hAnsi="Georgia" w:cs="Georgia"/>
        </w:rPr>
        <w:t>Also</w:t>
      </w:r>
      <w:r w:rsidR="00F03D37" w:rsidRPr="00F03D37">
        <w:rPr>
          <w:rFonts w:ascii="Georgia" w:eastAsia="Georgia" w:hAnsi="Georgia" w:cs="Georgia"/>
        </w:rPr>
        <w:t>, the app's user-friendly interface save</w:t>
      </w:r>
      <w:r w:rsidR="00E97300">
        <w:rPr>
          <w:rFonts w:ascii="Georgia" w:eastAsia="Georgia" w:hAnsi="Georgia" w:cs="Georgia"/>
        </w:rPr>
        <w:t>s</w:t>
      </w:r>
      <w:r w:rsidR="00F03D37" w:rsidRPr="00F03D37">
        <w:rPr>
          <w:rFonts w:ascii="Georgia" w:eastAsia="Georgia" w:hAnsi="Georgia" w:cs="Georgia"/>
        </w:rPr>
        <w:t xml:space="preserve"> time and reduce the frustration associated with manual mentor selection.</w:t>
      </w:r>
    </w:p>
    <w:p w14:paraId="08E7E7A1" w14:textId="58F05220" w:rsidR="009D0AE2" w:rsidRDefault="00C003C1" w:rsidP="00BD54F6">
      <w:pPr>
        <w:pStyle w:val="ListParagraph"/>
        <w:numPr>
          <w:ilvl w:val="1"/>
          <w:numId w:val="9"/>
        </w:numPr>
        <w:spacing w:line="480" w:lineRule="auto"/>
        <w:jc w:val="both"/>
        <w:rPr>
          <w:rFonts w:ascii="Georgia" w:eastAsia="Georgia" w:hAnsi="Georgia" w:cs="Georgia"/>
        </w:rPr>
      </w:pPr>
      <w:r>
        <w:rPr>
          <w:rFonts w:ascii="Georgia" w:eastAsia="Georgia" w:hAnsi="Georgia" w:cs="Georgia"/>
        </w:rPr>
        <w:t>Learning Approach:</w:t>
      </w:r>
      <w:r w:rsidR="00EE19DE">
        <w:rPr>
          <w:rFonts w:ascii="Georgia" w:eastAsia="Georgia" w:hAnsi="Georgia" w:cs="Georgia"/>
        </w:rPr>
        <w:t xml:space="preserve"> </w:t>
      </w:r>
      <w:r w:rsidR="00633655">
        <w:rPr>
          <w:rFonts w:ascii="Georgia" w:eastAsia="Georgia" w:hAnsi="Georgia" w:cs="Georgia"/>
        </w:rPr>
        <w:t xml:space="preserve">The app </w:t>
      </w:r>
      <w:r w:rsidR="00633655" w:rsidRPr="00633655">
        <w:rPr>
          <w:rFonts w:ascii="Georgia" w:eastAsia="Georgia" w:hAnsi="Georgia" w:cs="Georgia"/>
        </w:rPr>
        <w:t xml:space="preserve">transforms learning by providing individual learners with </w:t>
      </w:r>
      <w:r w:rsidR="00633655">
        <w:rPr>
          <w:rFonts w:ascii="Georgia" w:eastAsia="Georgia" w:hAnsi="Georgia" w:cs="Georgia"/>
        </w:rPr>
        <w:t xml:space="preserve">different </w:t>
      </w:r>
      <w:r w:rsidR="00633655" w:rsidRPr="00633655">
        <w:rPr>
          <w:rFonts w:ascii="Georgia" w:eastAsia="Georgia" w:hAnsi="Georgia" w:cs="Georgia"/>
        </w:rPr>
        <w:t xml:space="preserve">paths and resources. </w:t>
      </w:r>
      <w:r w:rsidR="00633655">
        <w:rPr>
          <w:rFonts w:ascii="Georgia" w:eastAsia="Georgia" w:hAnsi="Georgia" w:cs="Georgia"/>
        </w:rPr>
        <w:t>It</w:t>
      </w:r>
      <w:r w:rsidR="00633655" w:rsidRPr="00633655">
        <w:rPr>
          <w:rFonts w:ascii="Georgia" w:eastAsia="Georgia" w:hAnsi="Georgia" w:cs="Georgia"/>
        </w:rPr>
        <w:t xml:space="preserve"> offers an interface that is close to a classroom, which provides access to study materials, activities, and tracking for students. This will help accommodate different learning styles and paces, which generally promote higher engagement and motivation. Dynamic courses, assessments, and interactive features such as quizzes and </w:t>
      </w:r>
      <w:r w:rsidR="00BD54F6">
        <w:rPr>
          <w:rFonts w:ascii="Georgia" w:eastAsia="Georgia" w:hAnsi="Georgia" w:cs="Georgia"/>
        </w:rPr>
        <w:t>direct-messaging</w:t>
      </w:r>
      <w:r w:rsidR="00633655" w:rsidRPr="00633655">
        <w:rPr>
          <w:rFonts w:ascii="Georgia" w:eastAsia="Georgia" w:hAnsi="Georgia" w:cs="Georgia"/>
        </w:rPr>
        <w:t xml:space="preserve"> all seem to foster self-directed learning and encourage students toward their academic goals. It allows the student to have control over his own education in a flexible, adaptive learning environment and has an overall effect of creating a better learning experience for </w:t>
      </w:r>
      <w:r w:rsidR="00BD54F6">
        <w:rPr>
          <w:rFonts w:ascii="Georgia" w:eastAsia="Georgia" w:hAnsi="Georgia" w:cs="Georgia"/>
        </w:rPr>
        <w:t>them</w:t>
      </w:r>
      <w:r w:rsidR="00633655" w:rsidRPr="00633655">
        <w:rPr>
          <w:rFonts w:ascii="Georgia" w:eastAsia="Georgia" w:hAnsi="Georgia" w:cs="Georgia"/>
        </w:rPr>
        <w:t>.</w:t>
      </w:r>
    </w:p>
    <w:p w14:paraId="65A5BCD6" w14:textId="02C435A7" w:rsidR="008F456D" w:rsidRDefault="00C003C1" w:rsidP="0076741D">
      <w:pPr>
        <w:pStyle w:val="ListParagraph"/>
        <w:numPr>
          <w:ilvl w:val="1"/>
          <w:numId w:val="9"/>
        </w:numPr>
        <w:spacing w:line="480" w:lineRule="auto"/>
        <w:jc w:val="both"/>
        <w:rPr>
          <w:ins w:id="813" w:author="Jade Raposa" w:date="2024-10-15T01:57:00Z"/>
        </w:rPr>
      </w:pPr>
      <w:r>
        <w:rPr>
          <w:rFonts w:ascii="Georgia" w:eastAsia="Georgia" w:hAnsi="Georgia" w:cs="Georgia"/>
        </w:rPr>
        <w:t>Certification and Reporting:</w:t>
      </w:r>
      <w:r w:rsidR="0034020E">
        <w:rPr>
          <w:rFonts w:ascii="Georgia" w:eastAsia="Georgia" w:hAnsi="Georgia" w:cs="Georgia"/>
        </w:rPr>
        <w:t xml:space="preserve"> </w:t>
      </w:r>
      <w:r w:rsidR="0076741D" w:rsidRPr="0076741D">
        <w:rPr>
          <w:rFonts w:ascii="Georgia" w:eastAsia="Georgia" w:hAnsi="Georgia" w:cs="Georgia"/>
        </w:rPr>
        <w:t xml:space="preserve">The app introduces efficient mechanisms for tracking academic progress and </w:t>
      </w:r>
      <w:r w:rsidR="0076741D">
        <w:rPr>
          <w:rFonts w:ascii="Georgia" w:eastAsia="Georgia" w:hAnsi="Georgia" w:cs="Georgia"/>
        </w:rPr>
        <w:t>distributing</w:t>
      </w:r>
      <w:r w:rsidR="0076741D" w:rsidRPr="0076741D">
        <w:rPr>
          <w:rFonts w:ascii="Georgia" w:eastAsia="Georgia" w:hAnsi="Georgia" w:cs="Georgia"/>
        </w:rPr>
        <w:t xml:space="preserve"> certifications. Mentors can easily monitor student performance, input scores from activities, and </w:t>
      </w:r>
      <w:r w:rsidR="0076741D" w:rsidRPr="0076741D">
        <w:rPr>
          <w:rFonts w:ascii="Georgia" w:eastAsia="Georgia" w:hAnsi="Georgia" w:cs="Georgia"/>
        </w:rPr>
        <w:lastRenderedPageBreak/>
        <w:t xml:space="preserve">provide detailed reports on student progress. It enables the students to know their strengths and weaknesses and receive immediate feedback. </w:t>
      </w:r>
      <w:r w:rsidR="00B001DA" w:rsidRPr="00B001DA">
        <w:rPr>
          <w:rFonts w:ascii="Georgia" w:eastAsia="Georgia" w:hAnsi="Georgia" w:cs="Georgia"/>
        </w:rPr>
        <w:t>After successful completion and evaluation of tasks and assessments, the students are given personal certificates of accomplishment for the work done. These certificates are available and can be downloaded, thus becoming actual proof that students have learned and even gained development. The streamlining the reporting and certification process helps motivate students in more ways than one.</w:t>
      </w:r>
    </w:p>
    <w:p w14:paraId="6FCA7D3E" w14:textId="77777777" w:rsidR="008F456D" w:rsidRPr="008F456D" w:rsidRDefault="002B278F">
      <w:pPr>
        <w:pStyle w:val="ListParagraph"/>
        <w:numPr>
          <w:ilvl w:val="0"/>
          <w:numId w:val="9"/>
        </w:numPr>
        <w:spacing w:after="0" w:line="480" w:lineRule="auto"/>
        <w:jc w:val="both"/>
        <w:rPr>
          <w:rFonts w:ascii="Georgia" w:eastAsia="Georgia" w:hAnsi="Georgia" w:cs="Georgia"/>
          <w:rPrChange w:id="814" w:author="Jade Raposa" w:date="2024-10-15T01:57:00Z">
            <w:rPr/>
          </w:rPrChange>
        </w:rPr>
        <w:pPrChange w:id="815" w:author="Jade Raposa" w:date="2024-10-15T01:57:00Z">
          <w:pPr>
            <w:spacing w:after="0" w:line="480" w:lineRule="auto"/>
            <w:jc w:val="both"/>
          </w:pPr>
        </w:pPrChange>
      </w:pPr>
      <w:ins w:id="816" w:author="Jade Raposa" w:date="2024-10-15T01:57:00Z">
        <w:r>
          <w:rPr>
            <w:rFonts w:ascii="Georgia" w:eastAsia="Georgia" w:hAnsi="Georgia" w:cs="Georgia"/>
          </w:rPr>
          <w:t>The system was evaluated using the ISO 25010 quality model.</w:t>
        </w:r>
      </w:ins>
      <w:del w:id="817" w:author="Jade Raposa" w:date="2024-10-15T01:57:00Z">
        <w:r>
          <w:rPr>
            <w:rFonts w:ascii="Georgia" w:eastAsia="Georgia" w:hAnsi="Georgia" w:cs="Georgia"/>
            <w:rPrChange w:id="818" w:author="Jade Raposa" w:date="2024-10-15T01:57:00Z">
              <w:rPr/>
            </w:rPrChange>
          </w:rPr>
          <w:delText>3.</w:delText>
        </w:r>
        <w:r>
          <w:rPr>
            <w:rFonts w:ascii="Georgia" w:eastAsia="Georgia" w:hAnsi="Georgia" w:cs="Georgia"/>
            <w:rPrChange w:id="819" w:author="Jade Raposa" w:date="2024-10-15T01:57:00Z">
              <w:rPr/>
            </w:rPrChange>
          </w:rPr>
          <w:tab/>
          <w:delText>The system was evaluated using the ISO 25010 quality model.</w:delText>
        </w:r>
      </w:del>
    </w:p>
    <w:p w14:paraId="46339E25" w14:textId="10DB1ED9" w:rsidR="008F456D" w:rsidRPr="008F456D" w:rsidRDefault="002B278F">
      <w:pPr>
        <w:pStyle w:val="ListParagraph"/>
        <w:numPr>
          <w:ilvl w:val="0"/>
          <w:numId w:val="18"/>
        </w:numPr>
        <w:spacing w:after="0" w:line="480" w:lineRule="auto"/>
        <w:jc w:val="both"/>
        <w:rPr>
          <w:rFonts w:ascii="Georgia" w:eastAsia="Georgia" w:hAnsi="Georgia" w:cs="Georgia"/>
          <w:rPrChange w:id="820" w:author="Jade Raposa" w:date="2024-10-15T01:58:00Z">
            <w:rPr/>
          </w:rPrChange>
        </w:rPr>
        <w:pPrChange w:id="821" w:author="Jade Raposa" w:date="2024-10-15T01:58:00Z">
          <w:pPr>
            <w:spacing w:after="0" w:line="480" w:lineRule="auto"/>
            <w:ind w:left="720"/>
            <w:jc w:val="both"/>
          </w:pPr>
        </w:pPrChange>
      </w:pPr>
      <w:del w:id="822" w:author="Jade Raposa" w:date="2024-10-15T01:58:00Z">
        <w:r>
          <w:rPr>
            <w:rFonts w:ascii="Georgia" w:eastAsia="Georgia" w:hAnsi="Georgia" w:cs="Georgia"/>
            <w:rPrChange w:id="823" w:author="Jade Raposa" w:date="2024-10-15T01:58:00Z">
              <w:rPr/>
            </w:rPrChange>
          </w:rPr>
          <w:delText>a.</w:delText>
        </w:r>
        <w:r>
          <w:rPr>
            <w:rFonts w:ascii="Georgia" w:eastAsia="Georgia" w:hAnsi="Georgia" w:cs="Georgia"/>
            <w:rPrChange w:id="824" w:author="Jade Raposa" w:date="2024-10-15T01:58:00Z">
              <w:rPr/>
            </w:rPrChange>
          </w:rPr>
          <w:tab/>
        </w:r>
      </w:del>
      <w:r>
        <w:rPr>
          <w:rFonts w:ascii="Georgia" w:eastAsia="Georgia" w:hAnsi="Georgia" w:cs="Georgia"/>
          <w:rPrChange w:id="825" w:author="Jade Raposa" w:date="2024-10-15T01:58:00Z">
            <w:rPr/>
          </w:rPrChange>
        </w:rPr>
        <w:t xml:space="preserve">Usability: </w:t>
      </w:r>
    </w:p>
    <w:p w14:paraId="2E856968" w14:textId="3BBE5BF8" w:rsidR="00BD73F4" w:rsidRDefault="002B278F" w:rsidP="00BD73F4">
      <w:pPr>
        <w:pStyle w:val="ListParagraph"/>
        <w:numPr>
          <w:ilvl w:val="0"/>
          <w:numId w:val="18"/>
        </w:numPr>
        <w:spacing w:after="0" w:line="480" w:lineRule="auto"/>
        <w:jc w:val="both"/>
        <w:rPr>
          <w:rFonts w:ascii="Georgia" w:eastAsia="Georgia" w:hAnsi="Georgia" w:cs="Georgia"/>
        </w:rPr>
      </w:pPr>
      <w:del w:id="826" w:author="Jade Raposa" w:date="2024-10-15T01:58:00Z">
        <w:r>
          <w:rPr>
            <w:rFonts w:ascii="Georgia" w:eastAsia="Georgia" w:hAnsi="Georgia" w:cs="Georgia"/>
            <w:rPrChange w:id="827" w:author="Jade Raposa" w:date="2024-10-15T01:58:00Z">
              <w:rPr/>
            </w:rPrChange>
          </w:rPr>
          <w:delText>b.</w:delText>
        </w:r>
        <w:r>
          <w:rPr>
            <w:rFonts w:ascii="Georgia" w:eastAsia="Georgia" w:hAnsi="Georgia" w:cs="Georgia"/>
            <w:rPrChange w:id="828" w:author="Jade Raposa" w:date="2024-10-15T01:58:00Z">
              <w:rPr/>
            </w:rPrChange>
          </w:rPr>
          <w:tab/>
        </w:r>
      </w:del>
      <w:r>
        <w:rPr>
          <w:rFonts w:ascii="Georgia" w:eastAsia="Georgia" w:hAnsi="Georgia" w:cs="Georgia"/>
          <w:rPrChange w:id="829" w:author="Jade Raposa" w:date="2024-10-15T01:58:00Z">
            <w:rPr/>
          </w:rPrChange>
        </w:rPr>
        <w:t xml:space="preserve">Reliability: </w:t>
      </w:r>
    </w:p>
    <w:p w14:paraId="5AE9860D" w14:textId="692140C3" w:rsidR="008F456D" w:rsidRDefault="00BD73F4" w:rsidP="00BD73F4">
      <w:pPr>
        <w:pStyle w:val="ListParagraph"/>
        <w:numPr>
          <w:ilvl w:val="0"/>
          <w:numId w:val="18"/>
        </w:numPr>
        <w:spacing w:after="0" w:line="480" w:lineRule="auto"/>
        <w:jc w:val="both"/>
        <w:rPr>
          <w:rFonts w:ascii="Georgia" w:eastAsia="Georgia" w:hAnsi="Georgia" w:cs="Georgia"/>
        </w:rPr>
      </w:pPr>
      <w:r w:rsidRPr="00BD73F4">
        <w:rPr>
          <w:rFonts w:ascii="Georgia" w:eastAsia="Georgia" w:hAnsi="Georgia" w:cs="Georgia"/>
        </w:rPr>
        <w:t xml:space="preserve">Maintainability: </w:t>
      </w:r>
    </w:p>
    <w:p w14:paraId="747A4280" w14:textId="3AFF99CF" w:rsidR="00BD73F4" w:rsidRPr="00BD73F4" w:rsidRDefault="00BD73F4" w:rsidP="00BD73F4">
      <w:pPr>
        <w:pStyle w:val="ListParagraph"/>
        <w:numPr>
          <w:ilvl w:val="0"/>
          <w:numId w:val="18"/>
        </w:numPr>
        <w:spacing w:after="0" w:line="480" w:lineRule="auto"/>
        <w:jc w:val="both"/>
        <w:rPr>
          <w:ins w:id="830" w:author="Jade Raposa" w:date="2024-10-15T02:03:00Z"/>
          <w:rFonts w:ascii="Georgia" w:eastAsia="Georgia" w:hAnsi="Georgia" w:cs="Georgia"/>
        </w:rPr>
      </w:pPr>
      <w:r w:rsidRPr="00BD73F4">
        <w:rPr>
          <w:rFonts w:ascii="Georgia" w:eastAsia="Georgia" w:hAnsi="Georgia" w:cs="Georgia"/>
        </w:rPr>
        <w:t>Portability:</w:t>
      </w:r>
    </w:p>
    <w:p w14:paraId="51717263" w14:textId="77777777" w:rsidR="00266C5F" w:rsidRDefault="00266C5F">
      <w:pPr>
        <w:pStyle w:val="Heading2"/>
        <w:spacing w:line="480" w:lineRule="auto"/>
        <w:jc w:val="both"/>
        <w:rPr>
          <w:rFonts w:eastAsia="Georgia"/>
        </w:rPr>
        <w:sectPr w:rsidR="00266C5F">
          <w:headerReference w:type="default" r:id="rId88"/>
          <w:headerReference w:type="first" r:id="rId89"/>
          <w:pgSz w:w="12240" w:h="15840"/>
          <w:pgMar w:top="1620" w:right="1440" w:bottom="1440" w:left="2160" w:header="706" w:footer="706" w:gutter="0"/>
          <w:pgNumType w:start="7"/>
          <w:cols w:space="708"/>
          <w:titlePg/>
          <w:docGrid w:linePitch="360"/>
        </w:sectPr>
      </w:pPr>
    </w:p>
    <w:p w14:paraId="4AB1117B" w14:textId="77777777" w:rsidR="008F456D" w:rsidRDefault="002B278F">
      <w:pPr>
        <w:pStyle w:val="Heading2"/>
        <w:spacing w:line="480" w:lineRule="auto"/>
        <w:jc w:val="both"/>
        <w:rPr>
          <w:ins w:id="837" w:author="Jade Raposa" w:date="2024-10-15T02:03:00Z"/>
          <w:rFonts w:eastAsia="Georgia"/>
        </w:rPr>
        <w:pPrChange w:id="838" w:author="Jade Raposa" w:date="2024-10-15T02:04:00Z">
          <w:pPr>
            <w:spacing w:after="0" w:line="480" w:lineRule="auto"/>
            <w:jc w:val="both"/>
          </w:pPr>
        </w:pPrChange>
      </w:pPr>
      <w:ins w:id="839" w:author="Jade Raposa" w:date="2024-10-15T02:03:00Z">
        <w:r>
          <w:rPr>
            <w:rFonts w:eastAsia="Georgia"/>
          </w:rPr>
          <w:lastRenderedPageBreak/>
          <w:t>CONCLUSIONS</w:t>
        </w:r>
      </w:ins>
    </w:p>
    <w:p w14:paraId="006A5420" w14:textId="77777777" w:rsidR="008F456D" w:rsidRDefault="002B278F" w:rsidP="00616D7E">
      <w:pPr>
        <w:spacing w:after="0" w:line="480" w:lineRule="auto"/>
        <w:ind w:firstLine="720"/>
        <w:jc w:val="both"/>
        <w:rPr>
          <w:rFonts w:ascii="Georgia" w:eastAsia="Georgia" w:hAnsi="Georgia" w:cs="Georgia"/>
        </w:rPr>
      </w:pPr>
      <w:ins w:id="840" w:author="Jade Raposa" w:date="2024-10-15T02:04:00Z">
        <w:r>
          <w:rPr>
            <w:rFonts w:ascii="Georgia" w:eastAsia="Georgia" w:hAnsi="Georgia" w:cs="Georgia"/>
          </w:rPr>
          <w:t>Based on the findings, the conclusions below were derived:</w:t>
        </w:r>
      </w:ins>
    </w:p>
    <w:p w14:paraId="7DF2C46E" w14:textId="77777777" w:rsidR="00FD2A13" w:rsidRDefault="00FD2A13" w:rsidP="002B278F">
      <w:pPr>
        <w:pStyle w:val="ListParagraph"/>
        <w:numPr>
          <w:ilvl w:val="0"/>
          <w:numId w:val="19"/>
        </w:numPr>
        <w:spacing w:after="0" w:line="480" w:lineRule="auto"/>
        <w:jc w:val="both"/>
        <w:rPr>
          <w:rFonts w:ascii="Georgia" w:eastAsia="Georgia" w:hAnsi="Georgia" w:cs="Georgia"/>
        </w:rPr>
      </w:pPr>
      <w:r>
        <w:rPr>
          <w:rFonts w:ascii="Georgia" w:eastAsia="Georgia" w:hAnsi="Georgia" w:cs="Georgia"/>
        </w:rPr>
        <w:t>T</w:t>
      </w:r>
      <w:r w:rsidRPr="00FD2A13">
        <w:rPr>
          <w:rFonts w:ascii="Georgia" w:eastAsia="Georgia" w:hAnsi="Georgia" w:cs="Georgia"/>
        </w:rPr>
        <w:t xml:space="preserve">he study identified various challenges which involve both the learners and educators in the School of Engineering and Computer Studies (SOECS). Key challenges include inability to find appropriate mentors particularly when searching in person; existence of a one-size-fits-all learning approach which is never good for working through different kinds of learning styles, which will always pop out to the school's system and means of teaching, and mechanisms which are inefficient in tracking academic progress together with obtaining certifications. Most students experience difficulties in course content that is too challenging, irrelevant to their career goals, or does not have hands-on experience. In addition, scheduling conflicts and dissatisfaction with faculty further complicate the academic journey. These challenges call for a more personalized, flexible, and supportive educational environment. </w:t>
      </w:r>
    </w:p>
    <w:p w14:paraId="06D797F3" w14:textId="3E745D22" w:rsidR="00B04E8B" w:rsidRDefault="00B04E8B" w:rsidP="002B278F">
      <w:pPr>
        <w:pStyle w:val="ListParagraph"/>
        <w:numPr>
          <w:ilvl w:val="0"/>
          <w:numId w:val="19"/>
        </w:numPr>
        <w:spacing w:after="0" w:line="480" w:lineRule="auto"/>
        <w:jc w:val="both"/>
        <w:rPr>
          <w:rFonts w:ascii="Georgia" w:eastAsia="Georgia" w:hAnsi="Georgia" w:cs="Georgia"/>
        </w:rPr>
      </w:pPr>
      <w:r w:rsidRPr="00B04E8B">
        <w:rPr>
          <w:rFonts w:ascii="Georgia" w:eastAsia="Georgia" w:hAnsi="Georgia" w:cs="Georgia"/>
        </w:rPr>
        <w:t>The Mentor-Shift application address</w:t>
      </w:r>
      <w:r w:rsidR="00EA571A">
        <w:rPr>
          <w:rFonts w:ascii="Georgia" w:eastAsia="Georgia" w:hAnsi="Georgia" w:cs="Georgia"/>
        </w:rPr>
        <w:t xml:space="preserve">es </w:t>
      </w:r>
      <w:r w:rsidRPr="00B04E8B">
        <w:rPr>
          <w:rFonts w:ascii="Georgia" w:eastAsia="Georgia" w:hAnsi="Georgia" w:cs="Georgia"/>
        </w:rPr>
        <w:t xml:space="preserve">these problems </w:t>
      </w:r>
      <w:r w:rsidR="00EA571A">
        <w:rPr>
          <w:rFonts w:ascii="Georgia" w:eastAsia="Georgia" w:hAnsi="Georgia" w:cs="Georgia"/>
        </w:rPr>
        <w:t>effectively</w:t>
      </w:r>
      <w:r w:rsidRPr="00B04E8B">
        <w:rPr>
          <w:rFonts w:ascii="Georgia" w:eastAsia="Georgia" w:hAnsi="Georgia" w:cs="Georgia"/>
        </w:rPr>
        <w:t xml:space="preserve">. In fact, the whole mentoring process is simplified through this application, providing students with the best matches in terms of academic needs and preferences regarding mentor selection. It offers personalized learning paths and resources, therefore improving student engagement and motivation based on different learning styles and paces. There will be efficient mechanisms with this app for tracking one's academic progress and for earning certifications in order to give instant feedback and proof of their achievement. Alongside virtual office hours, more interactive and engaging mentoring comes with real-time </w:t>
      </w:r>
      <w:r w:rsidR="00EA571A">
        <w:rPr>
          <w:rFonts w:ascii="Georgia" w:eastAsia="Georgia" w:hAnsi="Georgia" w:cs="Georgia"/>
        </w:rPr>
        <w:t>approach</w:t>
      </w:r>
      <w:r w:rsidRPr="00B04E8B">
        <w:rPr>
          <w:rFonts w:ascii="Georgia" w:eastAsia="Georgia" w:hAnsi="Georgia" w:cs="Georgia"/>
        </w:rPr>
        <w:t xml:space="preserve"> for communication like messaging, resources, and personalized paths. </w:t>
      </w:r>
    </w:p>
    <w:p w14:paraId="744E5C0B" w14:textId="60FDE218" w:rsidR="0083666C" w:rsidRPr="00616D7E" w:rsidRDefault="0083666C" w:rsidP="002B278F">
      <w:pPr>
        <w:pStyle w:val="ListParagraph"/>
        <w:numPr>
          <w:ilvl w:val="0"/>
          <w:numId w:val="19"/>
        </w:numPr>
        <w:spacing w:after="0" w:line="480" w:lineRule="auto"/>
        <w:jc w:val="both"/>
        <w:rPr>
          <w:ins w:id="841" w:author="Jade Raposa" w:date="2024-10-15T02:03:00Z"/>
          <w:rFonts w:ascii="Georgia" w:eastAsia="Georgia" w:hAnsi="Georgia" w:cs="Georgia"/>
        </w:rPr>
      </w:pPr>
      <w:r>
        <w:rPr>
          <w:rFonts w:ascii="Georgia" w:eastAsia="Georgia" w:hAnsi="Georgia" w:cs="Georgia"/>
        </w:rPr>
        <w:t>(ISO evaluation</w:t>
      </w:r>
      <w:r w:rsidR="007F0740">
        <w:rPr>
          <w:rFonts w:ascii="Georgia" w:eastAsia="Georgia" w:hAnsi="Georgia" w:cs="Georgia"/>
        </w:rPr>
        <w:t xml:space="preserve"> conclusion</w:t>
      </w:r>
      <w:r>
        <w:rPr>
          <w:rFonts w:ascii="Georgia" w:eastAsia="Georgia" w:hAnsi="Georgia" w:cs="Georgia"/>
        </w:rPr>
        <w:t>)</w:t>
      </w:r>
    </w:p>
    <w:p w14:paraId="53103274" w14:textId="77777777" w:rsidR="008F456D" w:rsidRDefault="002B278F" w:rsidP="001B0C95">
      <w:pPr>
        <w:pStyle w:val="Heading2"/>
        <w:spacing w:beforeAutospacing="0" w:after="240" w:afterAutospacing="0" w:line="480" w:lineRule="auto"/>
        <w:jc w:val="both"/>
        <w:rPr>
          <w:rFonts w:eastAsia="Georgia"/>
        </w:rPr>
      </w:pPr>
      <w:ins w:id="842" w:author="Jade Raposa" w:date="2024-10-15T02:03:00Z">
        <w:r>
          <w:rPr>
            <w:rFonts w:eastAsia="Georgia"/>
          </w:rPr>
          <w:lastRenderedPageBreak/>
          <w:t>RECOMMENDATIONS</w:t>
        </w:r>
      </w:ins>
    </w:p>
    <w:p w14:paraId="0A4437F7" w14:textId="77777777" w:rsidR="00230C25" w:rsidRPr="008017D9" w:rsidRDefault="005A4CA8" w:rsidP="00ED3AF6">
      <w:pPr>
        <w:spacing w:after="0" w:line="480" w:lineRule="auto"/>
        <w:ind w:firstLine="720"/>
        <w:jc w:val="both"/>
        <w:rPr>
          <w:rFonts w:ascii="Georgia" w:hAnsi="Georgia"/>
          <w:b/>
          <w:bCs/>
        </w:rPr>
      </w:pPr>
      <w:r w:rsidRPr="008017D9">
        <w:rPr>
          <w:rFonts w:ascii="Georgia" w:hAnsi="Georgia"/>
        </w:rPr>
        <w:t>Based on the conclusions, the following recommendations were formulated.</w:t>
      </w:r>
    </w:p>
    <w:p w14:paraId="1A862680" w14:textId="6A25AD9C" w:rsidR="00230C25" w:rsidRPr="004569ED" w:rsidRDefault="00D30D37" w:rsidP="004569ED">
      <w:pPr>
        <w:pStyle w:val="ListParagraph"/>
        <w:numPr>
          <w:ilvl w:val="0"/>
          <w:numId w:val="22"/>
        </w:numPr>
        <w:spacing w:line="480" w:lineRule="auto"/>
        <w:jc w:val="both"/>
        <w:rPr>
          <w:rFonts w:ascii="Georgia" w:hAnsi="Georgia"/>
        </w:rPr>
      </w:pPr>
      <w:r w:rsidRPr="004569ED">
        <w:rPr>
          <w:rFonts w:ascii="Georgia" w:hAnsi="Georgia"/>
        </w:rPr>
        <w:t xml:space="preserve">Dynamic </w:t>
      </w:r>
      <w:r w:rsidR="005313D1" w:rsidRPr="004569ED">
        <w:rPr>
          <w:rFonts w:ascii="Georgia" w:hAnsi="Georgia"/>
        </w:rPr>
        <w:t>Cloud-based</w:t>
      </w:r>
      <w:r w:rsidRPr="004569ED">
        <w:rPr>
          <w:rFonts w:ascii="Georgia" w:hAnsi="Georgia"/>
        </w:rPr>
        <w:t xml:space="preserve"> Storage</w:t>
      </w:r>
      <w:r w:rsidR="0053299A" w:rsidRPr="004569ED">
        <w:rPr>
          <w:rFonts w:ascii="Georgia" w:hAnsi="Georgia"/>
        </w:rPr>
        <w:t>:</w:t>
      </w:r>
      <w:r w:rsidR="00517074" w:rsidRPr="004569ED">
        <w:rPr>
          <w:rFonts w:ascii="Georgia" w:hAnsi="Georgia"/>
        </w:rPr>
        <w:t xml:space="preserve"> Implementing dynamic cloud-based storage would enhance the app's data management capabilities, allowing for seamless access and storage of large volumes of different resources and file types. This would ensure data integrity, security, and accessibility from any device, providing a more robust and scalable solution for both students and educators.</w:t>
      </w:r>
    </w:p>
    <w:p w14:paraId="2436B95A" w14:textId="7A89EADD" w:rsidR="0053299A" w:rsidRPr="004569ED" w:rsidRDefault="00173E42" w:rsidP="004569ED">
      <w:pPr>
        <w:pStyle w:val="ListParagraph"/>
        <w:numPr>
          <w:ilvl w:val="0"/>
          <w:numId w:val="22"/>
        </w:numPr>
        <w:spacing w:line="480" w:lineRule="auto"/>
        <w:jc w:val="both"/>
        <w:rPr>
          <w:rFonts w:ascii="Georgia" w:hAnsi="Georgia"/>
        </w:rPr>
      </w:pPr>
      <w:r w:rsidRPr="004569ED">
        <w:rPr>
          <w:rFonts w:ascii="Georgia" w:hAnsi="Georgia"/>
        </w:rPr>
        <w:t>Profile Rating &amp; Review:</w:t>
      </w:r>
      <w:r w:rsidR="00336AC6" w:rsidRPr="004569ED">
        <w:rPr>
          <w:rFonts w:ascii="Georgia" w:hAnsi="Georgia"/>
        </w:rPr>
        <w:t xml:space="preserve"> Introducing a profile rating and review system for mentors would help students make informed decisions when selecting mentors. This feature would allow students to rate and review their mentors based on their experiences, fostering transparency and trust within the platform. It would also encourage mentors to maintain high standards of support and engagement.</w:t>
      </w:r>
    </w:p>
    <w:p w14:paraId="78E85D65" w14:textId="42409C87" w:rsidR="00173E42" w:rsidRPr="004569ED" w:rsidRDefault="00C05C24" w:rsidP="004569ED">
      <w:pPr>
        <w:pStyle w:val="ListParagraph"/>
        <w:numPr>
          <w:ilvl w:val="0"/>
          <w:numId w:val="22"/>
        </w:numPr>
        <w:spacing w:line="480" w:lineRule="auto"/>
        <w:jc w:val="both"/>
        <w:rPr>
          <w:rFonts w:ascii="Georgia" w:hAnsi="Georgia"/>
        </w:rPr>
      </w:pPr>
      <w:r w:rsidRPr="004569ED">
        <w:rPr>
          <w:rFonts w:ascii="Georgia" w:hAnsi="Georgia"/>
        </w:rPr>
        <w:t>Automatic Certificate Generation:</w:t>
      </w:r>
      <w:r w:rsidR="00336AC6" w:rsidRPr="004569ED">
        <w:rPr>
          <w:rFonts w:ascii="Georgia" w:hAnsi="Georgia"/>
        </w:rPr>
        <w:t xml:space="preserve"> Adding an automatic certificate generation feature would streamline the certification process, reducing the administrative burden on educators. This feature would automatically generate and issue certificates upon the completion of tasks and assessments, ensuring timely recognition of student achievements and providing them with immediate access to their certificates.</w:t>
      </w:r>
    </w:p>
    <w:p w14:paraId="6D54BDFD" w14:textId="43A18A08" w:rsidR="0064706E" w:rsidRPr="004569ED" w:rsidRDefault="0064706E" w:rsidP="004569ED">
      <w:pPr>
        <w:pStyle w:val="ListParagraph"/>
        <w:numPr>
          <w:ilvl w:val="0"/>
          <w:numId w:val="22"/>
        </w:numPr>
        <w:spacing w:line="480" w:lineRule="auto"/>
        <w:jc w:val="both"/>
        <w:rPr>
          <w:rFonts w:ascii="Georgia" w:hAnsi="Georgia"/>
        </w:rPr>
      </w:pPr>
      <w:r w:rsidRPr="004569ED">
        <w:rPr>
          <w:rFonts w:ascii="Georgia" w:hAnsi="Georgia"/>
        </w:rPr>
        <w:t>Learning Assessment:</w:t>
      </w:r>
      <w:r w:rsidR="00E038F0" w:rsidRPr="004569ED">
        <w:rPr>
          <w:rFonts w:ascii="Georgia" w:hAnsi="Georgia"/>
        </w:rPr>
        <w:t xml:space="preserve"> Incorporating comprehensive learning assessment tools would enable more effective tracking of student progress and understanding. These tools could include quizzes, tests, and interactive assessments that provide immediate feedback, helping students identify areas for improvement and allowing educators to tailor their support accordingly.</w:t>
      </w:r>
    </w:p>
    <w:p w14:paraId="609D8807" w14:textId="456C0C2C" w:rsidR="0064706E" w:rsidRPr="004569ED" w:rsidRDefault="009D7526" w:rsidP="004569ED">
      <w:pPr>
        <w:pStyle w:val="ListParagraph"/>
        <w:numPr>
          <w:ilvl w:val="0"/>
          <w:numId w:val="22"/>
        </w:numPr>
        <w:spacing w:line="480" w:lineRule="auto"/>
        <w:jc w:val="both"/>
        <w:rPr>
          <w:rFonts w:ascii="Georgia" w:hAnsi="Georgia"/>
        </w:rPr>
      </w:pPr>
      <w:r w:rsidRPr="004569ED">
        <w:rPr>
          <w:rFonts w:ascii="Georgia" w:hAnsi="Georgia"/>
        </w:rPr>
        <w:t>Difficulty-based Resources &amp; Activities:</w:t>
      </w:r>
      <w:r w:rsidR="00E038F0" w:rsidRPr="004569ED">
        <w:rPr>
          <w:rFonts w:ascii="Georgia" w:hAnsi="Georgia"/>
        </w:rPr>
        <w:t xml:space="preserve"> Developing a system that categorizes resources and activities based on difficulty levels would cater to the diverse </w:t>
      </w:r>
      <w:r w:rsidR="00E038F0" w:rsidRPr="004569ED">
        <w:rPr>
          <w:rFonts w:ascii="Georgia" w:hAnsi="Georgia"/>
        </w:rPr>
        <w:lastRenderedPageBreak/>
        <w:t>learning needs of students. This feature would allow students to select materials and tasks that match their current skill level, promoting a more personalized and effective learning experience. It would also help educators assign appropriate challenges to their mentees.</w:t>
      </w:r>
    </w:p>
    <w:p w14:paraId="7B95053E" w14:textId="432ED343" w:rsidR="0064706E" w:rsidRPr="004569ED" w:rsidRDefault="0064706E" w:rsidP="004569ED">
      <w:pPr>
        <w:pStyle w:val="ListParagraph"/>
        <w:numPr>
          <w:ilvl w:val="0"/>
          <w:numId w:val="22"/>
        </w:numPr>
        <w:spacing w:line="480" w:lineRule="auto"/>
        <w:jc w:val="both"/>
        <w:sectPr w:rsidR="0064706E" w:rsidRPr="004569ED">
          <w:pgSz w:w="12240" w:h="15840"/>
          <w:pgMar w:top="1620" w:right="1440" w:bottom="1440" w:left="2160" w:header="706" w:footer="706" w:gutter="0"/>
          <w:pgNumType w:start="7"/>
          <w:cols w:space="708"/>
          <w:titlePg/>
          <w:docGrid w:linePitch="360"/>
        </w:sectPr>
      </w:pPr>
      <w:r w:rsidRPr="004569ED">
        <w:rPr>
          <w:rFonts w:ascii="Georgia" w:hAnsi="Georgia"/>
        </w:rPr>
        <w:t>Continuous Updates and Feedback Mechanism:</w:t>
      </w:r>
      <w:r w:rsidR="00ED3AF6">
        <w:rPr>
          <w:rFonts w:ascii="Georgia" w:hAnsi="Georgia"/>
        </w:rPr>
        <w:t xml:space="preserve"> </w:t>
      </w:r>
      <w:r w:rsidR="00ED3AF6" w:rsidRPr="00ED3AF6">
        <w:rPr>
          <w:rFonts w:ascii="Georgia" w:hAnsi="Georgia"/>
        </w:rPr>
        <w:t xml:space="preserve">Establishing a continuous update and feedback mechanism would ensure that the app remains relevant and user-friendly. Regular updates based on user feedback and technological advancements would enhance the app's functionality and usability. </w:t>
      </w:r>
      <w:r w:rsidR="00AE6AB6" w:rsidRPr="00AE6AB6">
        <w:rPr>
          <w:rFonts w:ascii="Georgia" w:hAnsi="Georgia"/>
        </w:rPr>
        <w:t>Furthermore, a built-in feedback system would allow users to make comments and report problems, promoting continuous improvement and customer satisfaction.</w:t>
      </w:r>
    </w:p>
    <w:p w14:paraId="1576D9AC" w14:textId="77777777" w:rsidR="008F456D" w:rsidRDefault="002B278F">
      <w:pPr>
        <w:jc w:val="center"/>
        <w:rPr>
          <w:del w:id="843" w:author="Jade Raposa" w:date="2024-10-15T01:59:00Z"/>
        </w:rPr>
        <w:pPrChange w:id="844" w:author="Jade Raposa" w:date="2024-10-16T22:55:00Z">
          <w:pPr/>
        </w:pPrChange>
      </w:pPr>
      <w:del w:id="845" w:author="Jade Raposa" w:date="2024-10-15T01:59:00Z">
        <w:r>
          <w:lastRenderedPageBreak/>
          <w:delText>Conclusions</w:delText>
        </w:r>
      </w:del>
    </w:p>
    <w:p w14:paraId="7CA5B93D" w14:textId="77777777" w:rsidR="008F456D" w:rsidRDefault="008F456D">
      <w:pPr>
        <w:jc w:val="center"/>
        <w:rPr>
          <w:del w:id="846" w:author="Jade Raposa" w:date="2024-10-15T01:59:00Z"/>
        </w:rPr>
        <w:pPrChange w:id="847" w:author="Jade Raposa" w:date="2024-10-16T22:55:00Z">
          <w:pPr>
            <w:pStyle w:val="Heading2"/>
          </w:pPr>
        </w:pPrChange>
      </w:pPr>
    </w:p>
    <w:p w14:paraId="7B170C2F" w14:textId="77777777" w:rsidR="008F456D" w:rsidRDefault="008F456D">
      <w:pPr>
        <w:jc w:val="center"/>
        <w:rPr>
          <w:del w:id="848" w:author="Jade Raposa" w:date="2024-10-15T01:59:00Z"/>
        </w:rPr>
        <w:pPrChange w:id="849" w:author="Jade Raposa" w:date="2024-10-16T22:55:00Z">
          <w:pPr>
            <w:spacing w:line="480" w:lineRule="auto"/>
            <w:jc w:val="both"/>
          </w:pPr>
        </w:pPrChange>
      </w:pPr>
    </w:p>
    <w:p w14:paraId="0588FC7A" w14:textId="77777777" w:rsidR="008F456D" w:rsidRDefault="008F456D">
      <w:pPr>
        <w:jc w:val="center"/>
        <w:rPr>
          <w:del w:id="850" w:author="Jade Raposa" w:date="2024-10-15T01:59:00Z"/>
        </w:rPr>
        <w:pPrChange w:id="851" w:author="Jade Raposa" w:date="2024-10-16T22:55:00Z">
          <w:pPr>
            <w:spacing w:line="480" w:lineRule="auto"/>
            <w:jc w:val="both"/>
          </w:pPr>
        </w:pPrChange>
      </w:pPr>
    </w:p>
    <w:p w14:paraId="0F6D7615" w14:textId="77777777" w:rsidR="008F456D" w:rsidRDefault="008F456D">
      <w:pPr>
        <w:jc w:val="center"/>
        <w:rPr>
          <w:del w:id="852" w:author="Jade Raposa" w:date="2024-10-15T01:59:00Z"/>
        </w:rPr>
        <w:pPrChange w:id="853" w:author="Jade Raposa" w:date="2024-10-16T22:55:00Z">
          <w:pPr>
            <w:spacing w:line="480" w:lineRule="auto"/>
            <w:jc w:val="both"/>
          </w:pPr>
        </w:pPrChange>
      </w:pPr>
    </w:p>
    <w:p w14:paraId="43CFF92F" w14:textId="77777777" w:rsidR="008F456D" w:rsidRDefault="008F456D">
      <w:pPr>
        <w:jc w:val="center"/>
        <w:rPr>
          <w:del w:id="854" w:author="Jade Raposa" w:date="2024-10-15T01:59:00Z"/>
        </w:rPr>
        <w:pPrChange w:id="855" w:author="Jade Raposa" w:date="2024-10-16T22:55:00Z">
          <w:pPr>
            <w:spacing w:line="480" w:lineRule="auto"/>
            <w:jc w:val="both"/>
          </w:pPr>
        </w:pPrChange>
      </w:pPr>
    </w:p>
    <w:p w14:paraId="7555B832" w14:textId="77777777" w:rsidR="008F456D" w:rsidRDefault="008F456D">
      <w:pPr>
        <w:jc w:val="center"/>
        <w:rPr>
          <w:del w:id="856" w:author="Jade Raposa" w:date="2024-10-15T01:59:00Z"/>
        </w:rPr>
        <w:pPrChange w:id="857" w:author="Jade Raposa" w:date="2024-10-16T22:55:00Z">
          <w:pPr>
            <w:spacing w:line="480" w:lineRule="auto"/>
            <w:jc w:val="both"/>
          </w:pPr>
        </w:pPrChange>
      </w:pPr>
    </w:p>
    <w:p w14:paraId="2A0D8C70" w14:textId="77777777" w:rsidR="008F456D" w:rsidRDefault="008F456D">
      <w:pPr>
        <w:jc w:val="center"/>
        <w:rPr>
          <w:del w:id="858" w:author="Jade Raposa" w:date="2024-10-15T01:59:00Z"/>
        </w:rPr>
        <w:pPrChange w:id="859" w:author="Jade Raposa" w:date="2024-10-16T22:55:00Z">
          <w:pPr>
            <w:spacing w:line="480" w:lineRule="auto"/>
            <w:jc w:val="both"/>
          </w:pPr>
        </w:pPrChange>
      </w:pPr>
    </w:p>
    <w:p w14:paraId="4F3E48C6" w14:textId="77777777" w:rsidR="008F456D" w:rsidRDefault="008F456D">
      <w:pPr>
        <w:jc w:val="center"/>
        <w:rPr>
          <w:del w:id="860" w:author="Jade Raposa" w:date="2024-10-15T01:59:00Z"/>
        </w:rPr>
        <w:pPrChange w:id="861" w:author="Jade Raposa" w:date="2024-10-16T22:55:00Z">
          <w:pPr>
            <w:spacing w:line="480" w:lineRule="auto"/>
            <w:jc w:val="both"/>
          </w:pPr>
        </w:pPrChange>
      </w:pPr>
    </w:p>
    <w:p w14:paraId="1812DDA0" w14:textId="77777777" w:rsidR="008F456D" w:rsidRDefault="008F456D">
      <w:pPr>
        <w:jc w:val="center"/>
        <w:rPr>
          <w:del w:id="862" w:author="Jade Raposa" w:date="2024-10-15T01:59:00Z"/>
        </w:rPr>
        <w:pPrChange w:id="863" w:author="Jade Raposa" w:date="2024-10-16T22:55:00Z">
          <w:pPr>
            <w:spacing w:line="480" w:lineRule="auto"/>
            <w:jc w:val="both"/>
          </w:pPr>
        </w:pPrChange>
      </w:pPr>
    </w:p>
    <w:p w14:paraId="22B265E0" w14:textId="77777777" w:rsidR="008F456D" w:rsidRDefault="008F456D">
      <w:pPr>
        <w:jc w:val="center"/>
        <w:rPr>
          <w:del w:id="864" w:author="Jade Raposa" w:date="2024-10-15T01:59:00Z"/>
          <w:highlight w:val="yellow"/>
        </w:rPr>
        <w:pPrChange w:id="865" w:author="Jade Raposa" w:date="2024-10-16T22:55:00Z">
          <w:pPr>
            <w:spacing w:line="480" w:lineRule="auto"/>
            <w:jc w:val="both"/>
          </w:pPr>
        </w:pPrChange>
      </w:pPr>
    </w:p>
    <w:p w14:paraId="3EF8E022" w14:textId="77777777" w:rsidR="008F456D" w:rsidRDefault="008F456D">
      <w:pPr>
        <w:jc w:val="center"/>
        <w:rPr>
          <w:del w:id="866" w:author="Jade Raposa" w:date="2024-10-15T01:59:00Z"/>
          <w:rFonts w:eastAsia="Times New Roman"/>
        </w:rPr>
        <w:pPrChange w:id="867" w:author="Jade Raposa" w:date="2024-10-16T22:55:00Z">
          <w:pPr>
            <w:spacing w:after="0" w:line="480" w:lineRule="auto"/>
            <w:jc w:val="both"/>
          </w:pPr>
        </w:pPrChange>
      </w:pPr>
    </w:p>
    <w:p w14:paraId="170A67E2" w14:textId="77777777" w:rsidR="008F456D" w:rsidRDefault="008F456D">
      <w:pPr>
        <w:jc w:val="center"/>
        <w:rPr>
          <w:del w:id="868" w:author="Jade Raposa" w:date="2024-10-15T01:59:00Z"/>
          <w:rFonts w:eastAsia="Times New Roman"/>
        </w:rPr>
        <w:pPrChange w:id="869" w:author="Jade Raposa" w:date="2024-10-16T22:55:00Z">
          <w:pPr>
            <w:spacing w:after="0" w:line="480" w:lineRule="auto"/>
            <w:jc w:val="both"/>
          </w:pPr>
        </w:pPrChange>
      </w:pPr>
    </w:p>
    <w:p w14:paraId="4B1C6185" w14:textId="77777777" w:rsidR="008F456D" w:rsidRDefault="002B278F">
      <w:pPr>
        <w:spacing w:line="480" w:lineRule="auto"/>
        <w:jc w:val="center"/>
        <w:rPr>
          <w:del w:id="870" w:author="Jade Raposa"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871" w:author="Jade Raposa" w:date="2024-10-16T22:55:00Z">
          <w:pPr>
            <w:spacing w:line="480" w:lineRule="auto"/>
            <w:jc w:val="both"/>
          </w:pPr>
        </w:pPrChange>
      </w:pPr>
      <w:del w:id="872" w:author="Jade Raposa" w:date="2024-10-15T01:59:00Z">
        <w:r>
          <w:rPr>
            <w:rFonts w:ascii="Georgia" w:eastAsia="Georgia" w:hAnsi="Georgia" w:cs="Georgia"/>
            <w:b/>
          </w:rPr>
          <w:delText>Recommendations</w:delText>
        </w:r>
      </w:del>
    </w:p>
    <w:p w14:paraId="178262D3" w14:textId="77777777" w:rsidR="008F456D" w:rsidRDefault="008F456D">
      <w:pPr>
        <w:jc w:val="center"/>
        <w:rPr>
          <w:del w:id="873" w:author="Jade Raposa" w:date="2024-10-15T01:58:00Z"/>
          <w:rFonts w:ascii="Georgia" w:eastAsia="Georgia" w:hAnsi="Georgia" w:cs="Georgia"/>
          <w:b/>
        </w:rPr>
        <w:pPrChange w:id="874" w:author="Jade Raposa" w:date="2024-10-16T22:55:00Z">
          <w:pPr>
            <w:spacing w:line="480" w:lineRule="auto"/>
            <w:jc w:val="both"/>
          </w:pPr>
        </w:pPrChange>
      </w:pPr>
    </w:p>
    <w:p w14:paraId="04227BEC" w14:textId="77777777" w:rsidR="008F456D" w:rsidRDefault="008F456D">
      <w:pPr>
        <w:jc w:val="center"/>
        <w:rPr>
          <w:del w:id="875" w:author="Jade Raposa" w:date="2024-10-15T01:58:00Z"/>
          <w:rFonts w:ascii="Georgia" w:eastAsia="Times New Roman" w:hAnsi="Georgia" w:cs="Times New Roman"/>
          <w:b/>
          <w:bCs/>
          <w:lang w:eastAsia="en-PH"/>
        </w:rPr>
        <w:pPrChange w:id="876" w:author="Jade Raposa" w:date="2024-10-16T22:55:00Z">
          <w:pPr>
            <w:spacing w:after="0" w:line="480" w:lineRule="auto"/>
            <w:jc w:val="both"/>
          </w:pPr>
        </w:pPrChange>
      </w:pPr>
    </w:p>
    <w:p w14:paraId="347AADF5" w14:textId="77777777" w:rsidR="008F456D" w:rsidRDefault="008F456D">
      <w:pPr>
        <w:jc w:val="center"/>
        <w:rPr>
          <w:del w:id="877" w:author="Jade Raposa" w:date="2024-10-15T01:58:00Z"/>
          <w:rFonts w:ascii="Georgia" w:eastAsia="Times New Roman" w:hAnsi="Georgia" w:cs="Times New Roman"/>
          <w:b/>
          <w:bCs/>
          <w:lang w:eastAsia="en-PH"/>
        </w:rPr>
        <w:pPrChange w:id="878" w:author="Jade Raposa" w:date="2024-10-16T22:55:00Z">
          <w:pPr>
            <w:spacing w:after="0" w:line="480" w:lineRule="auto"/>
            <w:jc w:val="both"/>
          </w:pPr>
        </w:pPrChange>
      </w:pPr>
    </w:p>
    <w:p w14:paraId="2EC7AA18" w14:textId="77777777" w:rsidR="008F456D" w:rsidRDefault="008F456D">
      <w:pPr>
        <w:jc w:val="center"/>
        <w:rPr>
          <w:del w:id="879" w:author="Jade Raposa" w:date="2024-10-15T01:58:00Z"/>
          <w:rFonts w:ascii="Georgia" w:eastAsia="Times New Roman" w:hAnsi="Georgia" w:cs="Times New Roman"/>
          <w:b/>
          <w:bCs/>
          <w:lang w:eastAsia="en-PH"/>
        </w:rPr>
        <w:pPrChange w:id="880" w:author="Jade Raposa" w:date="2024-10-16T22:55:00Z">
          <w:pPr>
            <w:spacing w:after="0" w:line="480" w:lineRule="auto"/>
            <w:jc w:val="both"/>
          </w:pPr>
        </w:pPrChange>
      </w:pPr>
    </w:p>
    <w:p w14:paraId="56CD4BF8" w14:textId="77777777" w:rsidR="008F456D" w:rsidRDefault="008F456D">
      <w:pPr>
        <w:jc w:val="center"/>
        <w:rPr>
          <w:del w:id="881" w:author="Jade Raposa" w:date="2024-10-15T01:58:00Z"/>
          <w:rFonts w:ascii="Georgia" w:eastAsia="Times New Roman" w:hAnsi="Georgia" w:cs="Times New Roman"/>
          <w:b/>
          <w:bCs/>
          <w:lang w:eastAsia="en-PH"/>
        </w:rPr>
        <w:pPrChange w:id="882" w:author="Jade Raposa" w:date="2024-10-16T22:55:00Z">
          <w:pPr>
            <w:spacing w:after="0" w:line="480" w:lineRule="auto"/>
            <w:jc w:val="both"/>
          </w:pPr>
        </w:pPrChange>
      </w:pPr>
    </w:p>
    <w:p w14:paraId="18423B22" w14:textId="77777777" w:rsidR="008F456D" w:rsidRDefault="008F456D">
      <w:pPr>
        <w:jc w:val="center"/>
        <w:rPr>
          <w:del w:id="883" w:author="Jade Raposa" w:date="2024-10-15T01:58:00Z"/>
          <w:rFonts w:ascii="Georgia" w:eastAsia="Times New Roman" w:hAnsi="Georgia" w:cs="Times New Roman"/>
          <w:b/>
          <w:bCs/>
          <w:lang w:eastAsia="en-PH"/>
        </w:rPr>
        <w:pPrChange w:id="884" w:author="Jade Raposa" w:date="2024-10-16T22:55:00Z">
          <w:pPr>
            <w:spacing w:after="0" w:line="480" w:lineRule="auto"/>
            <w:jc w:val="both"/>
          </w:pPr>
        </w:pPrChange>
      </w:pPr>
    </w:p>
    <w:p w14:paraId="1053086E" w14:textId="77777777" w:rsidR="008F456D" w:rsidRDefault="008F456D">
      <w:pPr>
        <w:jc w:val="center"/>
        <w:rPr>
          <w:del w:id="885" w:author="Jade Raposa" w:date="2024-10-15T01:58:00Z"/>
          <w:rFonts w:ascii="Georgia" w:eastAsia="Times New Roman" w:hAnsi="Georgia" w:cs="Times New Roman"/>
          <w:b/>
          <w:bCs/>
          <w:lang w:eastAsia="en-PH"/>
        </w:rPr>
        <w:pPrChange w:id="886" w:author="Jade Raposa" w:date="2024-10-16T22:55:00Z">
          <w:pPr>
            <w:spacing w:after="0" w:line="480" w:lineRule="auto"/>
            <w:jc w:val="both"/>
          </w:pPr>
        </w:pPrChange>
      </w:pPr>
    </w:p>
    <w:p w14:paraId="5E668565" w14:textId="77777777" w:rsidR="008F456D" w:rsidRDefault="008F456D">
      <w:pPr>
        <w:jc w:val="center"/>
        <w:rPr>
          <w:del w:id="887" w:author="Jade Raposa" w:date="2024-10-15T01:58:00Z"/>
          <w:rFonts w:ascii="Georgia" w:eastAsia="Times New Roman" w:hAnsi="Georgia" w:cs="Times New Roman"/>
          <w:b/>
          <w:bCs/>
          <w:lang w:eastAsia="en-PH"/>
        </w:rPr>
        <w:pPrChange w:id="888" w:author="Jade Raposa" w:date="2024-10-16T22:55:00Z">
          <w:pPr>
            <w:spacing w:after="0" w:line="480" w:lineRule="auto"/>
            <w:jc w:val="both"/>
          </w:pPr>
        </w:pPrChange>
      </w:pPr>
    </w:p>
    <w:p w14:paraId="272957A5" w14:textId="77777777" w:rsidR="008F456D" w:rsidRDefault="008F456D">
      <w:pPr>
        <w:jc w:val="center"/>
        <w:rPr>
          <w:del w:id="889" w:author="Jade Raposa" w:date="2024-10-15T01:58:00Z"/>
          <w:rFonts w:ascii="Georgia" w:eastAsia="Times New Roman" w:hAnsi="Georgia" w:cs="Times New Roman"/>
          <w:b/>
          <w:bCs/>
          <w:lang w:eastAsia="en-PH"/>
        </w:rPr>
        <w:pPrChange w:id="890" w:author="Jade Raposa" w:date="2024-10-16T22:55:00Z">
          <w:pPr>
            <w:spacing w:after="0" w:line="480" w:lineRule="auto"/>
            <w:jc w:val="both"/>
          </w:pPr>
        </w:pPrChange>
      </w:pPr>
    </w:p>
    <w:p w14:paraId="396A7F4B" w14:textId="77777777" w:rsidR="008F456D" w:rsidRDefault="008F456D">
      <w:pPr>
        <w:jc w:val="center"/>
        <w:rPr>
          <w:del w:id="891" w:author="Jade Raposa" w:date="2024-10-15T01:58:00Z"/>
          <w:rFonts w:ascii="Georgia" w:eastAsia="Times New Roman" w:hAnsi="Georgia" w:cs="Times New Roman"/>
          <w:b/>
          <w:bCs/>
          <w:lang w:eastAsia="en-PH"/>
        </w:rPr>
        <w:pPrChange w:id="892" w:author="Jade Raposa" w:date="2024-10-16T22:55:00Z">
          <w:pPr>
            <w:spacing w:after="0" w:line="480" w:lineRule="auto"/>
            <w:jc w:val="both"/>
          </w:pPr>
        </w:pPrChange>
      </w:pPr>
    </w:p>
    <w:p w14:paraId="7C5EA6DE" w14:textId="77777777" w:rsidR="008F456D" w:rsidRDefault="008F456D">
      <w:pPr>
        <w:jc w:val="center"/>
        <w:rPr>
          <w:del w:id="893" w:author="Jade Raposa" w:date="2024-10-15T01:58:00Z"/>
          <w:rFonts w:ascii="Georgia" w:eastAsia="Times New Roman" w:hAnsi="Georgia" w:cs="Times New Roman"/>
          <w:b/>
          <w:bCs/>
          <w:lang w:eastAsia="en-PH"/>
        </w:rPr>
        <w:pPrChange w:id="894" w:author="Jade Raposa" w:date="2024-10-16T22:55:00Z">
          <w:pPr>
            <w:spacing w:after="0" w:line="480" w:lineRule="auto"/>
            <w:jc w:val="both"/>
          </w:pPr>
        </w:pPrChange>
      </w:pPr>
    </w:p>
    <w:p w14:paraId="3820DBE5" w14:textId="77777777" w:rsidR="008F456D" w:rsidRDefault="008F456D">
      <w:pPr>
        <w:jc w:val="center"/>
        <w:rPr>
          <w:del w:id="895" w:author="Jade Raposa" w:date="2024-10-15T01:58:00Z"/>
          <w:rFonts w:ascii="Georgia" w:eastAsia="Times New Roman" w:hAnsi="Georgia" w:cs="Times New Roman"/>
          <w:b/>
          <w:bCs/>
          <w:lang w:eastAsia="en-PH"/>
        </w:rPr>
        <w:pPrChange w:id="896" w:author="Jade Raposa" w:date="2024-10-16T22:55:00Z">
          <w:pPr>
            <w:spacing w:after="0" w:line="480" w:lineRule="auto"/>
            <w:jc w:val="both"/>
          </w:pPr>
        </w:pPrChange>
      </w:pPr>
    </w:p>
    <w:p w14:paraId="319812E7" w14:textId="77777777" w:rsidR="008F456D" w:rsidRDefault="008F456D">
      <w:pPr>
        <w:jc w:val="center"/>
        <w:rPr>
          <w:del w:id="897" w:author="Jade Raposa" w:date="2024-10-15T01:58:00Z"/>
          <w:rFonts w:ascii="Georgia" w:eastAsia="Times New Roman" w:hAnsi="Georgia" w:cs="Times New Roman"/>
          <w:b/>
          <w:bCs/>
          <w:lang w:eastAsia="en-PH"/>
        </w:rPr>
        <w:pPrChange w:id="898" w:author="Jade Raposa" w:date="2024-10-16T22:55:00Z">
          <w:pPr>
            <w:spacing w:after="0" w:line="480" w:lineRule="auto"/>
            <w:jc w:val="both"/>
          </w:pPr>
        </w:pPrChange>
      </w:pPr>
    </w:p>
    <w:p w14:paraId="27F6815A" w14:textId="77777777" w:rsidR="008F456D" w:rsidRDefault="008F456D">
      <w:pPr>
        <w:jc w:val="center"/>
        <w:rPr>
          <w:del w:id="899" w:author="Jade Raposa" w:date="2024-10-15T01:58:00Z"/>
          <w:rFonts w:ascii="Georgia" w:eastAsia="Times New Roman" w:hAnsi="Georgia" w:cs="Times New Roman"/>
          <w:b/>
          <w:bCs/>
          <w:lang w:eastAsia="en-PH"/>
        </w:rPr>
        <w:pPrChange w:id="900" w:author="Jade Raposa" w:date="2024-10-16T22:55:00Z">
          <w:pPr>
            <w:spacing w:after="0" w:line="480" w:lineRule="auto"/>
            <w:jc w:val="both"/>
          </w:pPr>
        </w:pPrChange>
      </w:pPr>
    </w:p>
    <w:p w14:paraId="77BAD1E6" w14:textId="77777777" w:rsidR="008F456D" w:rsidRDefault="008F456D">
      <w:pPr>
        <w:jc w:val="center"/>
        <w:rPr>
          <w:del w:id="901" w:author="Jade Raposa" w:date="2024-10-15T01:58:00Z"/>
          <w:rFonts w:ascii="Georgia" w:eastAsia="Times New Roman" w:hAnsi="Georgia" w:cs="Times New Roman"/>
          <w:b/>
          <w:bCs/>
          <w:lang w:eastAsia="en-PH"/>
        </w:rPr>
        <w:pPrChange w:id="902" w:author="Jade Raposa" w:date="2024-10-16T22:55:00Z">
          <w:pPr>
            <w:spacing w:after="0" w:line="480" w:lineRule="auto"/>
            <w:jc w:val="both"/>
          </w:pPr>
        </w:pPrChange>
      </w:pPr>
    </w:p>
    <w:p w14:paraId="611EFA0D" w14:textId="77777777" w:rsidR="008F456D" w:rsidRDefault="008F456D">
      <w:pPr>
        <w:jc w:val="center"/>
        <w:rPr>
          <w:del w:id="903" w:author="Jade Raposa" w:date="2024-10-15T01:58:00Z"/>
          <w:rFonts w:ascii="Georgia" w:eastAsia="Times New Roman" w:hAnsi="Georgia" w:cs="Times New Roman"/>
          <w:b/>
          <w:bCs/>
          <w:lang w:eastAsia="en-PH"/>
        </w:rPr>
        <w:pPrChange w:id="904" w:author="Jade Raposa" w:date="2024-10-16T22:55:00Z">
          <w:pPr>
            <w:spacing w:after="0" w:line="480" w:lineRule="auto"/>
            <w:jc w:val="both"/>
          </w:pPr>
        </w:pPrChange>
      </w:pPr>
    </w:p>
    <w:p w14:paraId="49EAD240" w14:textId="77777777" w:rsidR="008F456D" w:rsidRDefault="008F456D">
      <w:pPr>
        <w:jc w:val="center"/>
        <w:rPr>
          <w:del w:id="905" w:author="Jade Raposa" w:date="2024-10-15T01:58:00Z"/>
          <w:rFonts w:ascii="Georgia" w:eastAsia="Times New Roman" w:hAnsi="Georgia" w:cs="Times New Roman"/>
          <w:b/>
          <w:bCs/>
          <w:lang w:eastAsia="en-PH"/>
        </w:rPr>
        <w:pPrChange w:id="906" w:author="Jade Raposa" w:date="2024-10-16T22:55:00Z">
          <w:pPr>
            <w:spacing w:after="0" w:line="480" w:lineRule="auto"/>
            <w:jc w:val="both"/>
          </w:pPr>
        </w:pPrChange>
      </w:pPr>
    </w:p>
    <w:p w14:paraId="592D0CA2" w14:textId="77777777" w:rsidR="008F456D" w:rsidRDefault="008F456D">
      <w:pPr>
        <w:jc w:val="center"/>
        <w:rPr>
          <w:del w:id="907" w:author="Jade Raposa" w:date="2024-10-15T01:58:00Z"/>
          <w:rFonts w:ascii="Georgia" w:eastAsia="Times New Roman" w:hAnsi="Georgia" w:cs="Times New Roman"/>
          <w:b/>
          <w:bCs/>
          <w:lang w:eastAsia="en-PH"/>
        </w:rPr>
        <w:pPrChange w:id="908" w:author="Jade Raposa" w:date="2024-10-16T22:55:00Z">
          <w:pPr>
            <w:spacing w:after="0" w:line="480" w:lineRule="auto"/>
            <w:jc w:val="both"/>
          </w:pPr>
        </w:pPrChange>
      </w:pPr>
    </w:p>
    <w:p w14:paraId="3619D2E7" w14:textId="77777777" w:rsidR="008F456D" w:rsidRDefault="008F456D">
      <w:pPr>
        <w:jc w:val="center"/>
        <w:rPr>
          <w:del w:id="909" w:author="Jade Raposa" w:date="2024-10-15T01:58:00Z"/>
          <w:rFonts w:ascii="Georgia" w:eastAsia="Times New Roman" w:hAnsi="Georgia" w:cs="Times New Roman"/>
          <w:b/>
          <w:bCs/>
          <w:lang w:eastAsia="en-PH"/>
        </w:rPr>
        <w:pPrChange w:id="910" w:author="Jade Raposa" w:date="2024-10-16T22:55:00Z">
          <w:pPr>
            <w:spacing w:after="0" w:line="480" w:lineRule="auto"/>
            <w:jc w:val="both"/>
          </w:pPr>
        </w:pPrChange>
      </w:pPr>
    </w:p>
    <w:p w14:paraId="3E484DD3" w14:textId="77777777" w:rsidR="008F456D" w:rsidRDefault="008F456D">
      <w:pPr>
        <w:jc w:val="center"/>
        <w:rPr>
          <w:del w:id="911" w:author="Jade Raposa" w:date="2024-10-15T01:58:00Z"/>
          <w:rFonts w:ascii="Georgia" w:eastAsia="Times New Roman" w:hAnsi="Georgia" w:cs="Times New Roman"/>
          <w:b/>
          <w:bCs/>
          <w:lang w:eastAsia="en-PH"/>
        </w:rPr>
        <w:pPrChange w:id="912" w:author="Jade Raposa" w:date="2024-10-16T22:55:00Z">
          <w:pPr>
            <w:spacing w:after="0" w:line="480" w:lineRule="auto"/>
            <w:jc w:val="both"/>
          </w:pPr>
        </w:pPrChange>
      </w:pPr>
    </w:p>
    <w:p w14:paraId="4BEBE085" w14:textId="77777777" w:rsidR="008F456D" w:rsidRDefault="008F456D">
      <w:pPr>
        <w:jc w:val="center"/>
        <w:rPr>
          <w:del w:id="913" w:author="Jade Raposa" w:date="2024-10-15T01:58:00Z"/>
          <w:rFonts w:ascii="Georgia" w:eastAsia="Times New Roman" w:hAnsi="Georgia" w:cs="Times New Roman"/>
          <w:b/>
          <w:bCs/>
          <w:lang w:eastAsia="en-PH"/>
        </w:rPr>
        <w:pPrChange w:id="914" w:author="Jade Raposa" w:date="2024-10-16T22:55:00Z">
          <w:pPr>
            <w:spacing w:after="0" w:line="480" w:lineRule="auto"/>
            <w:jc w:val="both"/>
          </w:pPr>
        </w:pPrChange>
      </w:pPr>
    </w:p>
    <w:p w14:paraId="3221F084" w14:textId="77777777" w:rsidR="008F456D" w:rsidRDefault="008F456D">
      <w:pPr>
        <w:jc w:val="center"/>
        <w:rPr>
          <w:del w:id="915" w:author="Jade Raposa" w:date="2024-10-15T01:58:00Z"/>
          <w:rFonts w:ascii="Georgia" w:eastAsia="Times New Roman" w:hAnsi="Georgia" w:cs="Times New Roman"/>
          <w:b/>
          <w:bCs/>
          <w:lang w:eastAsia="en-PH"/>
        </w:rPr>
        <w:pPrChange w:id="916" w:author="Jade Raposa" w:date="2024-10-16T22:55:00Z">
          <w:pPr>
            <w:spacing w:after="0" w:line="480" w:lineRule="auto"/>
            <w:jc w:val="both"/>
          </w:pPr>
        </w:pPrChange>
      </w:pPr>
    </w:p>
    <w:p w14:paraId="49CF5E43" w14:textId="77777777" w:rsidR="008F456D" w:rsidRDefault="008F456D">
      <w:pPr>
        <w:jc w:val="center"/>
        <w:rPr>
          <w:del w:id="917" w:author="Jade Raposa" w:date="2024-10-15T01:58:00Z"/>
          <w:rFonts w:ascii="Georgia" w:eastAsia="Times New Roman" w:hAnsi="Georgia" w:cs="Times New Roman"/>
          <w:b/>
          <w:bCs/>
          <w:lang w:eastAsia="en-PH"/>
        </w:rPr>
        <w:pPrChange w:id="918" w:author="Jade Raposa" w:date="2024-10-16T22:55:00Z">
          <w:pPr>
            <w:spacing w:after="0" w:line="480" w:lineRule="auto"/>
            <w:jc w:val="both"/>
          </w:pPr>
        </w:pPrChange>
      </w:pPr>
    </w:p>
    <w:p w14:paraId="05D25FA1" w14:textId="77777777" w:rsidR="008F456D" w:rsidRDefault="008F456D">
      <w:pPr>
        <w:jc w:val="center"/>
        <w:rPr>
          <w:del w:id="919" w:author="Jade Raposa" w:date="2024-10-15T01:58:00Z"/>
          <w:rFonts w:ascii="Georgia" w:eastAsia="Times New Roman" w:hAnsi="Georgia" w:cs="Times New Roman"/>
          <w:b/>
          <w:bCs/>
          <w:lang w:eastAsia="en-PH"/>
        </w:rPr>
        <w:pPrChange w:id="920" w:author="Jade Raposa" w:date="2024-10-16T22:55:00Z">
          <w:pPr>
            <w:spacing w:after="0" w:line="480" w:lineRule="auto"/>
            <w:jc w:val="both"/>
          </w:pPr>
        </w:pPrChange>
      </w:pPr>
    </w:p>
    <w:p w14:paraId="4C78EA65" w14:textId="77777777" w:rsidR="008F456D" w:rsidRDefault="008F456D">
      <w:pPr>
        <w:jc w:val="center"/>
        <w:rPr>
          <w:del w:id="921" w:author="Jade Raposa" w:date="2024-10-15T01:59:00Z"/>
          <w:rFonts w:ascii="Georgia" w:eastAsia="Times New Roman" w:hAnsi="Georgia" w:cs="Times New Roman"/>
          <w:b/>
          <w:bCs/>
          <w:lang w:eastAsia="en-PH"/>
        </w:rPr>
        <w:pPrChange w:id="922" w:author="Jade Raposa" w:date="2024-10-16T22:55:00Z">
          <w:pPr>
            <w:spacing w:after="0" w:line="480" w:lineRule="auto"/>
            <w:jc w:val="both"/>
          </w:pPr>
        </w:pPrChange>
      </w:pPr>
    </w:p>
    <w:p w14:paraId="5D727A0A" w14:textId="77777777" w:rsidR="008F456D" w:rsidRDefault="002B278F">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 xml:space="preserve">Assessment of the Implemented </w:t>
      </w:r>
      <w:proofErr w:type="spellStart"/>
      <w:r>
        <w:rPr>
          <w:rFonts w:ascii="Georgia" w:eastAsia="Times New Roman" w:hAnsi="Georgia" w:cs="Times New Roman"/>
          <w:i/>
          <w:iCs/>
          <w:color w:val="000000"/>
          <w:lang w:eastAsia="en-PH"/>
        </w:rPr>
        <w:t>Kapatid</w:t>
      </w:r>
      <w:proofErr w:type="spellEnd"/>
      <w:r>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Pr>
          <w:rFonts w:ascii="Georgia" w:eastAsia="Times New Roman" w:hAnsi="Georgia" w:cs="Times New Roman"/>
          <w:color w:val="000000"/>
          <w:lang w:eastAsia="en-PH"/>
        </w:rPr>
        <w:t>, Philair.</w:t>
      </w:r>
      <w:r>
        <w:rPr>
          <w:rFonts w:ascii="Georgia" w:eastAsia="Times New Roman" w:hAnsi="Georgia" w:cs="Times New Roman"/>
          <w:color w:val="000000"/>
          <w:lang w:eastAsia="en-PH"/>
        </w:rPr>
        <w:br/>
        <w:t>https://philair.ph/index.php/jpair/article/view/410/1703</w:t>
      </w:r>
    </w:p>
    <w:p w14:paraId="7122408E"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Arnesson, K., &amp; Albinsson,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2B278F">
      <w:pPr>
        <w:spacing w:after="0" w:line="480" w:lineRule="auto"/>
        <w:ind w:left="709" w:hanging="720"/>
        <w:jc w:val="both"/>
        <w:rPr>
          <w:ins w:id="923"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2B278F">
      <w:pPr>
        <w:spacing w:after="0" w:line="480" w:lineRule="auto"/>
        <w:ind w:left="709"/>
        <w:jc w:val="both"/>
        <w:rPr>
          <w:rFonts w:ascii="Georgia" w:eastAsia="Times New Roman" w:hAnsi="Georgia" w:cs="Times New Roman"/>
          <w:lang w:eastAsia="en-PH"/>
        </w:rPr>
        <w:pPrChange w:id="924" w:author="Jade Raposa" w:date="2024-10-16T23:12:00Z">
          <w:pPr>
            <w:spacing w:after="0" w:line="480" w:lineRule="auto"/>
            <w:ind w:left="709" w:hanging="720"/>
            <w:jc w:val="both"/>
          </w:pPr>
        </w:pPrChange>
      </w:pPr>
      <w:del w:id="925"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2B278F">
      <w:pPr>
        <w:spacing w:after="0" w:line="480" w:lineRule="auto"/>
        <w:ind w:left="709" w:hanging="720"/>
        <w:jc w:val="both"/>
        <w:rPr>
          <w:ins w:id="926"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2B278F">
      <w:pPr>
        <w:spacing w:after="0" w:line="480" w:lineRule="auto"/>
        <w:ind w:left="709"/>
        <w:jc w:val="both"/>
        <w:rPr>
          <w:rFonts w:ascii="Georgia" w:eastAsia="Times New Roman" w:hAnsi="Georgia" w:cs="Times New Roman"/>
          <w:lang w:eastAsia="en-PH"/>
        </w:rPr>
        <w:pPrChange w:id="927" w:author="Jade Raposa" w:date="2024-10-16T23:11:00Z">
          <w:pPr>
            <w:spacing w:after="0" w:line="480" w:lineRule="auto"/>
            <w:ind w:left="709" w:hanging="720"/>
            <w:jc w:val="both"/>
          </w:pPr>
        </w:pPrChange>
      </w:pPr>
      <w:del w:id="928"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2B278F">
      <w:pPr>
        <w:spacing w:after="0" w:line="480" w:lineRule="auto"/>
        <w:ind w:left="709" w:hanging="720"/>
        <w:jc w:val="both"/>
        <w:rPr>
          <w:ins w:id="929"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Bercasio, R., &amp; Cabrillas, Z. (2017) - Local Study. </w:t>
      </w:r>
      <w:r>
        <w:rPr>
          <w:rFonts w:ascii="Georgia" w:eastAsia="Times New Roman" w:hAnsi="Georgia" w:cs="Times New Roman"/>
          <w:i/>
          <w:iCs/>
          <w:color w:val="000000"/>
          <w:lang w:eastAsia="en-PH"/>
        </w:rPr>
        <w:t xml:space="preserve">Effectiveness of Peer Mentoring in Enhancing the Mathematical </w:t>
      </w:r>
      <w:del w:id="930" w:author="Jade Raposa" w:date="2024-10-16T23:11:00Z">
        <w:r>
          <w:rPr>
            <w:rFonts w:ascii="Georgia" w:eastAsia="Times New Roman" w:hAnsi="Georgia" w:cs="Times New Roman"/>
            <w:i/>
            <w:iCs/>
            <w:color w:val="000000"/>
            <w:lang w:eastAsia="en-PH"/>
          </w:rPr>
          <w:delText>Problem Solving</w:delText>
        </w:r>
      </w:del>
      <w:ins w:id="931" w:author="Jade Raposa"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2B278F">
      <w:pPr>
        <w:spacing w:after="0" w:line="480" w:lineRule="auto"/>
        <w:ind w:left="709"/>
        <w:jc w:val="both"/>
        <w:rPr>
          <w:rFonts w:ascii="Georgia" w:eastAsia="Times New Roman" w:hAnsi="Georgia" w:cs="Times New Roman"/>
          <w:lang w:eastAsia="en-PH"/>
        </w:rPr>
        <w:pPrChange w:id="932" w:author="Jade Raposa" w:date="2024-10-16T23:11:00Z">
          <w:pPr>
            <w:spacing w:after="0" w:line="480" w:lineRule="auto"/>
            <w:ind w:left="709" w:hanging="720"/>
            <w:jc w:val="both"/>
          </w:pPr>
        </w:pPrChange>
      </w:pPr>
      <w:del w:id="933"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934" w:author="Jade Raposa" w:date="2024-10-16T23:11:00Z">
        <w:r>
          <w:rPr>
            <w:rFonts w:ascii="Georgia" w:eastAsia="Times New Roman" w:hAnsi="Georgia" w:cs="Times New Roman"/>
            <w:color w:val="000000"/>
            <w:lang w:eastAsia="en-PH"/>
          </w:rPr>
          <w:t>-</w:t>
        </w:r>
      </w:ins>
      <w:del w:id="935" w:author="Jade Raposa"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0"/>
          <w:headerReference w:type="first" r:id="rId91"/>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proofErr w:type="spellStart"/>
      <w:r>
        <w:rPr>
          <w:rFonts w:ascii="Georgia" w:eastAsia="Times New Roman" w:hAnsi="Georgia" w:cs="Times New Roman"/>
          <w:i/>
          <w:iCs/>
          <w:color w:val="000000"/>
          <w:lang w:eastAsia="en-PH"/>
        </w:rPr>
        <w:t>GrabTutor</w:t>
      </w:r>
      <w:proofErr w:type="spellEnd"/>
      <w:r>
        <w:rPr>
          <w:rFonts w:ascii="Georgia" w:eastAsia="Times New Roman" w:hAnsi="Georgia" w:cs="Times New Roman"/>
          <w:i/>
          <w:iCs/>
          <w:color w:val="000000"/>
          <w:lang w:eastAsia="en-PH"/>
        </w:rPr>
        <w:t>: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948" w:author="Jade Raposa" w:date="2024-10-16T22:59:00Z">
        <w:r>
          <w:rPr>
            <w:rFonts w:ascii="Georgia" w:eastAsia="Times New Roman" w:hAnsi="Georgia" w:cs="Times New Roman"/>
            <w:color w:val="000000"/>
            <w:lang w:eastAsia="en-PH"/>
          </w:rPr>
          <w:t>.</w:t>
        </w:r>
      </w:ins>
      <w:del w:id="949" w:author="Jade Raposa"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77777777" w:rsidR="008F456D" w:rsidRDefault="002B278F">
      <w:pPr>
        <w:spacing w:after="0" w:line="480" w:lineRule="auto"/>
        <w:ind w:left="709"/>
        <w:jc w:val="both"/>
        <w:rPr>
          <w:rFonts w:ascii="Georgia" w:eastAsia="Times New Roman" w:hAnsi="Georgia" w:cs="Times New Roman"/>
          <w:lang w:eastAsia="en-PH"/>
        </w:rPr>
        <w:pPrChange w:id="950" w:author="Jade Raposa" w:date="2024-10-16T22:59:00Z">
          <w:pPr>
            <w:spacing w:after="0" w:line="480" w:lineRule="auto"/>
            <w:ind w:left="709" w:hanging="720"/>
            <w:jc w:val="both"/>
          </w:pPr>
        </w:pPrChange>
      </w:pPr>
      <w:del w:id="951" w:author="Jade Raposa" w:date="2024-10-16T22:59:00Z">
        <w:r>
          <w:rPr>
            <w:rFonts w:ascii="Georgia" w:eastAsia="Times New Roman" w:hAnsi="Georgia" w:cs="Times New Roman"/>
            <w:color w:val="000000"/>
            <w:lang w:eastAsia="en-PH"/>
          </w:rPr>
          <w:lastRenderedPageBreak/>
          <w:delText xml:space="preserve"> </w:delText>
        </w:r>
      </w:del>
      <w:r>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Campit</w:t>
      </w:r>
      <w:proofErr w:type="spellEnd"/>
      <w:r>
        <w:rPr>
          <w:rFonts w:ascii="Georgia" w:eastAsia="Times New Roman" w:hAnsi="Georgia" w:cs="Times New Roman"/>
          <w:color w:val="000000"/>
          <w:lang w:eastAsia="en-PH"/>
        </w:rPr>
        <w:t xml:space="preserve">,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2B278F">
      <w:pPr>
        <w:spacing w:after="0" w:line="480" w:lineRule="auto"/>
        <w:ind w:left="709" w:hanging="720"/>
        <w:jc w:val="both"/>
        <w:rPr>
          <w:ins w:id="952"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Denoyelles, A., &amp; Seilhamer,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2B278F">
      <w:pPr>
        <w:spacing w:after="0" w:line="480" w:lineRule="auto"/>
        <w:ind w:left="709"/>
        <w:jc w:val="both"/>
        <w:rPr>
          <w:rFonts w:ascii="Georgia" w:eastAsia="Times New Roman" w:hAnsi="Georgia" w:cs="Times New Roman"/>
          <w:lang w:eastAsia="en-PH"/>
        </w:rPr>
        <w:pPrChange w:id="953" w:author="Jade Raposa" w:date="2024-10-16T23:11:00Z">
          <w:pPr>
            <w:spacing w:after="0" w:line="480" w:lineRule="auto"/>
            <w:ind w:left="709" w:hanging="720"/>
            <w:jc w:val="both"/>
          </w:pPr>
        </w:pPrChange>
      </w:pPr>
      <w:del w:id="954"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2B278F">
      <w:pPr>
        <w:spacing w:after="0" w:line="480" w:lineRule="auto"/>
        <w:ind w:left="709" w:hanging="720"/>
        <w:jc w:val="both"/>
        <w:rPr>
          <w:ins w:id="955"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77777777" w:rsidR="008F456D" w:rsidRDefault="002B278F">
      <w:pPr>
        <w:spacing w:after="0" w:line="480" w:lineRule="auto"/>
        <w:ind w:left="709"/>
        <w:jc w:val="both"/>
        <w:rPr>
          <w:rFonts w:ascii="Georgia" w:eastAsia="Times New Roman" w:hAnsi="Georgia" w:cs="Times New Roman"/>
          <w:lang w:eastAsia="en-PH"/>
        </w:rPr>
        <w:pPrChange w:id="956" w:author="Jade Raposa" w:date="2024-10-16T23:11:00Z">
          <w:pPr>
            <w:spacing w:after="0" w:line="480" w:lineRule="auto"/>
            <w:ind w:left="709" w:hanging="720"/>
            <w:jc w:val="both"/>
          </w:pPr>
        </w:pPrChange>
      </w:pPr>
      <w:del w:id="957"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https://www.researchgate.net/publication/364628885_MENTOR_-_Intelligent_Mobile_Online_Peer_Tutoring_Application_for_Face-to-Face_and_Remote_Peer_Tutoring</w:t>
      </w:r>
    </w:p>
    <w:p w14:paraId="121E1E53" w14:textId="77777777" w:rsidR="008F456D" w:rsidRDefault="002B278F">
      <w:pPr>
        <w:spacing w:after="0" w:line="480" w:lineRule="auto"/>
        <w:ind w:left="709" w:hanging="709"/>
        <w:jc w:val="both"/>
        <w:rPr>
          <w:ins w:id="958"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77777777" w:rsidR="008F456D" w:rsidRDefault="002B278F">
      <w:pPr>
        <w:spacing w:after="0" w:line="480" w:lineRule="auto"/>
        <w:ind w:left="709"/>
        <w:jc w:val="both"/>
        <w:rPr>
          <w:rFonts w:ascii="Georgia" w:eastAsia="Times New Roman" w:hAnsi="Georgia" w:cs="Times New Roman"/>
          <w:lang w:eastAsia="en-PH"/>
        </w:rPr>
        <w:pPrChange w:id="959" w:author="Jade Raposa" w:date="2024-10-16T23:10:00Z">
          <w:pPr>
            <w:spacing w:after="0" w:line="480" w:lineRule="auto"/>
            <w:ind w:left="709" w:hanging="709"/>
            <w:jc w:val="both"/>
          </w:pPr>
        </w:pPrChange>
      </w:pPr>
      <w:del w:id="960"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https://www.researchgate.net/publication/374194593_Analyzing_the_Role_of_Teachers%27_Mentoring_in_Improving_Senior_High_School_Students%27_Research_Competency</w:t>
      </w:r>
    </w:p>
    <w:p w14:paraId="74EE6253"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lastRenderedPageBreak/>
        <w:t>Fabito</w:t>
      </w:r>
      <w:proofErr w:type="spellEnd"/>
      <w:r>
        <w:rPr>
          <w:rFonts w:ascii="Georgia" w:eastAsia="Times New Roman" w:hAnsi="Georgia" w:cs="Times New Roman"/>
          <w:color w:val="000000"/>
          <w:lang w:eastAsia="en-PH"/>
        </w:rPr>
        <w:t xml:space="preserve">,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2B278F">
      <w:pPr>
        <w:spacing w:after="0" w:line="480" w:lineRule="auto"/>
        <w:ind w:left="709" w:hanging="720"/>
        <w:jc w:val="both"/>
        <w:rPr>
          <w:ins w:id="961"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Farheen,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(I-SMAC)I-SMAC (IoT in Social, Mobile, Analytics and Cloud) (I-SMAC), IEEE Xplore.</w:t>
      </w:r>
    </w:p>
    <w:p w14:paraId="783EF140" w14:textId="77777777" w:rsidR="008F456D" w:rsidRDefault="002B278F">
      <w:pPr>
        <w:spacing w:after="0" w:line="480" w:lineRule="auto"/>
        <w:ind w:left="709"/>
        <w:jc w:val="both"/>
        <w:rPr>
          <w:rFonts w:ascii="Georgia" w:eastAsia="Times New Roman" w:hAnsi="Georgia" w:cs="Times New Roman"/>
          <w:lang w:eastAsia="en-PH"/>
        </w:rPr>
        <w:pPrChange w:id="962" w:author="Jade Raposa" w:date="2024-10-16T23:10:00Z">
          <w:pPr>
            <w:spacing w:after="0" w:line="480" w:lineRule="auto"/>
            <w:ind w:left="709" w:hanging="720"/>
            <w:jc w:val="both"/>
          </w:pPr>
        </w:pPrChange>
      </w:pPr>
      <w:del w:id="963"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https://ieeexplore.ieee.org/document/8653663</w:t>
      </w:r>
    </w:p>
    <w:p w14:paraId="0D3C272B" w14:textId="77777777" w:rsidR="008F456D" w:rsidRDefault="002B278F">
      <w:pPr>
        <w:spacing w:after="0" w:line="480" w:lineRule="auto"/>
        <w:ind w:left="709" w:hanging="720"/>
        <w:jc w:val="both"/>
        <w:rPr>
          <w:ins w:id="964"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21BA220F" w14:textId="77777777" w:rsidR="008F456D" w:rsidRDefault="002B278F">
      <w:pPr>
        <w:spacing w:after="0" w:line="480" w:lineRule="auto"/>
        <w:ind w:left="709"/>
        <w:jc w:val="both"/>
        <w:rPr>
          <w:rFonts w:ascii="Georgia" w:eastAsia="Times New Roman" w:hAnsi="Georgia" w:cs="Times New Roman"/>
          <w:lang w:eastAsia="en-PH"/>
        </w:rPr>
        <w:pPrChange w:id="965" w:author="Jade Raposa" w:date="2024-10-16T23:10:00Z">
          <w:pPr>
            <w:spacing w:after="0" w:line="480" w:lineRule="auto"/>
            <w:ind w:left="709" w:hanging="720"/>
            <w:jc w:val="both"/>
          </w:pPr>
        </w:pPrChange>
      </w:pPr>
      <w:del w:id="966"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https://www.aaspjournal.org/uploads/155/5929_pdf.pdf</w:t>
      </w:r>
    </w:p>
    <w:p w14:paraId="045EB0A8" w14:textId="77777777" w:rsidR="008F456D" w:rsidRDefault="002B278F">
      <w:pPr>
        <w:spacing w:after="0" w:line="480" w:lineRule="auto"/>
        <w:ind w:left="709" w:hanging="720"/>
        <w:jc w:val="both"/>
        <w:rPr>
          <w:ins w:id="967"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w:t>
      </w:r>
      <w:proofErr w:type="spellStart"/>
      <w:r>
        <w:rPr>
          <w:rFonts w:ascii="Georgia" w:eastAsia="Times New Roman" w:hAnsi="Georgia" w:cs="Times New Roman"/>
          <w:color w:val="000000"/>
          <w:lang w:eastAsia="en-PH"/>
        </w:rPr>
        <w:t>Mutthulakshmi</w:t>
      </w:r>
      <w:proofErr w:type="spellEnd"/>
      <w:r>
        <w:rPr>
          <w:rFonts w:ascii="Georgia" w:eastAsia="Times New Roman" w:hAnsi="Georgia" w:cs="Times New Roman"/>
          <w:color w:val="000000"/>
          <w:lang w:eastAsia="en-PH"/>
        </w:rPr>
        <w:t xml:space="preserve">,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2B278F">
      <w:pPr>
        <w:spacing w:after="0" w:line="480" w:lineRule="auto"/>
        <w:ind w:left="709"/>
        <w:jc w:val="both"/>
        <w:rPr>
          <w:rFonts w:ascii="Georgia" w:eastAsia="Times New Roman" w:hAnsi="Georgia" w:cs="Times New Roman"/>
          <w:lang w:eastAsia="en-PH"/>
        </w:rPr>
        <w:pPrChange w:id="968" w:author="Jade Raposa" w:date="2024-10-16T23:10:00Z">
          <w:pPr>
            <w:spacing w:after="0" w:line="480" w:lineRule="auto"/>
            <w:ind w:left="709" w:hanging="720"/>
            <w:jc w:val="both"/>
          </w:pPr>
        </w:pPrChange>
      </w:pPr>
      <w:del w:id="969"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Lagman, A., </w:t>
      </w:r>
      <w:proofErr w:type="spellStart"/>
      <w:r>
        <w:rPr>
          <w:rFonts w:ascii="Georgia" w:eastAsia="Times New Roman" w:hAnsi="Georgia" w:cs="Times New Roman"/>
          <w:color w:val="000000"/>
          <w:lang w:eastAsia="en-PH"/>
        </w:rPr>
        <w:t>Mansul</w:t>
      </w:r>
      <w:proofErr w:type="spellEnd"/>
      <w:r>
        <w:rPr>
          <w:rFonts w:ascii="Georgia" w:eastAsia="Times New Roman" w:hAnsi="Georgia" w:cs="Times New Roman"/>
          <w:color w:val="000000"/>
          <w:lang w:eastAsia="en-PH"/>
        </w:rPr>
        <w:t xml:space="preserve">,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2"/>
          <w:headerReference w:type="first" r:id="rId93"/>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Noli,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p>
    <w:p w14:paraId="0A4B287D" w14:textId="77777777" w:rsidR="008F456D" w:rsidRDefault="002B278F">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Multidisciplinary Research and Innovation, Vol. 2, Issue 4, Pages 13-23. E-Palli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2B278F">
      <w:pPr>
        <w:spacing w:after="0" w:line="480" w:lineRule="auto"/>
        <w:ind w:left="709" w:hanging="720"/>
        <w:jc w:val="both"/>
        <w:rPr>
          <w:ins w:id="983"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Mobo</w:t>
      </w:r>
      <w:proofErr w:type="spellEnd"/>
      <w:r>
        <w:rPr>
          <w:rFonts w:ascii="Georgia" w:eastAsia="Times New Roman" w:hAnsi="Georgia" w:cs="Times New Roman"/>
          <w:color w:val="000000"/>
          <w:lang w:eastAsia="en-PH"/>
        </w:rPr>
        <w:t xml:space="preserve">,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2B278F">
      <w:pPr>
        <w:spacing w:after="0" w:line="480" w:lineRule="auto"/>
        <w:ind w:left="709"/>
        <w:jc w:val="both"/>
        <w:rPr>
          <w:rFonts w:ascii="Georgia" w:eastAsia="Times New Roman" w:hAnsi="Georgia" w:cs="Times New Roman"/>
          <w:lang w:eastAsia="en-PH"/>
        </w:rPr>
        <w:pPrChange w:id="984" w:author="Jade Raposa" w:date="2024-10-16T23:10:00Z">
          <w:pPr>
            <w:spacing w:after="0" w:line="480" w:lineRule="auto"/>
            <w:ind w:left="709" w:hanging="720"/>
            <w:jc w:val="both"/>
          </w:pPr>
        </w:pPrChange>
      </w:pPr>
      <w:del w:id="985"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2B278F">
      <w:pPr>
        <w:spacing w:after="0" w:line="480" w:lineRule="auto"/>
        <w:ind w:left="709" w:hanging="720"/>
        <w:jc w:val="both"/>
        <w:rPr>
          <w:ins w:id="986"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Pimmer</w:t>
      </w:r>
      <w:proofErr w:type="spellEnd"/>
      <w:r>
        <w:rPr>
          <w:rFonts w:ascii="Georgia" w:eastAsia="Times New Roman" w:hAnsi="Georgia" w:cs="Times New Roman"/>
          <w:color w:val="000000"/>
          <w:lang w:eastAsia="en-PH"/>
        </w:rPr>
        <w:t xml:space="preserve">, C., Mateescu, M., &amp; </w:t>
      </w:r>
      <w:proofErr w:type="spellStart"/>
      <w:r>
        <w:rPr>
          <w:rFonts w:ascii="Georgia" w:eastAsia="Times New Roman" w:hAnsi="Georgia" w:cs="Times New Roman"/>
          <w:color w:val="000000"/>
          <w:lang w:eastAsia="en-PH"/>
        </w:rPr>
        <w:t>Gröhbiel</w:t>
      </w:r>
      <w:proofErr w:type="spellEnd"/>
      <w:r>
        <w:rPr>
          <w:rFonts w:ascii="Georgia" w:eastAsia="Times New Roman" w:hAnsi="Georgia" w:cs="Times New Roman"/>
          <w:color w:val="000000"/>
          <w:lang w:eastAsia="en-PH"/>
        </w:rPr>
        <w:t xml:space="preserve">,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77777777" w:rsidR="008F456D" w:rsidRDefault="002B278F">
      <w:pPr>
        <w:spacing w:after="0" w:line="480" w:lineRule="auto"/>
        <w:ind w:left="709"/>
        <w:jc w:val="both"/>
        <w:rPr>
          <w:rFonts w:ascii="Georgia" w:eastAsia="Times New Roman" w:hAnsi="Georgia" w:cs="Times New Roman"/>
          <w:lang w:eastAsia="en-PH"/>
        </w:rPr>
        <w:pPrChange w:id="987" w:author="Jade Raposa" w:date="2024-10-16T23:10:00Z">
          <w:pPr>
            <w:spacing w:after="0" w:line="480" w:lineRule="auto"/>
            <w:ind w:left="709" w:hanging="720"/>
            <w:jc w:val="both"/>
          </w:pPr>
        </w:pPrChange>
      </w:pPr>
      <w:del w:id="988"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https://www.sciencedirect.com/science/article/abs/pii/S0747563216303843</w:t>
      </w:r>
    </w:p>
    <w:p w14:paraId="78D4E970" w14:textId="77777777" w:rsidR="008F456D" w:rsidRDefault="002B278F">
      <w:pPr>
        <w:spacing w:after="0" w:line="480" w:lineRule="auto"/>
        <w:ind w:left="709" w:hanging="720"/>
        <w:jc w:val="both"/>
        <w:rPr>
          <w:ins w:id="989"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77777777" w:rsidR="008F456D" w:rsidRDefault="002B278F">
      <w:pPr>
        <w:spacing w:after="0" w:line="480" w:lineRule="auto"/>
        <w:ind w:left="709"/>
        <w:jc w:val="both"/>
        <w:rPr>
          <w:rFonts w:ascii="Georgia" w:eastAsia="Times New Roman" w:hAnsi="Georgia" w:cs="Times New Roman"/>
          <w:lang w:eastAsia="en-PH"/>
        </w:rPr>
        <w:pPrChange w:id="990" w:author="Jade Raposa" w:date="2024-10-16T23:10:00Z">
          <w:pPr>
            <w:spacing w:after="0" w:line="480" w:lineRule="auto"/>
            <w:ind w:left="709" w:hanging="720"/>
            <w:jc w:val="both"/>
          </w:pPr>
        </w:pPrChange>
      </w:pPr>
      <w:del w:id="991"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https://www.scribd.com/document/633079447/Chapter-2-RRL-for-Peer-Mentoring-and-Interactive-Reading-Materials-towards-Student-s-Reading-Performance</w:t>
      </w:r>
    </w:p>
    <w:p w14:paraId="3EAB91B3" w14:textId="77777777" w:rsidR="008F456D" w:rsidRDefault="002B278F">
      <w:pPr>
        <w:spacing w:after="0" w:line="480" w:lineRule="auto"/>
        <w:ind w:left="709"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Sebastian, A., Mukhtar </w:t>
      </w:r>
      <w:proofErr w:type="spellStart"/>
      <w:r>
        <w:rPr>
          <w:rFonts w:ascii="Georgia" w:eastAsia="Times New Roman" w:hAnsi="Georgia" w:cs="Times New Roman"/>
          <w:color w:val="000000"/>
          <w:lang w:eastAsia="en-PH"/>
        </w:rPr>
        <w:t>Kp</w:t>
      </w:r>
      <w:proofErr w:type="spellEnd"/>
      <w:r>
        <w:rPr>
          <w:rFonts w:ascii="Georgia" w:eastAsia="Times New Roman" w:hAnsi="Georgia" w:cs="Times New Roman"/>
          <w:color w:val="000000"/>
          <w:lang w:eastAsia="en-PH"/>
        </w:rPr>
        <w:t xml:space="preserve">, J., Lirio, R., Asis, E., Acosta-Ponce, W., &amp; Villegas-Ramirez, G. (2024) - Foreign Study. </w:t>
      </w:r>
      <w:r>
        <w:rPr>
          <w:rFonts w:ascii="Georgia" w:eastAsia="Times New Roman" w:hAnsi="Georgia" w:cs="Times New Roman"/>
          <w:i/>
          <w:iCs/>
          <w:color w:val="000000"/>
          <w:lang w:eastAsia="en-PH"/>
        </w:rPr>
        <w:t>The Educational Technology: A Technology for Education and an Education with Technology</w:t>
      </w:r>
      <w:r>
        <w:rPr>
          <w:rFonts w:ascii="Georgia" w:eastAsia="Times New Roman" w:hAnsi="Georgia" w:cs="Times New Roman"/>
          <w:color w:val="000000"/>
          <w:lang w:eastAsia="en-PH"/>
        </w:rPr>
        <w:t xml:space="preserve">. ResearchGate. </w:t>
      </w:r>
    </w:p>
    <w:p w14:paraId="57016315" w14:textId="77777777" w:rsidR="008F456D" w:rsidRDefault="002B278F">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5C165304" w14:textId="77777777" w:rsidR="008F456D" w:rsidRDefault="002B278F">
      <w:pPr>
        <w:spacing w:after="0" w:line="480" w:lineRule="auto"/>
        <w:ind w:left="709" w:hanging="720"/>
        <w:jc w:val="both"/>
        <w:rPr>
          <w:ins w:id="992"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Shemshack</w:t>
      </w:r>
      <w:proofErr w:type="spellEnd"/>
      <w:r>
        <w:rPr>
          <w:rFonts w:ascii="Georgia" w:eastAsia="Times New Roman" w:hAnsi="Georgia" w:cs="Times New Roman"/>
          <w:color w:val="000000"/>
          <w:lang w:eastAsia="en-PH"/>
        </w:rPr>
        <w:t xml:space="preserve">, A., &amp; Spector, J.M. (2020) - Foreign Literature. </w:t>
      </w:r>
      <w:r>
        <w:rPr>
          <w:rFonts w:ascii="Georgia" w:eastAsia="Times New Roman" w:hAnsi="Georgia" w:cs="Times New Roman"/>
          <w:i/>
          <w:iCs/>
          <w:color w:val="000000"/>
          <w:lang w:eastAsia="en-PH"/>
        </w:rPr>
        <w:t>A Systematic Literature Review of Personalized Learning Terms</w:t>
      </w:r>
      <w:r>
        <w:rPr>
          <w:rFonts w:ascii="Georgia" w:eastAsia="Times New Roman" w:hAnsi="Georgia" w:cs="Times New Roman"/>
          <w:color w:val="000000"/>
          <w:lang w:eastAsia="en-PH"/>
        </w:rPr>
        <w:t>, Smart Learning Environments, Vol. 7 - Issue 1. Smart Learning Environments.</w:t>
      </w:r>
    </w:p>
    <w:p w14:paraId="6B42FB69" w14:textId="77777777" w:rsidR="008F456D" w:rsidRDefault="002B278F">
      <w:pPr>
        <w:spacing w:after="0" w:line="480" w:lineRule="auto"/>
        <w:ind w:left="709"/>
        <w:jc w:val="both"/>
        <w:rPr>
          <w:del w:id="993" w:author="Jade Raposa" w:date="2024-10-16T23:15:00Z"/>
          <w:rFonts w:ascii="Georgia" w:eastAsia="Times New Roman" w:hAnsi="Georgia" w:cs="Times New Roman"/>
          <w:color w:val="000000"/>
          <w:lang w:eastAsia="en-PH"/>
        </w:rPr>
      </w:pPr>
      <w:del w:id="994" w:author="Jade Raposa" w:date="2024-10-16T23:10:00Z">
        <w:r>
          <w:rPr>
            <w:rFonts w:ascii="Georgia" w:eastAsia="Times New Roman" w:hAnsi="Georgia" w:cs="Times New Roman"/>
            <w:color w:val="000000"/>
            <w:lang w:eastAsia="en-PH"/>
          </w:rPr>
          <w:br/>
        </w:r>
      </w:del>
      <w:ins w:id="995" w:author="Jade Raposa" w:date="2024-10-16T23:15:00Z">
        <w:r>
          <w:rPr>
            <w:rFonts w:ascii="Georgia" w:eastAsia="Times New Roman" w:hAnsi="Georgia" w:cs="Times New Roman"/>
            <w:color w:val="000000"/>
            <w:lang w:eastAsia="en-PH"/>
          </w:rPr>
          <w:fldChar w:fldCharType="begin"/>
        </w:r>
        <w:r>
          <w:rPr>
            <w:rFonts w:ascii="Georgia" w:eastAsia="Times New Roman" w:hAnsi="Georgia" w:cs="Times New Roman"/>
            <w:color w:val="000000"/>
            <w:lang w:eastAsia="en-PH"/>
          </w:rPr>
          <w:instrText>HYPERLINK "</w:instrText>
        </w:r>
      </w:ins>
      <w:r>
        <w:rPr>
          <w:rFonts w:ascii="Georgia" w:eastAsia="Times New Roman" w:hAnsi="Georgia" w:cs="Times New Roman"/>
          <w:color w:val="000000"/>
          <w:lang w:eastAsia="en-PH"/>
        </w:rPr>
        <w:instrText>https://doi.org/10.1186/s40561-020-00140-9</w:instrText>
      </w:r>
      <w:ins w:id="996" w:author="Jade Raposa" w:date="2024-10-16T23:15:00Z">
        <w:r>
          <w:rPr>
            <w:rFonts w:ascii="Georgia" w:eastAsia="Times New Roman" w:hAnsi="Georgia" w:cs="Times New Roman"/>
            <w:color w:val="000000"/>
            <w:lang w:eastAsia="en-PH"/>
          </w:rPr>
          <w:instrText>"</w:instrText>
        </w:r>
        <w:r>
          <w:rPr>
            <w:rFonts w:ascii="Georgia" w:eastAsia="Times New Roman" w:hAnsi="Georgia" w:cs="Times New Roman"/>
            <w:color w:val="000000"/>
            <w:lang w:eastAsia="en-PH"/>
          </w:rPr>
        </w:r>
        <w:r>
          <w:rPr>
            <w:rFonts w:ascii="Georgia" w:eastAsia="Times New Roman" w:hAnsi="Georgia" w:cs="Times New Roman"/>
            <w:color w:val="000000"/>
            <w:lang w:eastAsia="en-PH"/>
          </w:rPr>
          <w:fldChar w:fldCharType="separate"/>
        </w:r>
      </w:ins>
      <w:r>
        <w:rPr>
          <w:rStyle w:val="Hyperlink"/>
          <w:rFonts w:ascii="Georgia" w:eastAsia="Times New Roman" w:hAnsi="Georgia" w:cs="Times New Roman"/>
          <w:lang w:eastAsia="en-PH"/>
        </w:rPr>
        <w:t>https://doi.org/10.1186/s40561-020-00140-9</w:t>
      </w:r>
      <w:ins w:id="997" w:author="Jade Raposa" w:date="2024-10-16T23:15:00Z">
        <w:r>
          <w:rPr>
            <w:rFonts w:ascii="Georgia" w:eastAsia="Times New Roman" w:hAnsi="Georgia" w:cs="Times New Roman"/>
            <w:color w:val="000000"/>
            <w:lang w:eastAsia="en-PH"/>
          </w:rPr>
          <w:fldChar w:fldCharType="end"/>
        </w:r>
      </w:ins>
      <w:r>
        <w:rPr>
          <w:rFonts w:ascii="Georgia" w:eastAsia="Times New Roman" w:hAnsi="Georgia" w:cs="Times New Roman"/>
          <w:color w:val="000000"/>
          <w:lang w:eastAsia="en-PH"/>
        </w:rPr>
        <w:t> </w:t>
      </w:r>
    </w:p>
    <w:p w14:paraId="00C7D4F3" w14:textId="77777777" w:rsidR="008F456D" w:rsidRDefault="008F456D">
      <w:pPr>
        <w:spacing w:after="0" w:line="480" w:lineRule="auto"/>
        <w:ind w:left="709"/>
        <w:jc w:val="both"/>
        <w:rPr>
          <w:ins w:id="998" w:author="Jade Raposa" w:date="2024-10-16T23:15:00Z"/>
          <w:rFonts w:ascii="Georgia" w:eastAsia="Times New Roman" w:hAnsi="Georgia" w:cs="Times New Roman"/>
          <w:lang w:eastAsia="en-PH"/>
        </w:rPr>
        <w:pPrChange w:id="999" w:author="Jade Raposa" w:date="2024-10-16T23:10:00Z">
          <w:pPr>
            <w:spacing w:after="0" w:line="480" w:lineRule="auto"/>
            <w:ind w:left="709" w:hanging="720"/>
            <w:jc w:val="both"/>
          </w:pPr>
        </w:pPrChange>
      </w:pPr>
    </w:p>
    <w:p w14:paraId="3CAD500B" w14:textId="77777777" w:rsidR="008F456D" w:rsidRDefault="002B278F">
      <w:pPr>
        <w:spacing w:after="0" w:line="480" w:lineRule="auto"/>
        <w:ind w:left="709" w:hanging="709"/>
        <w:jc w:val="both"/>
        <w:rPr>
          <w:ins w:id="1000" w:author="Jade Raposa" w:date="2024-10-16T23:09:00Z"/>
          <w:rFonts w:ascii="Georgia" w:eastAsia="Times New Roman" w:hAnsi="Georgia" w:cs="Times New Roman"/>
          <w:color w:val="000000"/>
          <w:lang w:eastAsia="en-PH"/>
        </w:rPr>
        <w:pPrChange w:id="1001" w:author="Jade Raposa" w:date="2024-10-16T23:15:00Z">
          <w:pPr>
            <w:spacing w:after="0" w:line="480" w:lineRule="auto"/>
            <w:ind w:left="709" w:hanging="720"/>
            <w:jc w:val="both"/>
          </w:pPr>
        </w:pPrChange>
      </w:pPr>
      <w:r>
        <w:rPr>
          <w:rFonts w:ascii="Georgia" w:eastAsia="Times New Roman" w:hAnsi="Georgia" w:cs="Times New Roman"/>
          <w:color w:val="000000"/>
          <w:lang w:eastAsia="en-PH"/>
        </w:rPr>
        <w:lastRenderedPageBreak/>
        <w:t xml:space="preserve">Thakare, S., Jadhav, S., Mane, I., Pawar, S., &amp; Kulkarni, A. (2019) - Foreign System. </w:t>
      </w:r>
      <w:r>
        <w:rPr>
          <w:rFonts w:ascii="Georgia" w:eastAsia="Times New Roman" w:hAnsi="Georgia" w:cs="Times New Roman"/>
          <w:i/>
          <w:iCs/>
          <w:color w:val="000000"/>
          <w:lang w:eastAsia="en-PH"/>
        </w:rPr>
        <w:t>Online Mentoring System (An Online Mentor-Student System)</w:t>
      </w:r>
      <w:r>
        <w:rPr>
          <w:rFonts w:ascii="Georgia" w:eastAsia="Times New Roman" w:hAnsi="Georgia" w:cs="Times New Roman"/>
          <w:color w:val="000000"/>
          <w:lang w:eastAsia="en-PH"/>
        </w:rPr>
        <w:t>, International Journal of Engineering Trends and Technology. ResearchGate.</w:t>
      </w:r>
    </w:p>
    <w:p w14:paraId="03B3E2BC" w14:textId="77777777" w:rsidR="008F456D" w:rsidRDefault="002B278F">
      <w:pPr>
        <w:spacing w:after="0" w:line="480" w:lineRule="auto"/>
        <w:ind w:left="709"/>
        <w:jc w:val="both"/>
        <w:rPr>
          <w:rFonts w:ascii="Georgia" w:eastAsia="Times New Roman" w:hAnsi="Georgia" w:cs="Times New Roman"/>
          <w:lang w:eastAsia="en-PH"/>
        </w:rPr>
        <w:pPrChange w:id="1002" w:author="Jade Raposa" w:date="2024-10-16T23:09:00Z">
          <w:pPr>
            <w:spacing w:after="0" w:line="480" w:lineRule="auto"/>
            <w:ind w:left="709" w:hanging="720"/>
            <w:jc w:val="both"/>
          </w:pPr>
        </w:pPrChange>
      </w:pPr>
      <w:del w:id="1003"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https://www.researchgate.net/publication/332196330_Online_Mentoring_System_An_Online_Mentor-Student_System</w:t>
      </w:r>
    </w:p>
    <w:p w14:paraId="407E6F0B" w14:textId="77777777" w:rsidR="008F456D" w:rsidRDefault="002B278F">
      <w:pPr>
        <w:spacing w:after="0" w:line="480" w:lineRule="auto"/>
        <w:ind w:left="709" w:hanging="720"/>
        <w:jc w:val="both"/>
        <w:rPr>
          <w:ins w:id="1004"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Torres, N., &amp; Santos, R. (2022) - Local System. </w:t>
      </w:r>
      <w:r>
        <w:rPr>
          <w:rFonts w:ascii="Georgia" w:eastAsia="Times New Roman" w:hAnsi="Georgia" w:cs="Times New Roman"/>
          <w:i/>
          <w:iCs/>
          <w:color w:val="000000"/>
          <w:lang w:eastAsia="en-PH"/>
        </w:rPr>
        <w:t>Grab A Tutor: A Decision Support Mobile App for Student Tutoring</w:t>
      </w:r>
      <w:r>
        <w:rPr>
          <w:rFonts w:ascii="Georgia" w:eastAsia="Times New Roman" w:hAnsi="Georgia" w:cs="Times New Roman"/>
          <w:color w:val="000000"/>
          <w:lang w:eastAsia="en-PH"/>
        </w:rPr>
        <w:t>, The QUEST: Journal of Multidisciplinary Research and Development, Vol. 1. ResearchGate.</w:t>
      </w:r>
    </w:p>
    <w:p w14:paraId="270DF5E1" w14:textId="77777777" w:rsidR="008F456D" w:rsidRDefault="002B278F">
      <w:pPr>
        <w:spacing w:after="0" w:line="480" w:lineRule="auto"/>
        <w:ind w:left="709"/>
        <w:jc w:val="both"/>
        <w:rPr>
          <w:rFonts w:ascii="Georgia" w:eastAsia="Times New Roman" w:hAnsi="Georgia" w:cs="Times New Roman"/>
          <w:lang w:eastAsia="en-PH"/>
        </w:rPr>
        <w:pPrChange w:id="1005" w:author="Jade Raposa" w:date="2024-10-16T23:09:00Z">
          <w:pPr>
            <w:spacing w:after="0" w:line="480" w:lineRule="auto"/>
            <w:ind w:left="709" w:hanging="720"/>
            <w:jc w:val="both"/>
          </w:pPr>
        </w:pPrChange>
      </w:pPr>
      <w:del w:id="1006"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https://www.researchgate.net/publication/372196974_Grab_A_Tutor_A_Decision_Support_Mobile_App_for_Student_Tutoring</w:t>
      </w:r>
    </w:p>
    <w:p w14:paraId="639E1299" w14:textId="77777777" w:rsidR="008F456D" w:rsidRDefault="002B278F">
      <w:pPr>
        <w:spacing w:after="0" w:line="480" w:lineRule="auto"/>
        <w:ind w:left="709" w:hanging="720"/>
        <w:jc w:val="both"/>
        <w:rPr>
          <w:ins w:id="1007" w:author="Jade Raposa" w:date="2024-10-16T23:09: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Vecaldo</w:t>
      </w:r>
      <w:proofErr w:type="spellEnd"/>
      <w:r>
        <w:rPr>
          <w:rFonts w:ascii="Georgia" w:eastAsia="Times New Roman" w:hAnsi="Georgia" w:cs="Times New Roman"/>
          <w:color w:val="000000"/>
          <w:lang w:eastAsia="en-PH"/>
        </w:rPr>
        <w:t xml:space="preserve">, R. (2021) - Local Literature. </w:t>
      </w:r>
      <w:r>
        <w:rPr>
          <w:rFonts w:ascii="Georgia" w:eastAsia="Times New Roman" w:hAnsi="Georgia" w:cs="Times New Roman"/>
          <w:i/>
          <w:iCs/>
          <w:color w:val="000000"/>
          <w:lang w:eastAsia="en-PH"/>
        </w:rPr>
        <w:t>Mentoring Support of Cooperating Teachers: Insights from Filipino Practice Teachers</w:t>
      </w:r>
      <w:r>
        <w:rPr>
          <w:rFonts w:ascii="Georgia" w:eastAsia="Times New Roman" w:hAnsi="Georgia" w:cs="Times New Roman"/>
          <w:color w:val="000000"/>
          <w:lang w:eastAsia="en-PH"/>
        </w:rPr>
        <w:t>, INTERNATIONAL JOURNAL OF EDUCATIONAL SCIENCES, Vol. 34. ResearchGate.</w:t>
      </w:r>
    </w:p>
    <w:p w14:paraId="5D9E7953" w14:textId="77777777" w:rsidR="008F456D" w:rsidRDefault="002B278F">
      <w:pPr>
        <w:spacing w:after="0" w:line="480" w:lineRule="auto"/>
        <w:ind w:left="709"/>
        <w:jc w:val="both"/>
        <w:rPr>
          <w:rFonts w:ascii="Georgia" w:eastAsia="Times New Roman" w:hAnsi="Georgia" w:cs="Times New Roman"/>
          <w:lang w:eastAsia="en-PH"/>
        </w:rPr>
        <w:pPrChange w:id="1008" w:author="Jade Raposa" w:date="2024-10-16T23:09:00Z">
          <w:pPr>
            <w:spacing w:after="0" w:line="480" w:lineRule="auto"/>
            <w:ind w:left="709" w:hanging="720"/>
            <w:jc w:val="both"/>
          </w:pPr>
        </w:pPrChange>
      </w:pPr>
      <w:del w:id="1009"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https://www.researchgate.net/publication/354606144_Mentoring_Support_of_Cooperating_Teachers_Insights_from_Filipino_Practice_Teachers</w:t>
      </w:r>
    </w:p>
    <w:p w14:paraId="0517BE9B" w14:textId="77777777" w:rsidR="008F456D" w:rsidRDefault="002B278F">
      <w:pPr>
        <w:spacing w:after="0" w:line="480" w:lineRule="auto"/>
        <w:ind w:left="709" w:hanging="709"/>
        <w:jc w:val="both"/>
        <w:rPr>
          <w:ins w:id="1010"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Zhang, L., Basham, J., &amp; Yang, S. (2020) - Foreign Literature. </w:t>
      </w:r>
      <w:r>
        <w:rPr>
          <w:rFonts w:ascii="Georgia" w:eastAsia="Times New Roman" w:hAnsi="Georgia" w:cs="Times New Roman"/>
          <w:i/>
          <w:iCs/>
          <w:color w:val="000000"/>
          <w:lang w:eastAsia="en-PH"/>
        </w:rPr>
        <w:t>Understanding The Implementation of Personalized Learning: A Research Synthesis</w:t>
      </w:r>
      <w:r>
        <w:rPr>
          <w:rFonts w:ascii="Georgia" w:eastAsia="Times New Roman" w:hAnsi="Georgia" w:cs="Times New Roman"/>
          <w:color w:val="000000"/>
          <w:lang w:eastAsia="en-PH"/>
        </w:rPr>
        <w:t>, Educational Research Review, Vol. 31. ScienceDirect.</w:t>
      </w:r>
    </w:p>
    <w:p w14:paraId="7C9B2D11" w14:textId="77777777" w:rsidR="008F456D" w:rsidRDefault="002B278F">
      <w:pPr>
        <w:spacing w:after="0" w:line="480" w:lineRule="auto"/>
        <w:ind w:left="709"/>
        <w:jc w:val="both"/>
        <w:rPr>
          <w:rFonts w:ascii="Georgia" w:eastAsia="Times New Roman" w:hAnsi="Georgia" w:cs="Times New Roman"/>
          <w:lang w:eastAsia="en-PH"/>
        </w:rPr>
        <w:pPrChange w:id="1011" w:author="Jade Raposa" w:date="2024-10-16T23:09:00Z">
          <w:pPr>
            <w:spacing w:after="0" w:line="480" w:lineRule="auto"/>
            <w:ind w:left="709" w:hanging="709"/>
            <w:jc w:val="both"/>
          </w:pPr>
        </w:pPrChange>
      </w:pPr>
      <w:ins w:id="1012" w:author="Jade Raposa" w:date="2024-10-16T23:09:00Z">
        <w:r>
          <w:rPr>
            <w:rFonts w:ascii="Georgia" w:eastAsia="Times New Roman" w:hAnsi="Georgia" w:cs="Times New Roman"/>
            <w:color w:val="000000"/>
            <w:lang w:eastAsia="en-PH"/>
          </w:rPr>
          <w:t xml:space="preserve"> </w:t>
        </w:r>
      </w:ins>
      <w:del w:id="1013"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https://www.sciencedirect.com/science/article/abs/pii/S1747938X19306487</w:t>
      </w:r>
    </w:p>
    <w:p w14:paraId="681CD26B" w14:textId="77777777" w:rsidR="008F456D" w:rsidRDefault="002B278F">
      <w:pPr>
        <w:spacing w:after="0" w:line="480" w:lineRule="auto"/>
        <w:ind w:left="709"/>
        <w:jc w:val="both"/>
        <w:rPr>
          <w:del w:id="1014" w:author="Jade Raposa" w:date="2024-10-16T23:06:00Z"/>
          <w:rFonts w:ascii="Georgia" w:eastAsia="Times New Roman" w:hAnsi="Georgia" w:cs="Times New Roman"/>
          <w:color w:val="000000"/>
          <w:lang w:eastAsia="en-PH"/>
        </w:rPr>
      </w:pPr>
      <w:r>
        <w:rPr>
          <w:rFonts w:ascii="Georgia" w:eastAsia="Times New Roman" w:hAnsi="Georgia" w:cs="Times New Roman"/>
          <w:color w:val="000000"/>
          <w:lang w:eastAsia="en-PH"/>
        </w:rPr>
        <w:t>Garrison, Anderson &amp; Archer (2000, 2001).</w:t>
      </w:r>
      <w:r>
        <w:rPr>
          <w:rFonts w:ascii="Georgia" w:eastAsia="Times New Roman" w:hAnsi="Georgia" w:cs="Times New Roman"/>
          <w:i/>
          <w:iCs/>
          <w:color w:val="000000"/>
          <w:lang w:eastAsia="en-PH"/>
        </w:rPr>
        <w:t xml:space="preserve"> Community of Inquiry</w:t>
      </w:r>
      <w:r>
        <w:rPr>
          <w:rFonts w:ascii="Georgia" w:eastAsia="Times New Roman" w:hAnsi="Georgia" w:cs="Times New Roman"/>
          <w:color w:val="000000"/>
          <w:lang w:eastAsia="en-PH"/>
        </w:rPr>
        <w:t>, Office of Curriculum, Assessment and Teaching Transformation, University at Buffalo.</w:t>
      </w:r>
      <w:r>
        <w:rPr>
          <w:rFonts w:ascii="Georgia" w:eastAsia="Times New Roman" w:hAnsi="Georgia" w:cs="Times New Roman"/>
          <w:color w:val="000000"/>
          <w:lang w:eastAsia="en-PH"/>
        </w:rPr>
        <w:br/>
        <w:t>https://www.buffalo.edu/catt/teach/develop/teach/learning</w:t>
      </w:r>
      <w:ins w:id="1015" w:author="Jade Raposa" w:date="2024-10-16T23:06:00Z">
        <w:r>
          <w:rPr>
            <w:rFonts w:ascii="Georgia" w:eastAsia="Times New Roman" w:hAnsi="Georgia" w:cs="Times New Roman"/>
            <w:color w:val="000000"/>
            <w:lang w:eastAsia="en-PH"/>
          </w:rPr>
          <w:t>-</w:t>
        </w:r>
      </w:ins>
      <w:del w:id="1016" w:author="Jade Raposa" w:date="2024-10-16T23:06: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environments/community-of-inquiry.html</w:t>
      </w:r>
      <w:del w:id="1017" w:author="Jade Raposa" w:date="2024-10-16T23:06:00Z">
        <w:r>
          <w:rPr>
            <w:rFonts w:ascii="Georgia" w:eastAsia="Times New Roman" w:hAnsi="Georgia" w:cs="Times New Roman"/>
            <w:color w:val="000000"/>
            <w:lang w:eastAsia="en-PH"/>
          </w:rPr>
          <w:delText> </w:delText>
        </w:r>
      </w:del>
    </w:p>
    <w:p w14:paraId="73A08550" w14:textId="77777777" w:rsidR="008F456D" w:rsidRDefault="008F456D">
      <w:pPr>
        <w:spacing w:after="0" w:line="480" w:lineRule="auto"/>
        <w:ind w:left="709" w:hanging="720"/>
        <w:jc w:val="both"/>
        <w:rPr>
          <w:ins w:id="1018" w:author="Jade Raposa" w:date="2024-10-16T23:06:00Z"/>
          <w:rFonts w:ascii="Georgia" w:eastAsia="Times New Roman" w:hAnsi="Georgia" w:cs="Times New Roman"/>
          <w:lang w:eastAsia="en-PH"/>
        </w:rPr>
      </w:pPr>
    </w:p>
    <w:p w14:paraId="24C98543" w14:textId="77777777" w:rsidR="008F456D" w:rsidRDefault="002B278F">
      <w:pPr>
        <w:spacing w:after="0" w:line="480" w:lineRule="auto"/>
        <w:ind w:left="709" w:hanging="709"/>
        <w:jc w:val="both"/>
        <w:rPr>
          <w:ins w:id="1019"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Srivastava, S. (2020). </w:t>
      </w:r>
      <w:r>
        <w:rPr>
          <w:rFonts w:ascii="Georgia" w:eastAsia="Times New Roman" w:hAnsi="Georgia" w:cs="Times New Roman"/>
          <w:i/>
          <w:iCs/>
          <w:color w:val="000000"/>
          <w:lang w:eastAsia="en-PH"/>
        </w:rPr>
        <w:t>How We Align Lean Principles in Our Software Development Process</w:t>
      </w:r>
      <w:r>
        <w:rPr>
          <w:rFonts w:ascii="Georgia" w:eastAsia="Times New Roman" w:hAnsi="Georgia" w:cs="Times New Roman"/>
          <w:color w:val="000000"/>
          <w:lang w:eastAsia="en-PH"/>
        </w:rPr>
        <w:t xml:space="preserve">, </w:t>
      </w:r>
      <w:proofErr w:type="spellStart"/>
      <w:r>
        <w:rPr>
          <w:rFonts w:ascii="Georgia" w:eastAsia="Times New Roman" w:hAnsi="Georgia" w:cs="Times New Roman"/>
          <w:color w:val="000000"/>
          <w:lang w:eastAsia="en-PH"/>
        </w:rPr>
        <w:t>Appinventiv</w:t>
      </w:r>
      <w:proofErr w:type="spellEnd"/>
      <w:r>
        <w:rPr>
          <w:rFonts w:ascii="Georgia" w:eastAsia="Times New Roman" w:hAnsi="Georgia" w:cs="Times New Roman"/>
          <w:color w:val="000000"/>
          <w:lang w:eastAsia="en-PH"/>
        </w:rPr>
        <w:t>.</w:t>
      </w:r>
    </w:p>
    <w:p w14:paraId="3068DCEC" w14:textId="77777777" w:rsidR="008F456D" w:rsidRDefault="002B278F">
      <w:pPr>
        <w:spacing w:after="0" w:line="480" w:lineRule="auto"/>
        <w:ind w:left="709"/>
        <w:jc w:val="both"/>
        <w:rPr>
          <w:del w:id="1020" w:author="Jade Raposa" w:date="2024-10-16T23:04:00Z"/>
          <w:rFonts w:ascii="Georgia" w:eastAsia="Times New Roman" w:hAnsi="Georgia" w:cs="Times New Roman"/>
          <w:color w:val="000000"/>
          <w:lang w:eastAsia="en-PH"/>
        </w:rPr>
        <w:pPrChange w:id="1021" w:author="Jade Raposa" w:date="2024-10-16T23:12:00Z">
          <w:pPr>
            <w:spacing w:after="0" w:line="480" w:lineRule="auto"/>
            <w:ind w:left="709" w:hanging="709"/>
            <w:jc w:val="both"/>
          </w:pPr>
        </w:pPrChange>
      </w:pPr>
      <w:ins w:id="1022" w:author="Jade Raposa" w:date="2024-10-16T23:09:00Z">
        <w:r>
          <w:rPr>
            <w:rFonts w:ascii="Georgia" w:eastAsia="Times New Roman" w:hAnsi="Georgia" w:cs="Times New Roman"/>
            <w:color w:val="000000"/>
            <w:lang w:eastAsia="en-PH"/>
          </w:rPr>
          <w:t>https://appinventiv.com/blog/how-we-integrate-lean-principles-in-software-development/</w:t>
        </w:r>
      </w:ins>
      <w:del w:id="1023" w:author="Jade Raposa" w:date="2024-10-16T23:03:00Z">
        <w:r>
          <w:rPr>
            <w:rFonts w:ascii="Georgia" w:eastAsia="Times New Roman" w:hAnsi="Georgia" w:cs="Times New Roman"/>
            <w:color w:val="000000"/>
            <w:lang w:eastAsia="en-PH"/>
          </w:rPr>
          <w:br/>
        </w:r>
      </w:del>
    </w:p>
    <w:p w14:paraId="4C6E129A" w14:textId="77777777" w:rsidR="008F456D" w:rsidRDefault="008F456D">
      <w:pPr>
        <w:spacing w:after="0" w:line="480" w:lineRule="auto"/>
        <w:ind w:left="709"/>
        <w:jc w:val="both"/>
        <w:rPr>
          <w:ins w:id="1024" w:author="Jade Raposa" w:date="2024-10-16T23:07:00Z"/>
          <w:rFonts w:ascii="Georgia" w:eastAsia="Times New Roman" w:hAnsi="Georgia" w:cs="Times New Roman"/>
          <w:color w:val="000000"/>
          <w:lang w:eastAsia="en-PH"/>
        </w:rPr>
        <w:pPrChange w:id="1025" w:author="Jade Raposa" w:date="2024-10-16T23:12:00Z">
          <w:pPr>
            <w:spacing w:after="0" w:line="480" w:lineRule="auto"/>
            <w:ind w:left="709" w:hanging="720"/>
            <w:jc w:val="both"/>
          </w:pPr>
        </w:pPrChange>
      </w:pPr>
    </w:p>
    <w:p w14:paraId="30392069" w14:textId="77777777" w:rsidR="008F456D" w:rsidRDefault="008F456D">
      <w:pPr>
        <w:spacing w:before="240" w:after="240" w:line="240" w:lineRule="auto"/>
        <w:jc w:val="center"/>
        <w:rPr>
          <w:ins w:id="1026" w:author="Jade Raposa" w:date="2024-10-16T23:08:00Z"/>
          <w:rFonts w:ascii="Georgia" w:eastAsia="Times New Roman" w:hAnsi="Georgia" w:cs="Times New Roman"/>
          <w:color w:val="000000"/>
          <w:lang w:eastAsia="en-PH"/>
        </w:rPr>
        <w:sectPr w:rsidR="008F456D">
          <w:headerReference w:type="default" r:id="rId94"/>
          <w:footerReference w:type="default" r:id="rId95"/>
          <w:headerReference w:type="first" r:id="rId96"/>
          <w:footerReference w:type="first" r:id="rId97"/>
          <w:pgSz w:w="12240" w:h="15840"/>
          <w:pgMar w:top="1440" w:right="1440" w:bottom="990" w:left="1440" w:header="708" w:footer="270" w:gutter="0"/>
          <w:pgNumType w:start="7"/>
          <w:cols w:space="708"/>
          <w:titlePg/>
          <w:docGrid w:linePitch="360"/>
        </w:sectPr>
      </w:pPr>
    </w:p>
    <w:p w14:paraId="656EFC4F" w14:textId="77777777" w:rsidR="008F456D" w:rsidRDefault="002B278F">
      <w:pPr>
        <w:spacing w:after="0" w:line="480" w:lineRule="auto"/>
        <w:ind w:left="709" w:hanging="709"/>
        <w:jc w:val="both"/>
        <w:rPr>
          <w:del w:id="1043" w:author="Jade Raposa"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044" w:author="Jade Raposa" w:date="2024-10-16T23:06:00Z">
          <w:pPr>
            <w:spacing w:after="0" w:line="480" w:lineRule="auto"/>
            <w:ind w:left="709" w:firstLine="11"/>
            <w:jc w:val="both"/>
          </w:pPr>
        </w:pPrChange>
      </w:pPr>
      <w:del w:id="1045" w:author="Jade Raposa"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2B278F">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2B278F">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2B278F">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2B278F">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2B278F">
      <w:pPr>
        <w:spacing w:after="0" w:line="480" w:lineRule="auto"/>
        <w:ind w:left="1418" w:hanging="720"/>
        <w:rPr>
          <w:rFonts w:ascii="Georgia" w:eastAsia="Times New Roman" w:hAnsi="Georgia" w:cs="Times New Roman"/>
          <w:lang w:eastAsia="en-PH"/>
        </w:rPr>
        <w:sectPr w:rsidR="008F456D">
          <w:footerReference w:type="default" r:id="rId98"/>
          <w:headerReference w:type="first" r:id="rId99"/>
          <w:footerReference w:type="first" r:id="rId100"/>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01"/>
          <w:headerReference w:type="first" r:id="rId102"/>
          <w:footerReference w:type="first" r:id="rId103"/>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2B278F">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2B278F">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2B278F">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47F371A4"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674DF509"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5D2E8F2" w14:textId="77777777">
        <w:trPr>
          <w:trHeight w:val="441"/>
        </w:trPr>
        <w:tc>
          <w:tcPr>
            <w:tcW w:w="2666" w:type="dxa"/>
            <w:noWrap/>
          </w:tcPr>
          <w:p w14:paraId="70F998C4" w14:textId="368A3F82"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Reliability</w:t>
            </w:r>
          </w:p>
        </w:tc>
        <w:tc>
          <w:tcPr>
            <w:tcW w:w="465" w:type="dxa"/>
            <w:noWrap/>
          </w:tcPr>
          <w:p w14:paraId="2075B47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4B708424"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Usability</w:t>
            </w:r>
          </w:p>
        </w:tc>
        <w:tc>
          <w:tcPr>
            <w:tcW w:w="465" w:type="dxa"/>
            <w:noWrap/>
          </w:tcPr>
          <w:p w14:paraId="6503C28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834A79B" w14:textId="77777777">
        <w:trPr>
          <w:trHeight w:val="444"/>
        </w:trPr>
        <w:tc>
          <w:tcPr>
            <w:tcW w:w="2666" w:type="dxa"/>
            <w:noWrap/>
          </w:tcPr>
          <w:p w14:paraId="557BC7A0" w14:textId="70B31D50"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Maintainability</w:t>
            </w:r>
          </w:p>
        </w:tc>
        <w:tc>
          <w:tcPr>
            <w:tcW w:w="465" w:type="dxa"/>
          </w:tcPr>
          <w:p w14:paraId="6C150C5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22788405"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Portability</w:t>
            </w:r>
          </w:p>
        </w:tc>
        <w:tc>
          <w:tcPr>
            <w:tcW w:w="465" w:type="dxa"/>
            <w:noWrap/>
          </w:tcPr>
          <w:p w14:paraId="69A6BC9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2B278F">
      <w:pPr>
        <w:jc w:val="center"/>
        <w:rPr>
          <w:rFonts w:ascii="Georgia" w:eastAsia="Times New Roman" w:hAnsi="Georgia" w:cs="Arial"/>
          <w:color w:val="000000"/>
        </w:rPr>
        <w:sectPr w:rsidR="008F456D">
          <w:headerReference w:type="default" r:id="rId104"/>
          <w:headerReference w:type="first" r:id="rId105"/>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2B278F">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2B278F">
      <w:pPr>
        <w:rPr>
          <w:ins w:id="1082" w:author="Jade Raposa" w:date="2024-10-17T00:34:00Z"/>
          <w:rFonts w:ascii="Georgia" w:eastAsia="Georgia" w:hAnsi="Georgia" w:cs="Georgia"/>
          <w:b/>
          <w:bCs/>
          <w:lang w:val="en-US"/>
        </w:rPr>
      </w:pPr>
      <w:ins w:id="1083" w:author="Jade Raposa" w:date="2024-10-17T00:34:00Z">
        <w:r>
          <w:rPr>
            <w:rFonts w:ascii="Georgia" w:eastAsia="Georgia" w:hAnsi="Georgia" w:cs="Georgia"/>
            <w:b/>
            <w:bCs/>
            <w:lang w:val="en-US"/>
          </w:rPr>
          <w:br w:type="page"/>
        </w:r>
      </w:ins>
    </w:p>
    <w:p w14:paraId="0F949730"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2B278F">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bl>
    <w:tbl>
      <w:tblPr>
        <w:tblpPr w:leftFromText="180" w:rightFromText="180" w:vertAnchor="text" w:horzAnchor="margin" w:tblpY="6"/>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272BF" w14:paraId="391317D5" w14:textId="77777777" w:rsidTr="00A272BF">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9144120" w14:textId="77777777" w:rsidR="00A272BF" w:rsidRDefault="00A272BF" w:rsidP="00A272BF">
            <w:pPr>
              <w:spacing w:after="0" w:line="240" w:lineRule="auto"/>
              <w:jc w:val="center"/>
              <w:rPr>
                <w:rFonts w:ascii="Georgia" w:eastAsia="Times New Roman" w:hAnsi="Georgia" w:cs="Arial"/>
              </w:rPr>
            </w:pPr>
            <w:ins w:id="1084" w:author="Jade Raposa"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A272BF" w14:paraId="67FD82F8"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860A7E"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D4D3B86" w14:textId="77777777" w:rsidR="00A272BF" w:rsidRDefault="00A272BF" w:rsidP="00A272BF">
            <w:pPr>
              <w:spacing w:after="0" w:line="240" w:lineRule="auto"/>
              <w:jc w:val="center"/>
              <w:rPr>
                <w:rFonts w:ascii="Georgia" w:eastAsia="Times New Roman" w:hAnsi="Georgia" w:cs="Arial"/>
                <w:i/>
                <w:iCs/>
              </w:rPr>
            </w:pPr>
            <w:ins w:id="1085" w:author="Jade Raposa"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06F13C8E" w14:textId="77777777" w:rsidR="00A272BF" w:rsidRDefault="00A272BF" w:rsidP="00A272BF">
            <w:pPr>
              <w:spacing w:after="0" w:line="240" w:lineRule="auto"/>
              <w:jc w:val="center"/>
              <w:rPr>
                <w:rFonts w:ascii="Georgia" w:eastAsia="Times New Roman" w:hAnsi="Georgia" w:cs="Arial"/>
              </w:rPr>
            </w:pPr>
            <w:ins w:id="108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ACC1E4" w14:textId="77777777" w:rsidR="00A272BF" w:rsidRDefault="00A272BF" w:rsidP="00A272BF">
            <w:pPr>
              <w:spacing w:after="0" w:line="240" w:lineRule="auto"/>
              <w:jc w:val="center"/>
              <w:rPr>
                <w:rFonts w:ascii="Georgia" w:eastAsia="Times New Roman" w:hAnsi="Georgia" w:cs="Arial"/>
              </w:rPr>
            </w:pPr>
            <w:ins w:id="1087"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51972B68" w14:textId="77777777" w:rsidR="00A272BF" w:rsidRDefault="00A272BF" w:rsidP="00A272BF">
            <w:pPr>
              <w:spacing w:after="0" w:line="240" w:lineRule="auto"/>
              <w:jc w:val="center"/>
              <w:rPr>
                <w:rFonts w:ascii="Georgia" w:eastAsia="Times New Roman" w:hAnsi="Georgia" w:cs="Arial"/>
              </w:rPr>
            </w:pPr>
            <w:ins w:id="108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F691E0F" w14:textId="77777777" w:rsidR="00A272BF" w:rsidRDefault="00A272BF" w:rsidP="00A272BF">
            <w:pPr>
              <w:spacing w:after="0" w:line="240" w:lineRule="auto"/>
              <w:jc w:val="center"/>
              <w:rPr>
                <w:rFonts w:ascii="Georgia" w:eastAsia="Times New Roman" w:hAnsi="Georgia" w:cs="Arial"/>
              </w:rPr>
            </w:pPr>
            <w:ins w:id="108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B2E0CA" w14:textId="77777777" w:rsidR="00A272BF" w:rsidRDefault="00A272BF" w:rsidP="00A272BF">
            <w:pPr>
              <w:spacing w:after="0" w:line="240" w:lineRule="auto"/>
              <w:jc w:val="center"/>
              <w:rPr>
                <w:rFonts w:ascii="Georgia" w:eastAsia="Times New Roman" w:hAnsi="Georgia" w:cs="Arial"/>
              </w:rPr>
            </w:pPr>
            <w:ins w:id="1090"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F66A030" w14:textId="77777777" w:rsidR="00A272BF" w:rsidRDefault="00A272BF" w:rsidP="00A272BF">
            <w:pPr>
              <w:spacing w:after="0" w:line="240" w:lineRule="auto"/>
              <w:jc w:val="center"/>
              <w:rPr>
                <w:rFonts w:ascii="Georgia" w:eastAsia="Times New Roman" w:hAnsi="Georgia" w:cs="Arial"/>
              </w:rPr>
            </w:pPr>
            <w:ins w:id="1091"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F1C468C" w14:textId="77777777" w:rsidR="00A272BF" w:rsidRDefault="00A272BF" w:rsidP="00A272BF">
            <w:pPr>
              <w:spacing w:after="0" w:line="240" w:lineRule="auto"/>
              <w:jc w:val="center"/>
              <w:rPr>
                <w:rFonts w:ascii="Georgia" w:eastAsia="Times New Roman" w:hAnsi="Georgia" w:cs="Arial"/>
                <w:b/>
                <w:bCs/>
              </w:rPr>
            </w:pPr>
            <w:ins w:id="1092"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CB6563" w14:textId="77777777" w:rsidR="00A272BF" w:rsidRDefault="00A272BF" w:rsidP="00A272BF">
            <w:pPr>
              <w:spacing w:after="0" w:line="240" w:lineRule="auto"/>
              <w:jc w:val="center"/>
              <w:rPr>
                <w:rFonts w:ascii="Georgia" w:eastAsia="Times New Roman" w:hAnsi="Georgia" w:cs="Arial"/>
              </w:rPr>
            </w:pPr>
            <w:ins w:id="1093" w:author="Jade Raposa" w:date="2024-10-17T00:45:00Z">
              <w:r>
                <w:rPr>
                  <w:rFonts w:ascii="Georgia" w:eastAsia="Times New Roman" w:hAnsi="Georgia" w:cs="Arial"/>
                </w:rPr>
                <w:t>More than What is Expected</w:t>
              </w:r>
            </w:ins>
          </w:p>
        </w:tc>
      </w:tr>
      <w:tr w:rsidR="00A272BF" w14:paraId="74566CF4"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0396559D"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5F22A1" w14:textId="77777777" w:rsidR="00A272BF" w:rsidRDefault="00A272BF" w:rsidP="00A272BF">
            <w:pPr>
              <w:spacing w:after="0" w:line="240" w:lineRule="auto"/>
              <w:jc w:val="center"/>
              <w:rPr>
                <w:rFonts w:ascii="Georgia" w:eastAsia="Times New Roman" w:hAnsi="Georgia" w:cs="Arial"/>
                <w:i/>
                <w:iCs/>
              </w:rPr>
            </w:pPr>
            <w:ins w:id="1094" w:author="Jade Raposa"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11C055FB" w14:textId="77777777" w:rsidR="00A272BF" w:rsidRDefault="00A272BF" w:rsidP="00A272BF">
            <w:pPr>
              <w:spacing w:after="0" w:line="240" w:lineRule="auto"/>
              <w:jc w:val="center"/>
              <w:rPr>
                <w:rFonts w:ascii="Georgia" w:eastAsia="Times New Roman" w:hAnsi="Georgia" w:cs="Arial"/>
              </w:rPr>
            </w:pPr>
            <w:ins w:id="1095"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AAF2958" w14:textId="77777777" w:rsidR="00A272BF" w:rsidRDefault="00A272BF" w:rsidP="00A272BF">
            <w:pPr>
              <w:spacing w:after="0" w:line="240" w:lineRule="auto"/>
              <w:jc w:val="center"/>
              <w:rPr>
                <w:rFonts w:ascii="Georgia" w:eastAsia="Times New Roman" w:hAnsi="Georgia" w:cs="Arial"/>
              </w:rPr>
            </w:pPr>
            <w:ins w:id="1096"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CD1E06C" w14:textId="77777777" w:rsidR="00A272BF" w:rsidRDefault="00A272BF" w:rsidP="00A272BF">
            <w:pPr>
              <w:spacing w:after="0" w:line="240" w:lineRule="auto"/>
              <w:jc w:val="center"/>
              <w:rPr>
                <w:rFonts w:ascii="Georgia" w:eastAsia="Times New Roman" w:hAnsi="Georgia" w:cs="Arial"/>
              </w:rPr>
            </w:pPr>
            <w:ins w:id="109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A9B65B4" w14:textId="77777777" w:rsidR="00A272BF" w:rsidRDefault="00A272BF" w:rsidP="00A272BF">
            <w:pPr>
              <w:spacing w:after="0" w:line="240" w:lineRule="auto"/>
              <w:jc w:val="center"/>
              <w:rPr>
                <w:rFonts w:ascii="Georgia" w:eastAsia="Times New Roman" w:hAnsi="Georgia" w:cs="Arial"/>
              </w:rPr>
            </w:pPr>
            <w:ins w:id="109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6997565" w14:textId="77777777" w:rsidR="00A272BF" w:rsidRDefault="00A272BF" w:rsidP="00A272BF">
            <w:pPr>
              <w:spacing w:after="0" w:line="240" w:lineRule="auto"/>
              <w:jc w:val="center"/>
              <w:rPr>
                <w:rFonts w:ascii="Georgia" w:eastAsia="Times New Roman" w:hAnsi="Georgia" w:cs="Arial"/>
              </w:rPr>
            </w:pPr>
            <w:ins w:id="1099"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683976B6" w14:textId="77777777" w:rsidR="00A272BF" w:rsidRDefault="00A272BF" w:rsidP="00A272BF">
            <w:pPr>
              <w:spacing w:after="0" w:line="240" w:lineRule="auto"/>
              <w:jc w:val="center"/>
              <w:rPr>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7F8C07D8" w14:textId="77777777" w:rsidR="00A272BF" w:rsidRDefault="00A272BF" w:rsidP="00A272BF">
            <w:pPr>
              <w:spacing w:after="0" w:line="240" w:lineRule="auto"/>
              <w:jc w:val="center"/>
              <w:rPr>
                <w:rFonts w:ascii="Georgia" w:eastAsia="Times New Roman" w:hAnsi="Georgia" w:cs="Arial"/>
                <w:b/>
                <w:bCs/>
              </w:rPr>
            </w:pPr>
            <w:ins w:id="1100"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A15E09B" w14:textId="77777777" w:rsidR="00A272BF" w:rsidRDefault="00A272BF" w:rsidP="00A272BF">
            <w:pPr>
              <w:spacing w:after="0" w:line="240" w:lineRule="auto"/>
              <w:jc w:val="center"/>
              <w:rPr>
                <w:rFonts w:ascii="Georgia" w:eastAsia="Times New Roman" w:hAnsi="Georgia" w:cs="Arial"/>
              </w:rPr>
            </w:pPr>
            <w:ins w:id="1101" w:author="Jade Raposa" w:date="2024-10-17T00:45:00Z">
              <w:r>
                <w:rPr>
                  <w:rFonts w:ascii="Georgia" w:eastAsia="Times New Roman" w:hAnsi="Georgia" w:cs="Arial"/>
                </w:rPr>
                <w:t>More than What is Expected</w:t>
              </w:r>
            </w:ins>
          </w:p>
        </w:tc>
      </w:tr>
      <w:tr w:rsidR="00A272BF" w14:paraId="71DE2C65"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329EB3E5"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D68175C" w14:textId="77777777" w:rsidR="00A272BF" w:rsidRDefault="00A272BF" w:rsidP="00A272BF">
            <w:pPr>
              <w:spacing w:after="0" w:line="240" w:lineRule="auto"/>
              <w:jc w:val="center"/>
              <w:rPr>
                <w:rFonts w:ascii="Georgia" w:eastAsia="Times New Roman" w:hAnsi="Georgia" w:cs="Arial"/>
                <w:i/>
                <w:iCs/>
              </w:rPr>
            </w:pPr>
            <w:ins w:id="1102" w:author="Jade Raposa"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6D54DC9E" w14:textId="77777777" w:rsidR="00A272BF" w:rsidRDefault="00A272BF" w:rsidP="00A272BF">
            <w:pPr>
              <w:spacing w:after="0" w:line="240" w:lineRule="auto"/>
              <w:jc w:val="center"/>
              <w:rPr>
                <w:rFonts w:ascii="Georgia" w:eastAsia="Times New Roman" w:hAnsi="Georgia" w:cs="Arial"/>
              </w:rPr>
            </w:pPr>
            <w:ins w:id="1103" w:author="Jade Raposa"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6BA07C14" w14:textId="77777777" w:rsidR="00A272BF" w:rsidRDefault="00A272BF" w:rsidP="00A272BF">
            <w:pPr>
              <w:spacing w:after="0" w:line="240" w:lineRule="auto"/>
              <w:jc w:val="center"/>
              <w:rPr>
                <w:rFonts w:ascii="Georgia" w:eastAsia="Times New Roman" w:hAnsi="Georgia" w:cs="Arial"/>
              </w:rPr>
            </w:pPr>
            <w:ins w:id="1104" w:author="Jade Raposa"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06C4EDA6" w14:textId="77777777" w:rsidR="00A272BF" w:rsidRDefault="00A272BF" w:rsidP="00A272BF">
            <w:pPr>
              <w:spacing w:after="0" w:line="240" w:lineRule="auto"/>
              <w:jc w:val="center"/>
              <w:rPr>
                <w:rFonts w:ascii="Georgia" w:eastAsia="Times New Roman" w:hAnsi="Georgia" w:cs="Arial"/>
              </w:rPr>
            </w:pPr>
            <w:ins w:id="110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BDDBFD0" w14:textId="77777777" w:rsidR="00A272BF" w:rsidRDefault="00A272BF" w:rsidP="00A272BF">
            <w:pPr>
              <w:spacing w:after="0" w:line="240" w:lineRule="auto"/>
              <w:jc w:val="center"/>
              <w:rPr>
                <w:rFonts w:ascii="Georgia" w:eastAsia="Times New Roman" w:hAnsi="Georgia" w:cs="Arial"/>
              </w:rPr>
            </w:pPr>
            <w:ins w:id="110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514657B" w14:textId="77777777" w:rsidR="00A272BF" w:rsidRDefault="00A272BF" w:rsidP="00A272BF">
            <w:pPr>
              <w:spacing w:after="0" w:line="240" w:lineRule="auto"/>
              <w:jc w:val="center"/>
              <w:rPr>
                <w:rFonts w:ascii="Georgia" w:eastAsia="Times New Roman" w:hAnsi="Georgia" w:cs="Arial"/>
              </w:rPr>
            </w:pPr>
            <w:ins w:id="1107"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A85EE22" w14:textId="77777777" w:rsidR="00A272BF" w:rsidRDefault="00A272BF" w:rsidP="00A272BF">
            <w:pPr>
              <w:spacing w:after="0" w:line="240" w:lineRule="auto"/>
              <w:jc w:val="center"/>
              <w:rPr>
                <w:rFonts w:ascii="Georgia" w:eastAsia="Times New Roman" w:hAnsi="Georgia" w:cs="Arial"/>
              </w:rPr>
            </w:pPr>
            <w:ins w:id="1108"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F0D6F03" w14:textId="77777777" w:rsidR="00A272BF" w:rsidRDefault="00A272BF" w:rsidP="00A272BF">
            <w:pPr>
              <w:spacing w:after="0" w:line="240" w:lineRule="auto"/>
              <w:jc w:val="center"/>
              <w:rPr>
                <w:rFonts w:ascii="Georgia" w:eastAsia="Times New Roman" w:hAnsi="Georgia" w:cs="Arial"/>
                <w:b/>
                <w:bCs/>
              </w:rPr>
            </w:pPr>
            <w:ins w:id="1109" w:author="Jade Raposa"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116885B5" w14:textId="77777777" w:rsidR="00A272BF" w:rsidRDefault="00A272BF" w:rsidP="00A272BF">
            <w:pPr>
              <w:spacing w:after="0" w:line="240" w:lineRule="auto"/>
              <w:jc w:val="center"/>
              <w:rPr>
                <w:rFonts w:ascii="Georgia" w:eastAsia="Times New Roman" w:hAnsi="Georgia" w:cs="Arial"/>
              </w:rPr>
            </w:pPr>
            <w:ins w:id="1110" w:author="Jade Raposa" w:date="2024-10-17T00:45:00Z">
              <w:r>
                <w:rPr>
                  <w:rFonts w:ascii="Georgia" w:eastAsia="Times New Roman" w:hAnsi="Georgia" w:cs="Arial"/>
                </w:rPr>
                <w:t>Far More than What is Expected</w:t>
              </w:r>
            </w:ins>
          </w:p>
        </w:tc>
      </w:tr>
      <w:tr w:rsidR="00A272BF" w14:paraId="089852BD"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735A0F02"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FEA45B" w14:textId="77777777" w:rsidR="00A272BF" w:rsidRDefault="00A272BF" w:rsidP="00A272BF">
            <w:pPr>
              <w:spacing w:after="0" w:line="240" w:lineRule="auto"/>
              <w:jc w:val="center"/>
              <w:rPr>
                <w:rFonts w:ascii="Georgia" w:eastAsia="Times New Roman" w:hAnsi="Georgia" w:cs="Arial"/>
                <w:i/>
                <w:iCs/>
              </w:rPr>
            </w:pPr>
            <w:ins w:id="1111" w:author="Jade Raposa"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23F40ECD" w14:textId="77777777" w:rsidR="00A272BF" w:rsidRDefault="00A272BF" w:rsidP="00A272BF">
            <w:pPr>
              <w:spacing w:after="0" w:line="240" w:lineRule="auto"/>
              <w:jc w:val="center"/>
              <w:rPr>
                <w:rFonts w:ascii="Georgia" w:eastAsia="Times New Roman" w:hAnsi="Georgia" w:cs="Arial"/>
              </w:rPr>
            </w:pPr>
            <w:ins w:id="1112"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4E89CD9" w14:textId="77777777" w:rsidR="00A272BF" w:rsidRDefault="00A272BF" w:rsidP="00A272BF">
            <w:pPr>
              <w:spacing w:after="0" w:line="240" w:lineRule="auto"/>
              <w:jc w:val="center"/>
              <w:rPr>
                <w:rFonts w:ascii="Georgia" w:eastAsia="Times New Roman" w:hAnsi="Georgia" w:cs="Arial"/>
              </w:rPr>
            </w:pPr>
            <w:ins w:id="1113"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AD60A85" w14:textId="77777777" w:rsidR="00A272BF" w:rsidRDefault="00A272BF" w:rsidP="00A272BF">
            <w:pPr>
              <w:spacing w:after="0" w:line="240" w:lineRule="auto"/>
              <w:jc w:val="center"/>
              <w:rPr>
                <w:rFonts w:ascii="Georgia" w:eastAsia="Times New Roman" w:hAnsi="Georgia" w:cs="Arial"/>
              </w:rPr>
            </w:pPr>
            <w:ins w:id="1114"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05E7A6B" w14:textId="77777777" w:rsidR="00A272BF" w:rsidRDefault="00A272BF" w:rsidP="00A272BF">
            <w:pPr>
              <w:spacing w:after="0" w:line="240" w:lineRule="auto"/>
              <w:jc w:val="center"/>
              <w:rPr>
                <w:rFonts w:ascii="Georgia" w:eastAsia="Times New Roman" w:hAnsi="Georgia" w:cs="Arial"/>
              </w:rPr>
            </w:pPr>
            <w:ins w:id="111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38B1624" w14:textId="77777777" w:rsidR="00A272BF" w:rsidRDefault="00A272BF" w:rsidP="00A272BF">
            <w:pPr>
              <w:spacing w:after="0" w:line="240" w:lineRule="auto"/>
              <w:jc w:val="center"/>
              <w:rPr>
                <w:rFonts w:ascii="Georgia" w:eastAsia="Times New Roman" w:hAnsi="Georgia" w:cs="Arial"/>
              </w:rPr>
            </w:pPr>
            <w:ins w:id="1116"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9DD308D" w14:textId="77777777" w:rsidR="00A272BF" w:rsidRDefault="00A272BF" w:rsidP="00A272BF">
            <w:pPr>
              <w:spacing w:after="0" w:line="240" w:lineRule="auto"/>
              <w:jc w:val="center"/>
              <w:rPr>
                <w:rFonts w:ascii="Georgia" w:eastAsia="Times New Roman" w:hAnsi="Georgia" w:cs="Arial"/>
              </w:rPr>
            </w:pPr>
            <w:ins w:id="1117"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159C8A62" w14:textId="77777777" w:rsidR="00A272BF" w:rsidRDefault="00A272BF" w:rsidP="00A272BF">
            <w:pPr>
              <w:spacing w:after="0" w:line="240" w:lineRule="auto"/>
              <w:jc w:val="center"/>
              <w:rPr>
                <w:rFonts w:ascii="Georgia" w:eastAsia="Times New Roman" w:hAnsi="Georgia" w:cs="Arial"/>
                <w:b/>
                <w:bCs/>
              </w:rPr>
            </w:pPr>
            <w:ins w:id="1118"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3175A06D" w14:textId="77777777" w:rsidR="00A272BF" w:rsidRDefault="00A272BF" w:rsidP="00A272BF">
            <w:pPr>
              <w:spacing w:after="0" w:line="240" w:lineRule="auto"/>
              <w:jc w:val="center"/>
              <w:rPr>
                <w:rFonts w:ascii="Georgia" w:eastAsia="Times New Roman" w:hAnsi="Georgia" w:cs="Arial"/>
              </w:rPr>
            </w:pPr>
            <w:ins w:id="1119" w:author="Jade Raposa" w:date="2024-10-17T00:45:00Z">
              <w:r>
                <w:rPr>
                  <w:rFonts w:ascii="Georgia" w:eastAsia="Times New Roman" w:hAnsi="Georgia" w:cs="Arial"/>
                </w:rPr>
                <w:t>Presence of The Expectation</w:t>
              </w:r>
            </w:ins>
          </w:p>
        </w:tc>
      </w:tr>
      <w:tr w:rsidR="00A272BF" w14:paraId="5861987F"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56AAC7AB"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0BACEFF" w14:textId="77777777" w:rsidR="00A272BF" w:rsidRDefault="00A272BF" w:rsidP="00A272BF">
            <w:pPr>
              <w:spacing w:after="0" w:line="240" w:lineRule="auto"/>
              <w:jc w:val="center"/>
              <w:rPr>
                <w:rFonts w:ascii="Georgia" w:eastAsia="Times New Roman" w:hAnsi="Georgia" w:cs="Arial"/>
                <w:i/>
                <w:iCs/>
              </w:rPr>
            </w:pPr>
            <w:ins w:id="1120" w:author="Jade Raposa"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49A411B6" w14:textId="77777777" w:rsidR="00A272BF" w:rsidRDefault="00A272BF" w:rsidP="00A272BF">
            <w:pPr>
              <w:spacing w:after="0" w:line="240" w:lineRule="auto"/>
              <w:jc w:val="center"/>
              <w:rPr>
                <w:rFonts w:ascii="Georgia" w:eastAsia="Times New Roman" w:hAnsi="Georgia" w:cs="Arial"/>
              </w:rPr>
            </w:pPr>
            <w:ins w:id="112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483D5F" w14:textId="77777777" w:rsidR="00A272BF" w:rsidRDefault="00A272BF" w:rsidP="00A272BF">
            <w:pPr>
              <w:spacing w:after="0" w:line="240" w:lineRule="auto"/>
              <w:jc w:val="center"/>
              <w:rPr>
                <w:rFonts w:ascii="Georgia" w:eastAsia="Times New Roman" w:hAnsi="Georgia" w:cs="Arial"/>
              </w:rPr>
            </w:pPr>
            <w:ins w:id="1122"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0C673F94" w14:textId="77777777" w:rsidR="00A272BF" w:rsidRDefault="00A272BF" w:rsidP="00A272BF">
            <w:pPr>
              <w:spacing w:after="0" w:line="240" w:lineRule="auto"/>
              <w:jc w:val="center"/>
              <w:rPr>
                <w:rFonts w:ascii="Georgia" w:eastAsia="Times New Roman" w:hAnsi="Georgia" w:cs="Arial"/>
              </w:rPr>
            </w:pPr>
            <w:ins w:id="112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FED0FA" w14:textId="77777777" w:rsidR="00A272BF" w:rsidRDefault="00A272BF" w:rsidP="00A272BF">
            <w:pPr>
              <w:spacing w:after="0" w:line="240" w:lineRule="auto"/>
              <w:jc w:val="center"/>
              <w:rPr>
                <w:rFonts w:ascii="Georgia" w:eastAsia="Times New Roman" w:hAnsi="Georgia" w:cs="Arial"/>
              </w:rPr>
            </w:pPr>
            <w:ins w:id="112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DA3FA36" w14:textId="77777777" w:rsidR="00A272BF" w:rsidRDefault="00A272BF" w:rsidP="00A272BF">
            <w:pPr>
              <w:spacing w:after="0" w:line="240" w:lineRule="auto"/>
              <w:jc w:val="center"/>
              <w:rPr>
                <w:rFonts w:ascii="Georgia" w:eastAsia="Times New Roman" w:hAnsi="Georgia" w:cs="Arial"/>
              </w:rPr>
            </w:pPr>
            <w:ins w:id="1125"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36C2B8F8" w14:textId="77777777" w:rsidR="00A272BF" w:rsidRDefault="00A272BF" w:rsidP="00A272BF">
            <w:pPr>
              <w:spacing w:after="0" w:line="240" w:lineRule="auto"/>
              <w:jc w:val="center"/>
              <w:rPr>
                <w:rFonts w:ascii="Georgia" w:eastAsia="Times New Roman" w:hAnsi="Georgia" w:cs="Arial"/>
              </w:rPr>
            </w:pPr>
            <w:ins w:id="1126"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73EC348" w14:textId="77777777" w:rsidR="00A272BF" w:rsidRDefault="00A272BF" w:rsidP="00A272BF">
            <w:pPr>
              <w:spacing w:after="0" w:line="240" w:lineRule="auto"/>
              <w:jc w:val="center"/>
              <w:rPr>
                <w:rFonts w:ascii="Georgia" w:eastAsia="Times New Roman" w:hAnsi="Georgia" w:cs="Arial"/>
                <w:b/>
                <w:bCs/>
              </w:rPr>
            </w:pPr>
            <w:ins w:id="1127"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DD67C0B" w14:textId="77777777" w:rsidR="00A272BF" w:rsidRDefault="00A272BF" w:rsidP="00A272BF">
            <w:pPr>
              <w:spacing w:after="0" w:line="240" w:lineRule="auto"/>
              <w:jc w:val="center"/>
              <w:rPr>
                <w:rFonts w:ascii="Georgia" w:eastAsia="Times New Roman" w:hAnsi="Georgia" w:cs="Arial"/>
              </w:rPr>
            </w:pPr>
            <w:ins w:id="1128" w:author="Jade Raposa" w:date="2024-10-17T00:45:00Z">
              <w:r>
                <w:rPr>
                  <w:rFonts w:ascii="Georgia" w:eastAsia="Times New Roman" w:hAnsi="Georgia" w:cs="Arial"/>
                </w:rPr>
                <w:t>More than What is Expected</w:t>
              </w:r>
            </w:ins>
          </w:p>
        </w:tc>
      </w:tr>
      <w:tr w:rsidR="00A272BF" w14:paraId="7F51BD4F"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3242C8F" w14:textId="77777777" w:rsidR="00A272BF" w:rsidRDefault="00A272BF" w:rsidP="00A272BF">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0DCE3D6C" w14:textId="77777777" w:rsidR="00A272BF" w:rsidRDefault="00A272BF" w:rsidP="00A272BF">
            <w:pPr>
              <w:spacing w:after="0" w:line="240" w:lineRule="auto"/>
              <w:rPr>
                <w:rFonts w:ascii="Georgia" w:eastAsia="Times New Roman" w:hAnsi="Georgia" w:cs="Arial"/>
                <w:b/>
                <w:bCs/>
              </w:rPr>
            </w:pPr>
            <w:ins w:id="1129" w:author="Jade Raposa"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3C17190C" w14:textId="77777777" w:rsidR="00A272BF" w:rsidRDefault="00A272BF" w:rsidP="00A272BF">
            <w:pPr>
              <w:spacing w:after="0" w:line="240" w:lineRule="auto"/>
              <w:jc w:val="center"/>
              <w:rPr>
                <w:rFonts w:ascii="Georgia" w:eastAsia="Times New Roman" w:hAnsi="Georgia" w:cs="Arial"/>
                <w:b/>
                <w:bCs/>
              </w:rPr>
            </w:pPr>
            <w:ins w:id="1130" w:author="Jade Raposa"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5D28BFC4" w14:textId="77777777" w:rsidR="00A272BF" w:rsidRDefault="00A272BF" w:rsidP="00A272BF">
            <w:pPr>
              <w:spacing w:after="0" w:line="240" w:lineRule="auto"/>
              <w:jc w:val="center"/>
              <w:rPr>
                <w:rFonts w:ascii="Georgia" w:eastAsia="Times New Roman" w:hAnsi="Georgia" w:cs="Arial"/>
                <w:b/>
                <w:bCs/>
              </w:rPr>
            </w:pPr>
            <w:ins w:id="1131" w:author="Jade Raposa" w:date="2024-10-17T00:45:00Z">
              <w:r>
                <w:rPr>
                  <w:rFonts w:ascii="Georgia" w:eastAsia="Times New Roman" w:hAnsi="Georgia" w:cs="Arial"/>
                </w:rPr>
                <w:t>More than What is Expected</w:t>
              </w:r>
            </w:ins>
          </w:p>
        </w:tc>
      </w:tr>
      <w:tr w:rsidR="00A272BF" w14:paraId="7270D81D" w14:textId="77777777" w:rsidTr="00A272BF">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DD86A3E" w14:textId="77777777" w:rsidR="00A272BF" w:rsidRDefault="00A272BF" w:rsidP="00A272BF">
            <w:pPr>
              <w:spacing w:after="0" w:line="240" w:lineRule="auto"/>
              <w:jc w:val="center"/>
              <w:rPr>
                <w:rFonts w:ascii="Georgia" w:eastAsia="Times New Roman" w:hAnsi="Georgia" w:cs="Arial"/>
              </w:rPr>
            </w:pPr>
            <w:ins w:id="1132" w:author="Jade Raposa"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is the capability of the system or component performs specified functions under specified conditions for a specified period of time.</w:t>
              </w:r>
            </w:ins>
          </w:p>
        </w:tc>
      </w:tr>
      <w:tr w:rsidR="00A272BF" w14:paraId="5BC93C04"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E1FB9A8"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2225C3D" w14:textId="77777777" w:rsidR="00A272BF" w:rsidRDefault="00A272BF" w:rsidP="00A272BF">
            <w:pPr>
              <w:spacing w:after="0" w:line="240" w:lineRule="auto"/>
              <w:jc w:val="center"/>
              <w:rPr>
                <w:rFonts w:ascii="Georgia" w:eastAsia="Times New Roman" w:hAnsi="Georgia" w:cs="Arial"/>
                <w:i/>
                <w:iCs/>
              </w:rPr>
            </w:pPr>
            <w:ins w:id="1133" w:author="Jade Raposa"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0B3973E5" w14:textId="77777777" w:rsidR="00A272BF" w:rsidRDefault="00A272BF" w:rsidP="00A272BF">
            <w:pPr>
              <w:spacing w:after="0" w:line="240" w:lineRule="auto"/>
              <w:jc w:val="center"/>
              <w:rPr>
                <w:rFonts w:ascii="Georgia" w:eastAsia="Times New Roman" w:hAnsi="Georgia" w:cs="Arial"/>
              </w:rPr>
            </w:pPr>
            <w:ins w:id="113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1FC29A" w14:textId="77777777" w:rsidR="00A272BF" w:rsidRDefault="00A272BF" w:rsidP="00A272BF">
            <w:pPr>
              <w:spacing w:after="0" w:line="240" w:lineRule="auto"/>
              <w:jc w:val="center"/>
              <w:rPr>
                <w:rFonts w:ascii="Georgia" w:eastAsia="Times New Roman" w:hAnsi="Georgia" w:cs="Arial"/>
              </w:rPr>
            </w:pPr>
            <w:ins w:id="1135"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7B796070" w14:textId="77777777" w:rsidR="00A272BF" w:rsidRDefault="00A272BF" w:rsidP="00A272BF">
            <w:pPr>
              <w:spacing w:after="0" w:line="240" w:lineRule="auto"/>
              <w:jc w:val="center"/>
              <w:rPr>
                <w:rFonts w:ascii="Georgia" w:eastAsia="Times New Roman" w:hAnsi="Georgia" w:cs="Arial"/>
              </w:rPr>
            </w:pPr>
            <w:ins w:id="1136"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75A85D" w14:textId="77777777" w:rsidR="00A272BF" w:rsidRDefault="00A272BF" w:rsidP="00A272BF">
            <w:pPr>
              <w:spacing w:after="0" w:line="240" w:lineRule="auto"/>
              <w:jc w:val="center"/>
              <w:rPr>
                <w:rFonts w:ascii="Georgia" w:eastAsia="Times New Roman" w:hAnsi="Georgia" w:cs="Arial"/>
              </w:rPr>
            </w:pPr>
            <w:ins w:id="113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EC8E569" w14:textId="77777777" w:rsidR="00A272BF" w:rsidRDefault="00A272BF" w:rsidP="00A272BF">
            <w:pPr>
              <w:spacing w:after="0" w:line="240" w:lineRule="auto"/>
              <w:jc w:val="center"/>
              <w:rPr>
                <w:rFonts w:ascii="Georgia" w:eastAsia="Times New Roman" w:hAnsi="Georgia" w:cs="Arial"/>
              </w:rPr>
            </w:pPr>
            <w:ins w:id="1138"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C1596BB" w14:textId="77777777" w:rsidR="00A272BF" w:rsidRDefault="00A272BF" w:rsidP="00A272BF">
            <w:pPr>
              <w:spacing w:after="0" w:line="240" w:lineRule="auto"/>
              <w:jc w:val="center"/>
              <w:rPr>
                <w:rFonts w:ascii="Georgia" w:eastAsia="Times New Roman" w:hAnsi="Georgia" w:cs="Arial"/>
              </w:rPr>
            </w:pPr>
            <w:ins w:id="1139"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3445680" w14:textId="77777777" w:rsidR="00A272BF" w:rsidRDefault="00A272BF" w:rsidP="00A272BF">
            <w:pPr>
              <w:spacing w:after="0" w:line="240" w:lineRule="auto"/>
              <w:jc w:val="center"/>
              <w:rPr>
                <w:rFonts w:ascii="Georgia" w:eastAsia="Times New Roman" w:hAnsi="Georgia" w:cs="Arial"/>
                <w:b/>
                <w:bCs/>
              </w:rPr>
            </w:pPr>
            <w:ins w:id="1140"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FB77326" w14:textId="77777777" w:rsidR="00A272BF" w:rsidRDefault="00A272BF" w:rsidP="00A272BF">
            <w:pPr>
              <w:spacing w:after="0" w:line="240" w:lineRule="auto"/>
              <w:jc w:val="center"/>
              <w:rPr>
                <w:rFonts w:ascii="Georgia" w:eastAsia="Times New Roman" w:hAnsi="Georgia" w:cs="Arial"/>
              </w:rPr>
            </w:pPr>
            <w:ins w:id="1141" w:author="Jade Raposa" w:date="2024-10-17T00:45:00Z">
              <w:r>
                <w:rPr>
                  <w:rFonts w:ascii="Georgia" w:eastAsia="Times New Roman" w:hAnsi="Georgia" w:cs="Arial"/>
                </w:rPr>
                <w:t>Presence of The Expectation</w:t>
              </w:r>
            </w:ins>
          </w:p>
        </w:tc>
      </w:tr>
      <w:tr w:rsidR="00A272BF" w14:paraId="4D82A688"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52103CAB"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3F45672" w14:textId="77777777" w:rsidR="00A272BF" w:rsidRDefault="00A272BF" w:rsidP="00A272BF">
            <w:pPr>
              <w:spacing w:after="0" w:line="240" w:lineRule="auto"/>
              <w:jc w:val="center"/>
              <w:rPr>
                <w:rFonts w:ascii="Georgia" w:eastAsia="Times New Roman" w:hAnsi="Georgia" w:cs="Arial"/>
                <w:i/>
                <w:iCs/>
              </w:rPr>
            </w:pPr>
            <w:ins w:id="1142" w:author="Jade Raposa"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5FA52396" w14:textId="77777777" w:rsidR="00A272BF" w:rsidRDefault="00A272BF" w:rsidP="00A272BF">
            <w:pPr>
              <w:spacing w:after="0" w:line="240" w:lineRule="auto"/>
              <w:jc w:val="center"/>
              <w:rPr>
                <w:rFonts w:ascii="Georgia" w:eastAsia="Times New Roman" w:hAnsi="Georgia" w:cs="Arial"/>
              </w:rPr>
            </w:pPr>
            <w:ins w:id="1143"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D5318F7" w14:textId="77777777" w:rsidR="00A272BF" w:rsidRDefault="00A272BF" w:rsidP="00A272BF">
            <w:pPr>
              <w:spacing w:after="0" w:line="240" w:lineRule="auto"/>
              <w:jc w:val="center"/>
              <w:rPr>
                <w:rFonts w:ascii="Georgia" w:eastAsia="Times New Roman" w:hAnsi="Georgia" w:cs="Arial"/>
              </w:rPr>
            </w:pPr>
            <w:ins w:id="1144"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7F1B603" w14:textId="77777777" w:rsidR="00A272BF" w:rsidRDefault="00A272BF" w:rsidP="00A272BF">
            <w:pPr>
              <w:spacing w:after="0" w:line="240" w:lineRule="auto"/>
              <w:jc w:val="center"/>
              <w:rPr>
                <w:rFonts w:ascii="Georgia" w:eastAsia="Times New Roman" w:hAnsi="Georgia" w:cs="Arial"/>
              </w:rPr>
            </w:pPr>
            <w:ins w:id="114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E07BB6" w14:textId="77777777" w:rsidR="00A272BF" w:rsidRDefault="00A272BF" w:rsidP="00A272BF">
            <w:pPr>
              <w:spacing w:after="0" w:line="240" w:lineRule="auto"/>
              <w:jc w:val="center"/>
              <w:rPr>
                <w:rFonts w:ascii="Georgia" w:eastAsia="Times New Roman" w:hAnsi="Georgia" w:cs="Arial"/>
              </w:rPr>
            </w:pPr>
            <w:ins w:id="114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4F6E12A" w14:textId="77777777" w:rsidR="00A272BF" w:rsidRDefault="00A272BF" w:rsidP="00A272BF">
            <w:pPr>
              <w:spacing w:after="0" w:line="240" w:lineRule="auto"/>
              <w:jc w:val="center"/>
              <w:rPr>
                <w:rFonts w:ascii="Georgia" w:eastAsia="Times New Roman" w:hAnsi="Georgia" w:cs="Arial"/>
              </w:rPr>
            </w:pPr>
            <w:ins w:id="1147"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7E28DF65" w14:textId="77777777" w:rsidR="00A272BF" w:rsidRDefault="00A272BF" w:rsidP="00A272BF">
            <w:pPr>
              <w:spacing w:after="0" w:line="240" w:lineRule="auto"/>
              <w:jc w:val="center"/>
              <w:rPr>
                <w:rFonts w:ascii="Georgia" w:eastAsia="Times New Roman" w:hAnsi="Georgia" w:cs="Arial"/>
              </w:rPr>
            </w:pPr>
            <w:ins w:id="1148"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10F2F6A" w14:textId="77777777" w:rsidR="00A272BF" w:rsidRDefault="00A272BF" w:rsidP="00A272BF">
            <w:pPr>
              <w:spacing w:after="0" w:line="240" w:lineRule="auto"/>
              <w:jc w:val="center"/>
              <w:rPr>
                <w:rFonts w:ascii="Georgia" w:eastAsia="Times New Roman" w:hAnsi="Georgia" w:cs="Arial"/>
                <w:b/>
                <w:bCs/>
              </w:rPr>
            </w:pPr>
            <w:ins w:id="1149"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E9AA397" w14:textId="77777777" w:rsidR="00A272BF" w:rsidRDefault="00A272BF" w:rsidP="00A272BF">
            <w:pPr>
              <w:spacing w:after="0" w:line="240" w:lineRule="auto"/>
              <w:jc w:val="center"/>
              <w:rPr>
                <w:rFonts w:ascii="Georgia" w:eastAsia="Times New Roman" w:hAnsi="Georgia" w:cs="Arial"/>
              </w:rPr>
            </w:pPr>
            <w:ins w:id="1150" w:author="Jade Raposa" w:date="2024-10-17T00:45:00Z">
              <w:r>
                <w:rPr>
                  <w:rFonts w:ascii="Georgia" w:eastAsia="Times New Roman" w:hAnsi="Georgia" w:cs="Arial"/>
                </w:rPr>
                <w:t>More than What is Expected</w:t>
              </w:r>
            </w:ins>
          </w:p>
        </w:tc>
      </w:tr>
      <w:tr w:rsidR="00A272BF" w14:paraId="397B284D"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83B8A12" w14:textId="77777777" w:rsidR="00A272BF" w:rsidRDefault="00A272BF" w:rsidP="00A272BF">
            <w:pPr>
              <w:spacing w:after="0" w:line="240" w:lineRule="auto"/>
              <w:jc w:val="center"/>
              <w:rPr>
                <w:ins w:id="1151" w:author="Jade Raposa" w:date="2024-10-17T00:45:00Z"/>
                <w:rFonts w:ascii="Georgia" w:eastAsia="Times New Roman" w:hAnsi="Georgia" w:cs="Arial"/>
                <w:b/>
                <w:bCs/>
              </w:rPr>
            </w:pPr>
          </w:p>
          <w:p w14:paraId="0F2CA624" w14:textId="77777777" w:rsidR="00A272BF" w:rsidRDefault="00A272BF" w:rsidP="00A272BF">
            <w:pPr>
              <w:rPr>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3EEE5F23" w14:textId="77777777" w:rsidR="00A272BF" w:rsidRDefault="00A272BF" w:rsidP="00A272BF">
            <w:pPr>
              <w:spacing w:after="0" w:line="240" w:lineRule="auto"/>
              <w:rPr>
                <w:rFonts w:ascii="Georgia" w:eastAsia="Times New Roman" w:hAnsi="Georgia" w:cs="Arial"/>
                <w:b/>
                <w:bCs/>
              </w:rPr>
            </w:pPr>
            <w:ins w:id="1152" w:author="Jade Raposa"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59C4940F" w14:textId="77777777" w:rsidR="00A272BF" w:rsidRDefault="00A272BF" w:rsidP="00A272BF">
            <w:pPr>
              <w:spacing w:after="0" w:line="240" w:lineRule="auto"/>
              <w:jc w:val="center"/>
              <w:rPr>
                <w:rFonts w:ascii="Georgia" w:eastAsia="Times New Roman" w:hAnsi="Georgia" w:cs="Arial"/>
                <w:b/>
                <w:bCs/>
              </w:rPr>
            </w:pPr>
            <w:ins w:id="1153"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570F530" w14:textId="77777777" w:rsidR="00A272BF" w:rsidRDefault="00A272BF" w:rsidP="00A272BF">
            <w:pPr>
              <w:spacing w:after="0" w:line="240" w:lineRule="auto"/>
              <w:jc w:val="center"/>
              <w:rPr>
                <w:rFonts w:ascii="Georgia" w:eastAsia="Times New Roman" w:hAnsi="Georgia" w:cs="Arial"/>
                <w:b/>
                <w:bCs/>
              </w:rPr>
            </w:pPr>
            <w:ins w:id="1154" w:author="Jade Raposa" w:date="2024-10-17T00:45:00Z">
              <w:r>
                <w:rPr>
                  <w:rFonts w:ascii="Georgia" w:eastAsia="Times New Roman" w:hAnsi="Georgia" w:cs="Arial"/>
                </w:rPr>
                <w:t>More than What is Expected</w:t>
              </w:r>
            </w:ins>
          </w:p>
        </w:tc>
      </w:tr>
    </w:tbl>
    <w:p w14:paraId="007159C0" w14:textId="77777777" w:rsidR="008F456D" w:rsidRDefault="008F456D" w:rsidP="00A272BF">
      <w:pPr>
        <w:spacing w:after="0" w:line="240" w:lineRule="auto"/>
        <w:rPr>
          <w:ins w:id="1155" w:author="Jade Raposa" w:date="2024-10-17T00:38:00Z"/>
          <w:rFonts w:ascii="Georgia" w:eastAsia="Times New Roman" w:hAnsi="Georgia" w:cs="Arial"/>
          <w:b/>
          <w:bCs/>
        </w:rPr>
        <w:sectPr w:rsidR="008F456D">
          <w:headerReference w:type="default" r:id="rId106"/>
          <w:headerReference w:type="first" r:id="rId107"/>
          <w:pgSz w:w="12240" w:h="15840"/>
          <w:pgMar w:top="1710" w:right="1440" w:bottom="1440" w:left="1440" w:header="708" w:footer="708" w:gutter="0"/>
          <w:pgNumType w:start="1"/>
          <w:cols w:space="708"/>
          <w:titlePg/>
          <w:docGrid w:linePitch="360"/>
        </w:sectPr>
      </w:pPr>
    </w:p>
    <w:tbl>
      <w:tblPr>
        <w:tblW w:w="9328" w:type="dxa"/>
        <w:tblInd w:w="-5"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7F035383" w14:textId="77777777" w:rsidTr="00A272BF">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lastRenderedPageBreak/>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rsidTr="00A272B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rsidTr="00A272BF">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rsidTr="00A272BF">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rsidTr="00A272B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Default="008F456D">
      <w:pPr>
        <w:spacing w:line="480" w:lineRule="auto"/>
        <w:ind w:firstLine="720"/>
        <w:jc w:val="both"/>
        <w:rPr>
          <w:ins w:id="1171" w:author="Jade Raposa" w:date="2024-10-17T00:43:00Z"/>
          <w:rFonts w:ascii="Georgia" w:eastAsia="Georgia" w:hAnsi="Georgia" w:cs="Georgia"/>
          <w:b/>
          <w:bCs/>
          <w:lang w:val="en-US"/>
        </w:rPr>
        <w:sectPr w:rsidR="008F456D">
          <w:headerReference w:type="default" r:id="rId108"/>
          <w:headerReference w:type="first" r:id="rId109"/>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191" w:author="Jade Raposa"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192" w:author="Jade Raposa"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44A0F284" w:rsidR="008F456D" w:rsidRDefault="002B278F">
      <w:pPr>
        <w:spacing w:line="480" w:lineRule="auto"/>
        <w:ind w:firstLine="720"/>
        <w:jc w:val="both"/>
        <w:rPr>
          <w:rFonts w:ascii="Georgia" w:hAnsi="Georgia"/>
        </w:rPr>
      </w:pPr>
      <w:r>
        <w:rPr>
          <w:rFonts w:ascii="Georgia" w:eastAsia="Georgia" w:hAnsi="Georgia" w:cs="Georgia"/>
          <w:bCs/>
          <w:lang w:val="en-US"/>
        </w:rPr>
        <w:t>Table C.</w:t>
      </w:r>
      <w:r w:rsidR="009046AC">
        <w:rPr>
          <w:rFonts w:ascii="Georgia" w:eastAsia="Georgia" w:hAnsi="Georgia" w:cs="Georgia"/>
          <w:bCs/>
          <w:lang w:val="en-US"/>
        </w:rPr>
        <w:t>2</w:t>
      </w:r>
      <w:r>
        <w:rPr>
          <w:rFonts w:ascii="Georgia" w:eastAsia="Georgia" w:hAnsi="Georgia" w:cs="Georgia"/>
          <w:bCs/>
          <w:lang w:val="en-US"/>
        </w:rPr>
        <w:t xml:space="preserve"> shows the pilot testing results from IT professionals, assessing rea</w:t>
      </w:r>
      <w:ins w:id="1193" w:author="Jade Raposa"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194" w:author="Jade Raposa"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10"/>
          <w:headerReference w:type="first" r:id="rId111"/>
          <w:pgSz w:w="12240" w:h="15840"/>
          <w:pgMar w:top="1620" w:right="1440" w:bottom="1440" w:left="1440" w:header="708" w:footer="708" w:gutter="0"/>
          <w:pgNumType w:start="1"/>
          <w:cols w:space="708"/>
          <w:titlePg/>
          <w:docGrid w:linePitch="360"/>
        </w:sectPr>
      </w:pPr>
    </w:p>
    <w:p w14:paraId="5ED0BF09" w14:textId="77777777" w:rsidR="008F456D" w:rsidRDefault="002B278F">
      <w:pPr>
        <w:pStyle w:val="Heading2"/>
        <w:spacing w:line="480" w:lineRule="auto"/>
        <w:jc w:val="center"/>
        <w:rPr>
          <w:rFonts w:eastAsia="Georgia"/>
        </w:rPr>
        <w:pPrChange w:id="1207" w:author="Jade Raposa" w:date="2024-10-15T02:20:00Z">
          <w:pPr>
            <w:spacing w:line="480" w:lineRule="auto"/>
            <w:jc w:val="center"/>
          </w:pPr>
        </w:pPrChange>
      </w:pPr>
      <w:r>
        <w:rPr>
          <w:rFonts w:eastAsia="Georgia"/>
        </w:rPr>
        <w:lastRenderedPageBreak/>
        <w:t>APPENDIX D</w:t>
      </w:r>
    </w:p>
    <w:p w14:paraId="6C7FA114" w14:textId="77777777" w:rsidR="008F456D" w:rsidRDefault="002B278F">
      <w:pPr>
        <w:spacing w:after="0" w:line="480" w:lineRule="auto"/>
        <w:jc w:val="center"/>
        <w:rPr>
          <w:rFonts w:ascii="Georgia" w:eastAsia="Georgia" w:hAnsi="Georgia" w:cs="Georgia"/>
          <w:b/>
        </w:rPr>
        <w:pPrChange w:id="1208" w:author="Jade Raposa" w:date="2024-10-15T02:20:00Z">
          <w:pPr>
            <w:spacing w:line="480" w:lineRule="auto"/>
            <w:jc w:val="center"/>
          </w:pPr>
        </w:pPrChange>
      </w:pPr>
      <w:r>
        <w:rPr>
          <w:rFonts w:ascii="Georgia" w:eastAsia="Georgia" w:hAnsi="Georgia" w:cs="Georgia"/>
          <w:b/>
        </w:rPr>
        <w:t>USER MANUAL</w:t>
      </w:r>
    </w:p>
    <w:p w14:paraId="41833925" w14:textId="77777777" w:rsidR="008F456D" w:rsidRPr="008F456D" w:rsidRDefault="002B278F">
      <w:pPr>
        <w:spacing w:line="360" w:lineRule="auto"/>
        <w:ind w:left="720"/>
        <w:rPr>
          <w:rFonts w:ascii="Georgia" w:hAnsi="Georgia"/>
          <w:b/>
          <w:bCs/>
          <w:rPrChange w:id="1209" w:author="Jade Raposa" w:date="2024-10-15T02:18:00Z">
            <w:rPr>
              <w:b/>
              <w:bCs/>
            </w:rPr>
          </w:rPrChange>
        </w:rPr>
        <w:pPrChange w:id="1210" w:author="Jade Raposa" w:date="2024-10-15T02:46:00Z">
          <w:pPr>
            <w:ind w:left="720"/>
          </w:pPr>
        </w:pPrChange>
      </w:pPr>
      <w:bookmarkStart w:id="1211" w:name="_Hlk179778553"/>
      <w:r>
        <w:rPr>
          <w:rFonts w:ascii="Georgia" w:hAnsi="Georgia"/>
          <w:b/>
          <w:bCs/>
          <w:rPrChange w:id="1212" w:author="Jade Raposa" w:date="2024-10-15T02:18:00Z">
            <w:rPr>
              <w:b/>
              <w:bCs/>
            </w:rPr>
          </w:rPrChange>
        </w:rPr>
        <w:t>MENTEE SIDE:</w:t>
      </w:r>
    </w:p>
    <w:p w14:paraId="623405AC" w14:textId="77777777" w:rsidR="008F456D" w:rsidRPr="008F456D" w:rsidRDefault="002B278F">
      <w:pPr>
        <w:pStyle w:val="ListParagraph"/>
        <w:numPr>
          <w:ilvl w:val="0"/>
          <w:numId w:val="16"/>
        </w:numPr>
        <w:spacing w:line="360" w:lineRule="auto"/>
        <w:ind w:left="1620" w:hanging="450"/>
        <w:rPr>
          <w:rFonts w:ascii="Georgia" w:hAnsi="Georgia"/>
          <w:b/>
          <w:bCs/>
          <w:rPrChange w:id="1213" w:author="Jade Raposa" w:date="2024-10-15T02:18:00Z">
            <w:rPr>
              <w:b/>
              <w:bCs/>
            </w:rPr>
          </w:rPrChange>
        </w:rPr>
        <w:pPrChange w:id="1214" w:author="Jade Raposa" w:date="2024-10-15T02:46:00Z">
          <w:pPr>
            <w:pStyle w:val="ListParagraph"/>
            <w:numPr>
              <w:numId w:val="16"/>
            </w:numPr>
            <w:ind w:left="2160" w:hanging="360"/>
          </w:pPr>
        </w:pPrChange>
      </w:pPr>
      <w:r>
        <w:rPr>
          <w:rFonts w:ascii="Georgia" w:hAnsi="Georgia"/>
          <w:rPrChange w:id="1215" w:author="Jade Raposa" w:date="2024-10-15T02:18:00Z">
            <w:rPr/>
          </w:rPrChange>
        </w:rPr>
        <w:t xml:space="preserve">Select your role, the option is </w:t>
      </w:r>
      <w:r>
        <w:rPr>
          <w:rFonts w:ascii="Georgia" w:hAnsi="Georgia"/>
          <w:b/>
          <w:bCs/>
          <w:rPrChange w:id="1216" w:author="Jade Raposa" w:date="2024-10-15T02:18:00Z">
            <w:rPr>
              <w:b/>
              <w:bCs/>
            </w:rPr>
          </w:rPrChange>
        </w:rPr>
        <w:t>“MENTEE”</w:t>
      </w:r>
    </w:p>
    <w:p w14:paraId="00CA9166" w14:textId="77777777" w:rsidR="008F456D" w:rsidRPr="008F456D" w:rsidRDefault="002B278F">
      <w:pPr>
        <w:spacing w:line="360" w:lineRule="auto"/>
        <w:ind w:left="1620" w:hanging="450"/>
        <w:rPr>
          <w:rFonts w:ascii="Georgia" w:hAnsi="Georgia"/>
          <w:b/>
          <w:bCs/>
          <w:rPrChange w:id="1217" w:author="Jade Raposa" w:date="2024-10-15T02:18:00Z">
            <w:rPr>
              <w:b/>
              <w:bCs/>
            </w:rPr>
          </w:rPrChange>
        </w:rPr>
        <w:pPrChange w:id="1218" w:author="Jade Raposa" w:date="2024-10-15T02:46:00Z">
          <w:pPr>
            <w:ind w:left="720"/>
          </w:pPr>
        </w:pPrChange>
      </w:pPr>
      <w:r>
        <w:rPr>
          <w:rFonts w:ascii="Georgia" w:hAnsi="Georgia"/>
          <w:b/>
          <w:bCs/>
          <w:noProof/>
          <w:rPrChange w:id="1219" w:author="Jade Raposa" w:date="2024-10-15T02:18:00Z">
            <w:rPr>
              <w:b/>
              <w:bCs/>
              <w:noProof/>
            </w:rPr>
          </w:rPrChange>
        </w:rPr>
        <w:drawing>
          <wp:anchor distT="0" distB="0" distL="114300" distR="114300" simplePos="0" relativeHeight="251669504" behindDoc="0" locked="0" layoutInCell="1" allowOverlap="1" wp14:anchorId="6922071E" wp14:editId="5977F6EB">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anchor>
        </w:drawing>
      </w:r>
    </w:p>
    <w:p w14:paraId="76389778" w14:textId="77777777" w:rsidR="008F456D" w:rsidRPr="008F456D" w:rsidRDefault="008F456D">
      <w:pPr>
        <w:spacing w:line="360" w:lineRule="auto"/>
        <w:ind w:left="1620" w:hanging="450"/>
        <w:rPr>
          <w:rFonts w:ascii="Georgia" w:hAnsi="Georgia"/>
          <w:b/>
          <w:bCs/>
          <w:rPrChange w:id="1220" w:author="Jade Raposa" w:date="2024-10-15T02:18:00Z">
            <w:rPr>
              <w:b/>
              <w:bCs/>
            </w:rPr>
          </w:rPrChange>
        </w:rPr>
        <w:pPrChange w:id="1221" w:author="Jade Raposa" w:date="2024-10-15T02:46:00Z">
          <w:pPr>
            <w:ind w:left="720"/>
          </w:pPr>
        </w:pPrChange>
      </w:pPr>
    </w:p>
    <w:p w14:paraId="7417D73E" w14:textId="77777777" w:rsidR="008F456D" w:rsidRPr="008F456D" w:rsidRDefault="008F456D">
      <w:pPr>
        <w:spacing w:line="360" w:lineRule="auto"/>
        <w:ind w:left="1620" w:hanging="450"/>
        <w:rPr>
          <w:rFonts w:ascii="Georgia" w:hAnsi="Georgia"/>
          <w:b/>
          <w:bCs/>
          <w:rPrChange w:id="1222" w:author="Jade Raposa" w:date="2024-10-15T02:18:00Z">
            <w:rPr>
              <w:b/>
              <w:bCs/>
            </w:rPr>
          </w:rPrChange>
        </w:rPr>
        <w:pPrChange w:id="1223" w:author="Jade Raposa" w:date="2024-10-15T02:46:00Z">
          <w:pPr>
            <w:ind w:left="720"/>
          </w:pPr>
        </w:pPrChange>
      </w:pPr>
    </w:p>
    <w:p w14:paraId="51A96C9E" w14:textId="77777777" w:rsidR="008F456D" w:rsidRPr="008F456D" w:rsidRDefault="008F456D">
      <w:pPr>
        <w:spacing w:line="360" w:lineRule="auto"/>
        <w:ind w:left="1620" w:hanging="450"/>
        <w:rPr>
          <w:rFonts w:ascii="Georgia" w:hAnsi="Georgia"/>
          <w:b/>
          <w:bCs/>
          <w:rPrChange w:id="1224" w:author="Jade Raposa" w:date="2024-10-15T02:18:00Z">
            <w:rPr>
              <w:b/>
              <w:bCs/>
            </w:rPr>
          </w:rPrChange>
        </w:rPr>
        <w:pPrChange w:id="1225" w:author="Jade Raposa" w:date="2024-10-15T02:46:00Z">
          <w:pPr>
            <w:ind w:left="720"/>
          </w:pPr>
        </w:pPrChange>
      </w:pPr>
    </w:p>
    <w:p w14:paraId="6BB8D66B" w14:textId="77777777" w:rsidR="008F456D" w:rsidRPr="008F456D" w:rsidRDefault="008F456D">
      <w:pPr>
        <w:spacing w:line="360" w:lineRule="auto"/>
        <w:ind w:left="1620" w:hanging="450"/>
        <w:rPr>
          <w:rFonts w:ascii="Georgia" w:hAnsi="Georgia"/>
          <w:b/>
          <w:bCs/>
          <w:rPrChange w:id="1226" w:author="Jade Raposa" w:date="2024-10-15T02:18:00Z">
            <w:rPr>
              <w:b/>
              <w:bCs/>
            </w:rPr>
          </w:rPrChange>
        </w:rPr>
        <w:pPrChange w:id="1227" w:author="Jade Raposa" w:date="2024-10-15T02:46:00Z">
          <w:pPr>
            <w:ind w:left="720"/>
          </w:pPr>
        </w:pPrChange>
      </w:pPr>
    </w:p>
    <w:p w14:paraId="2D06ABBA" w14:textId="77777777" w:rsidR="008F456D" w:rsidRPr="008F456D" w:rsidRDefault="002B278F">
      <w:pPr>
        <w:spacing w:line="360" w:lineRule="auto"/>
        <w:ind w:left="1620" w:hanging="450"/>
        <w:rPr>
          <w:rFonts w:ascii="Georgia" w:hAnsi="Georgia"/>
          <w:b/>
          <w:bCs/>
          <w:rPrChange w:id="1228" w:author="Jade Raposa" w:date="2024-10-15T02:18:00Z">
            <w:rPr>
              <w:b/>
              <w:bCs/>
            </w:rPr>
          </w:rPrChange>
        </w:rPr>
        <w:pPrChange w:id="1229" w:author="Jade Raposa" w:date="2024-10-15T02:46:00Z">
          <w:pPr>
            <w:ind w:left="720"/>
          </w:pPr>
        </w:pPrChange>
      </w:pPr>
      <w:r>
        <w:rPr>
          <w:rFonts w:ascii="Georgia" w:hAnsi="Georgia"/>
          <w:b/>
          <w:bCs/>
          <w:noProof/>
          <w:rPrChange w:id="1230" w:author="Jade Raposa" w:date="2024-10-15T02:18:00Z">
            <w:rPr>
              <w:b/>
              <w:bCs/>
              <w:noProof/>
            </w:rPr>
          </w:rPrChange>
        </w:rPr>
        <mc:AlternateContent>
          <mc:Choice Requires="wps">
            <w:drawing>
              <wp:anchor distT="0" distB="0" distL="114300" distR="114300" simplePos="0" relativeHeight="251695104" behindDoc="0" locked="0" layoutInCell="1" allowOverlap="1" wp14:anchorId="6A487A39" wp14:editId="7985C946">
                <wp:simplePos x="0" y="0"/>
                <wp:positionH relativeFrom="column">
                  <wp:posOffset>1837055</wp:posOffset>
                </wp:positionH>
                <wp:positionV relativeFrom="paragraph">
                  <wp:posOffset>115570</wp:posOffset>
                </wp:positionV>
                <wp:extent cx="135255" cy="271145"/>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5CF59D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" fillcolor="#c00000" strokecolor="#09101d [484]" strokeweight="1pt"/>
            </w:pict>
          </mc:Fallback>
        </mc:AlternateContent>
      </w:r>
    </w:p>
    <w:p w14:paraId="73F6C4ED" w14:textId="77777777" w:rsidR="008F456D" w:rsidRPr="008F456D" w:rsidRDefault="008F456D">
      <w:pPr>
        <w:spacing w:line="360" w:lineRule="auto"/>
        <w:ind w:left="1620" w:hanging="450"/>
        <w:rPr>
          <w:rFonts w:ascii="Georgia" w:hAnsi="Georgia"/>
          <w:b/>
          <w:bCs/>
          <w:rPrChange w:id="1231" w:author="Jade Raposa" w:date="2024-10-15T02:18:00Z">
            <w:rPr>
              <w:b/>
              <w:bCs/>
            </w:rPr>
          </w:rPrChange>
        </w:rPr>
        <w:pPrChange w:id="1232" w:author="Jade Raposa" w:date="2024-10-15T02:46:00Z">
          <w:pPr>
            <w:ind w:left="720"/>
          </w:pPr>
        </w:pPrChange>
      </w:pPr>
    </w:p>
    <w:p w14:paraId="5CEDA771" w14:textId="77777777" w:rsidR="008F456D" w:rsidRPr="008F456D" w:rsidRDefault="008F456D">
      <w:pPr>
        <w:spacing w:line="360" w:lineRule="auto"/>
        <w:ind w:left="1620" w:hanging="450"/>
        <w:rPr>
          <w:del w:id="1233" w:author="Jade Raposa" w:date="2024-10-15T02:47:00Z"/>
          <w:rFonts w:ascii="Georgia" w:hAnsi="Georgia"/>
          <w:b/>
          <w:bCs/>
          <w:rPrChange w:id="1234" w:author="Jade Raposa" w:date="2024-10-15T02:18:00Z">
            <w:rPr>
              <w:del w:id="1235" w:author="Jade Raposa" w:date="2024-10-15T02:47:00Z"/>
              <w:b/>
              <w:bCs/>
            </w:rPr>
          </w:rPrChange>
        </w:rPr>
        <w:pPrChange w:id="1236" w:author="Jade Raposa" w:date="2024-10-15T02:46:00Z">
          <w:pPr>
            <w:ind w:left="720"/>
          </w:pPr>
        </w:pPrChange>
      </w:pPr>
    </w:p>
    <w:p w14:paraId="243D70E5" w14:textId="77777777" w:rsidR="008F456D" w:rsidRPr="008F456D" w:rsidRDefault="008F456D">
      <w:pPr>
        <w:spacing w:line="360" w:lineRule="auto"/>
        <w:rPr>
          <w:rFonts w:ascii="Georgia" w:hAnsi="Georgia"/>
          <w:b/>
          <w:bCs/>
          <w:rPrChange w:id="1237" w:author="Jade Raposa" w:date="2024-10-15T02:18:00Z">
            <w:rPr>
              <w:b/>
              <w:bCs/>
            </w:rPr>
          </w:rPrChange>
        </w:rPr>
        <w:pPrChange w:id="1238" w:author="Jade Raposa" w:date="2024-10-15T02:47:00Z">
          <w:pPr>
            <w:ind w:left="720"/>
          </w:pPr>
        </w:pPrChange>
      </w:pPr>
    </w:p>
    <w:p w14:paraId="6420C8AC" w14:textId="77777777" w:rsidR="008F456D" w:rsidRPr="008F456D" w:rsidRDefault="002B278F">
      <w:pPr>
        <w:pStyle w:val="ListParagraph"/>
        <w:numPr>
          <w:ilvl w:val="0"/>
          <w:numId w:val="16"/>
        </w:numPr>
        <w:spacing w:line="360" w:lineRule="auto"/>
        <w:ind w:left="1620" w:hanging="450"/>
        <w:rPr>
          <w:rFonts w:ascii="Georgia" w:hAnsi="Georgia"/>
          <w:rPrChange w:id="1239" w:author="Jade Raposa" w:date="2024-10-15T02:18:00Z">
            <w:rPr/>
          </w:rPrChange>
        </w:rPr>
        <w:pPrChange w:id="1240" w:author="Jade Raposa" w:date="2024-10-15T02:46:00Z">
          <w:pPr>
            <w:pStyle w:val="ListParagraph"/>
            <w:numPr>
              <w:numId w:val="16"/>
            </w:numPr>
            <w:ind w:left="2160" w:hanging="360"/>
          </w:pPr>
        </w:pPrChange>
      </w:pPr>
      <w:r>
        <w:rPr>
          <w:rFonts w:ascii="Georgia" w:hAnsi="Georgia"/>
          <w:rPrChange w:id="1241" w:author="Jade Raposa" w:date="2024-10-15T02:18:00Z">
            <w:rPr/>
          </w:rPrChange>
        </w:rPr>
        <w:t xml:space="preserve">Tap </w:t>
      </w:r>
      <w:r>
        <w:rPr>
          <w:rFonts w:ascii="Georgia" w:hAnsi="Georgia"/>
          <w:b/>
          <w:bCs/>
          <w:rPrChange w:id="1242" w:author="Jade Raposa" w:date="2024-10-15T02:18:00Z">
            <w:rPr>
              <w:b/>
              <w:bCs/>
            </w:rPr>
          </w:rPrChange>
        </w:rPr>
        <w:t>“SIGN UP”</w:t>
      </w:r>
      <w:r>
        <w:rPr>
          <w:rFonts w:ascii="Georgia" w:hAnsi="Georgia"/>
          <w:rPrChange w:id="1243" w:author="Jade Raposa" w:date="2024-10-15T02:18:00Z">
            <w:rPr/>
          </w:rPrChange>
        </w:rPr>
        <w:t xml:space="preserve"> to create an account. Make sure to use your </w:t>
      </w:r>
      <w:r>
        <w:rPr>
          <w:rFonts w:ascii="Georgia" w:hAnsi="Georgia"/>
          <w:b/>
          <w:bCs/>
          <w:rPrChange w:id="1244" w:author="Jade Raposa" w:date="2024-10-15T02:18:00Z">
            <w:rPr>
              <w:b/>
              <w:bCs/>
            </w:rPr>
          </w:rPrChange>
        </w:rPr>
        <w:t>“@dwc-legazpi.edu”</w:t>
      </w:r>
      <w:r>
        <w:rPr>
          <w:rFonts w:ascii="Georgia" w:hAnsi="Georgia"/>
          <w:rPrChange w:id="1245" w:author="Jade Raposa" w:date="2024-10-15T02:18:00Z">
            <w:rPr/>
          </w:rPrChange>
        </w:rPr>
        <w:t xml:space="preserve"> email.</w:t>
      </w:r>
    </w:p>
    <w:p w14:paraId="58BF5343" w14:textId="77777777" w:rsidR="008F456D" w:rsidRPr="008F456D" w:rsidRDefault="002B278F">
      <w:pPr>
        <w:spacing w:line="360" w:lineRule="auto"/>
        <w:ind w:left="1620" w:hanging="450"/>
        <w:rPr>
          <w:rFonts w:ascii="Georgia" w:hAnsi="Georgia"/>
          <w:rPrChange w:id="1246" w:author="Jade Raposa" w:date="2024-10-15T02:18:00Z">
            <w:rPr/>
          </w:rPrChange>
        </w:rPr>
        <w:pPrChange w:id="1247" w:author="Jade Raposa" w:date="2024-10-15T02:46:00Z">
          <w:pPr>
            <w:ind w:left="720"/>
          </w:pPr>
        </w:pPrChange>
      </w:pPr>
      <w:r>
        <w:rPr>
          <w:rFonts w:ascii="Georgia" w:hAnsi="Georgia"/>
          <w:b/>
          <w:bCs/>
          <w:noProof/>
          <w:rPrChange w:id="1248" w:author="Jade Raposa" w:date="2024-10-15T02:18:00Z">
            <w:rPr>
              <w:b/>
              <w:bCs/>
              <w:noProof/>
            </w:rPr>
          </w:rPrChange>
        </w:rPr>
        <w:drawing>
          <wp:anchor distT="0" distB="0" distL="114300" distR="114300" simplePos="0" relativeHeight="251670528" behindDoc="0" locked="0" layoutInCell="1" allowOverlap="1" wp14:anchorId="1C878A34" wp14:editId="16CDA57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a:picLocks noChangeAspect="1"/>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anchor>
        </w:drawing>
      </w:r>
    </w:p>
    <w:p w14:paraId="3EEA16F1" w14:textId="77777777" w:rsidR="008F456D" w:rsidRPr="008F456D" w:rsidRDefault="008F456D">
      <w:pPr>
        <w:spacing w:line="360" w:lineRule="auto"/>
        <w:ind w:left="1620" w:hanging="450"/>
        <w:rPr>
          <w:rFonts w:ascii="Georgia" w:hAnsi="Georgia"/>
          <w:rPrChange w:id="1249" w:author="Jade Raposa" w:date="2024-10-15T02:18:00Z">
            <w:rPr/>
          </w:rPrChange>
        </w:rPr>
        <w:pPrChange w:id="1250" w:author="Jade Raposa" w:date="2024-10-15T02:46:00Z">
          <w:pPr>
            <w:ind w:left="720"/>
          </w:pPr>
        </w:pPrChange>
      </w:pPr>
    </w:p>
    <w:p w14:paraId="357F0114" w14:textId="77777777" w:rsidR="008F456D" w:rsidRPr="008F456D" w:rsidRDefault="008F456D">
      <w:pPr>
        <w:spacing w:line="360" w:lineRule="auto"/>
        <w:ind w:left="1620" w:hanging="450"/>
        <w:rPr>
          <w:rFonts w:ascii="Georgia" w:hAnsi="Georgia"/>
          <w:rPrChange w:id="1251" w:author="Jade Raposa" w:date="2024-10-15T02:18:00Z">
            <w:rPr/>
          </w:rPrChange>
        </w:rPr>
        <w:pPrChange w:id="1252" w:author="Jade Raposa" w:date="2024-10-15T02:46:00Z">
          <w:pPr>
            <w:ind w:left="720"/>
          </w:pPr>
        </w:pPrChange>
      </w:pPr>
    </w:p>
    <w:p w14:paraId="64593AD3" w14:textId="77777777" w:rsidR="008F456D" w:rsidRPr="008F456D" w:rsidRDefault="008F456D">
      <w:pPr>
        <w:spacing w:line="360" w:lineRule="auto"/>
        <w:ind w:left="1620" w:hanging="450"/>
        <w:rPr>
          <w:rFonts w:ascii="Georgia" w:hAnsi="Georgia"/>
          <w:rPrChange w:id="1253" w:author="Jade Raposa" w:date="2024-10-15T02:18:00Z">
            <w:rPr/>
          </w:rPrChange>
        </w:rPr>
        <w:pPrChange w:id="1254" w:author="Jade Raposa" w:date="2024-10-15T02:46:00Z">
          <w:pPr>
            <w:ind w:left="720"/>
          </w:pPr>
        </w:pPrChange>
      </w:pPr>
    </w:p>
    <w:p w14:paraId="4E329355" w14:textId="77777777" w:rsidR="008F456D" w:rsidRPr="008F456D" w:rsidRDefault="002B278F">
      <w:pPr>
        <w:spacing w:line="360" w:lineRule="auto"/>
        <w:ind w:left="1620" w:hanging="450"/>
        <w:rPr>
          <w:rFonts w:ascii="Georgia" w:hAnsi="Georgia"/>
          <w:rPrChange w:id="1255" w:author="Jade Raposa" w:date="2024-10-15T02:18:00Z">
            <w:rPr/>
          </w:rPrChange>
        </w:rPr>
        <w:pPrChange w:id="1256" w:author="Jade Raposa" w:date="2024-10-15T02:46:00Z">
          <w:pPr>
            <w:ind w:left="720"/>
          </w:pPr>
        </w:pPrChange>
      </w:pPr>
      <w:r>
        <w:rPr>
          <w:rFonts w:ascii="Georgia" w:hAnsi="Georgia"/>
          <w:b/>
          <w:bCs/>
          <w:noProof/>
          <w:rPrChange w:id="1257" w:author="Jade Raposa" w:date="2024-10-15T02:18:00Z">
            <w:rPr>
              <w:b/>
              <w:bCs/>
              <w:noProof/>
            </w:rPr>
          </w:rPrChange>
        </w:rPr>
        <mc:AlternateContent>
          <mc:Choice Requires="wps">
            <w:drawing>
              <wp:anchor distT="0" distB="0" distL="114300" distR="114300" simplePos="0" relativeHeight="251696128" behindDoc="0" locked="0" layoutInCell="1" allowOverlap="1" wp14:anchorId="6A517F06" wp14:editId="5382FD3E">
                <wp:simplePos x="0" y="0"/>
                <wp:positionH relativeFrom="column">
                  <wp:posOffset>2016760</wp:posOffset>
                </wp:positionH>
                <wp:positionV relativeFrom="paragraph">
                  <wp:posOffset>97155</wp:posOffset>
                </wp:positionV>
                <wp:extent cx="135255" cy="271145"/>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E6F4DD9" id="Arrow: Up 6" o:spid="_x0000_s1026" type="#_x0000_t68" style="position:absolute;margin-left:158.8pt;margin-top:7.65pt;width:10.65pt;height:21.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" fillcolor="#c00000" strokecolor="#09101d [484]" strokeweight="1pt"/>
            </w:pict>
          </mc:Fallback>
        </mc:AlternateContent>
      </w:r>
    </w:p>
    <w:p w14:paraId="054B0630" w14:textId="77777777" w:rsidR="008F456D" w:rsidRDefault="008F456D">
      <w:pPr>
        <w:spacing w:line="360" w:lineRule="auto"/>
        <w:rPr>
          <w:del w:id="1258" w:author="Jade Raposa" w:date="2024-10-17T00:49:00Z"/>
          <w:rFonts w:ascii="Georgia" w:hAnsi="Georgia"/>
        </w:rPr>
      </w:pPr>
    </w:p>
    <w:p w14:paraId="6C2D0B8D" w14:textId="77777777" w:rsidR="008F456D" w:rsidRDefault="008F456D">
      <w:pPr>
        <w:spacing w:line="360" w:lineRule="auto"/>
        <w:ind w:left="1620" w:hanging="450"/>
        <w:rPr>
          <w:ins w:id="1259" w:author="Jade Raposa" w:date="2024-10-17T00:51:00Z"/>
          <w:rFonts w:ascii="Georgia" w:hAnsi="Georgia"/>
        </w:rPr>
      </w:pPr>
    </w:p>
    <w:p w14:paraId="365AC7B0" w14:textId="77777777" w:rsidR="008F456D" w:rsidRDefault="008F456D">
      <w:pPr>
        <w:spacing w:line="360" w:lineRule="auto"/>
        <w:ind w:left="1620" w:hanging="450"/>
        <w:rPr>
          <w:ins w:id="1260" w:author="Jade Raposa" w:date="2024-10-17T00:51:00Z"/>
          <w:rFonts w:ascii="Georgia" w:hAnsi="Georgia"/>
        </w:rPr>
      </w:pPr>
    </w:p>
    <w:p w14:paraId="5A975658" w14:textId="77777777" w:rsidR="008F456D" w:rsidRPr="008F456D" w:rsidRDefault="008F456D">
      <w:pPr>
        <w:spacing w:line="360" w:lineRule="auto"/>
        <w:ind w:left="1620" w:hanging="450"/>
        <w:rPr>
          <w:ins w:id="1261" w:author="Jade Raposa" w:date="2024-10-17T00:51:00Z"/>
          <w:rFonts w:ascii="Georgia" w:hAnsi="Georgia"/>
          <w:rPrChange w:id="1262" w:author="Jade Raposa" w:date="2024-10-15T02:18:00Z">
            <w:rPr>
              <w:ins w:id="1263" w:author="Jade Raposa" w:date="2024-10-17T00:51:00Z"/>
            </w:rPr>
          </w:rPrChange>
        </w:rPr>
        <w:pPrChange w:id="1264" w:author="Jade Raposa" w:date="2024-10-15T02:46:00Z">
          <w:pPr>
            <w:ind w:left="720"/>
          </w:pPr>
        </w:pPrChange>
      </w:pPr>
    </w:p>
    <w:p w14:paraId="6C17B47E" w14:textId="77777777" w:rsidR="008F456D" w:rsidRDefault="008F456D">
      <w:pPr>
        <w:spacing w:line="360" w:lineRule="auto"/>
        <w:rPr>
          <w:ins w:id="1265" w:author="Jade Raposa" w:date="2024-10-17T00:48:00Z"/>
          <w:rFonts w:ascii="Georgia" w:hAnsi="Georgia"/>
        </w:rPr>
        <w:sectPr w:rsidR="008F456D">
          <w:headerReference w:type="default" r:id="rId114"/>
          <w:pgSz w:w="12240" w:h="15840"/>
          <w:pgMar w:top="1440" w:right="1440" w:bottom="1440" w:left="1440" w:header="708" w:footer="708" w:gutter="0"/>
          <w:pgNumType w:start="1"/>
          <w:cols w:space="708"/>
          <w:docGrid w:linePitch="360"/>
        </w:sectPr>
      </w:pPr>
    </w:p>
    <w:p w14:paraId="61AE5A7A" w14:textId="77777777" w:rsidR="008F456D" w:rsidRPr="008F456D" w:rsidRDefault="008F456D">
      <w:pPr>
        <w:ind w:left="1620" w:hanging="450"/>
        <w:rPr>
          <w:del w:id="1275" w:author="Jade Raposa" w:date="2024-10-15T02:47:00Z"/>
          <w:rFonts w:ascii="Georgia" w:hAnsi="Georgia"/>
          <w:rPrChange w:id="1276" w:author="Jade Raposa" w:date="2024-10-15T02:18:00Z">
            <w:rPr>
              <w:del w:id="1277" w:author="Jade Raposa" w:date="2024-10-15T02:47:00Z"/>
            </w:rPr>
          </w:rPrChange>
        </w:rPr>
        <w:pPrChange w:id="1278" w:author="Jade Raposa" w:date="2024-10-17T00:47:00Z">
          <w:pPr>
            <w:ind w:left="720"/>
          </w:pPr>
        </w:pPrChange>
      </w:pPr>
    </w:p>
    <w:p w14:paraId="6C6357FC" w14:textId="77777777" w:rsidR="008F456D" w:rsidRPr="008F456D" w:rsidRDefault="008F456D">
      <w:pPr>
        <w:spacing w:line="360" w:lineRule="auto"/>
        <w:rPr>
          <w:rFonts w:ascii="Georgia" w:hAnsi="Georgia"/>
          <w:rPrChange w:id="1279" w:author="Jade Raposa" w:date="2024-10-15T02:18:00Z">
            <w:rPr/>
          </w:rPrChange>
        </w:rPr>
        <w:pPrChange w:id="1280" w:author="Jade Raposa" w:date="2024-10-15T02:47:00Z">
          <w:pPr>
            <w:ind w:left="720"/>
          </w:pPr>
        </w:pPrChange>
      </w:pPr>
    </w:p>
    <w:p w14:paraId="432E18FB" w14:textId="77777777" w:rsidR="005B336A" w:rsidRPr="005B336A" w:rsidRDefault="002B278F" w:rsidP="005B336A">
      <w:pPr>
        <w:pStyle w:val="ListParagraph"/>
        <w:numPr>
          <w:ilvl w:val="0"/>
          <w:numId w:val="16"/>
        </w:numPr>
        <w:spacing w:line="360" w:lineRule="auto"/>
        <w:ind w:left="1620" w:hanging="450"/>
        <w:rPr>
          <w:del w:id="1281" w:author="Jade Raposa" w:date="2024-10-15T02:47:00Z"/>
          <w:rFonts w:ascii="Georgia" w:hAnsi="Georgia"/>
          <w:b/>
          <w:bCs/>
          <w:rPrChange w:id="1282" w:author="Jade Raposa" w:date="2024-10-15T02:47:00Z">
            <w:rPr>
              <w:del w:id="1283" w:author="Jade Raposa" w:date="2024-10-15T02:47:00Z"/>
              <w:b/>
              <w:bCs/>
            </w:rPr>
          </w:rPrChange>
        </w:rPr>
        <w:sectPr w:rsidR="005B336A" w:rsidRPr="005B336A">
          <w:pgSz w:w="12240" w:h="15840"/>
          <w:pgMar w:top="1440" w:right="1440" w:bottom="1440" w:left="1440" w:header="708" w:footer="708" w:gutter="0"/>
          <w:pgNumType w:start="1"/>
          <w:cols w:space="708"/>
          <w:titlePg/>
          <w:docGrid w:linePitch="360"/>
        </w:sectPr>
        <w:pPrChange w:id="1284" w:author="Jade Raposa" w:date="2024-10-15T02:46:00Z">
          <w:pPr>
            <w:pStyle w:val="ListParagraph"/>
            <w:numPr>
              <w:numId w:val="16"/>
            </w:numPr>
            <w:ind w:left="2160" w:hanging="360"/>
          </w:pPr>
        </w:pPrChange>
      </w:pPr>
      <w:r>
        <w:rPr>
          <w:rFonts w:ascii="Georgia" w:hAnsi="Georgia"/>
          <w:rPrChange w:id="1285" w:author="Jade Raposa" w:date="2024-10-15T02:47:00Z">
            <w:rPr/>
          </w:rPrChange>
        </w:rPr>
        <w:t xml:space="preserve">Enter your </w:t>
      </w:r>
      <w:r>
        <w:rPr>
          <w:rFonts w:ascii="Georgia" w:hAnsi="Georgia"/>
          <w:b/>
          <w:bCs/>
          <w:rPrChange w:id="1286" w:author="Jade Raposa" w:date="2024-10-15T02:47:00Z">
            <w:rPr>
              <w:b/>
              <w:bCs/>
            </w:rPr>
          </w:rPrChange>
        </w:rPr>
        <w:t>“EMAIL”</w:t>
      </w:r>
      <w:r>
        <w:rPr>
          <w:rFonts w:ascii="Georgia" w:hAnsi="Georgia"/>
          <w:rPrChange w:id="1287" w:author="Jade Raposa" w:date="2024-10-15T02:47:00Z">
            <w:rPr/>
          </w:rPrChange>
        </w:rPr>
        <w:t xml:space="preserve"> using the school account, and set your </w:t>
      </w:r>
      <w:r>
        <w:rPr>
          <w:rFonts w:ascii="Georgia" w:hAnsi="Georgia"/>
          <w:b/>
          <w:bCs/>
          <w:rPrChange w:id="1288" w:author="Jade Raposa" w:date="2024-10-15T02:47:00Z">
            <w:rPr>
              <w:b/>
              <w:bCs/>
            </w:rPr>
          </w:rPrChange>
        </w:rPr>
        <w:t>“PASSWORD”.</w:t>
      </w:r>
      <w:r>
        <w:rPr>
          <w:rFonts w:ascii="Georgia" w:hAnsi="Georgia"/>
          <w:rPrChange w:id="1289" w:author="Jade Raposa" w:date="2024-10-15T02:47:00Z">
            <w:rPr/>
          </w:rPrChange>
        </w:rPr>
        <w:t xml:space="preserve"> Press </w:t>
      </w:r>
      <w:r>
        <w:rPr>
          <w:rFonts w:ascii="Georgia" w:hAnsi="Georgia"/>
          <w:b/>
          <w:bCs/>
          <w:rPrChange w:id="1290" w:author="Jade Raposa" w:date="2024-10-15T02:47:00Z">
            <w:rPr>
              <w:b/>
              <w:bCs/>
            </w:rPr>
          </w:rPrChange>
        </w:rPr>
        <w:t>“Next.”</w:t>
      </w:r>
      <w:ins w:id="1291" w:author="Jade Raposa" w:date="2024-10-15T02:47:00Z">
        <w:r>
          <w:rPr>
            <w:rFonts w:ascii="Georgia" w:hAnsi="Georgia"/>
            <w:b/>
            <w:bCs/>
          </w:rPr>
          <w:t xml:space="preserve"> </w:t>
        </w:r>
      </w:ins>
    </w:p>
    <w:p w14:paraId="3A33571B" w14:textId="77777777" w:rsidR="008F456D" w:rsidRPr="008F456D" w:rsidRDefault="008F456D">
      <w:pPr>
        <w:pStyle w:val="ListParagraph"/>
        <w:spacing w:line="360" w:lineRule="auto"/>
        <w:ind w:left="1620" w:hanging="450"/>
        <w:rPr>
          <w:del w:id="1292" w:author="Jade Raposa" w:date="2024-10-15T02:47:00Z"/>
          <w:rFonts w:ascii="Georgia" w:hAnsi="Georgia"/>
          <w:b/>
          <w:bCs/>
          <w:rPrChange w:id="1293" w:author="Jade Raposa" w:date="2024-10-15T02:18:00Z">
            <w:rPr>
              <w:del w:id="1294" w:author="Jade Raposa" w:date="2024-10-15T02:47:00Z"/>
              <w:b/>
              <w:bCs/>
            </w:rPr>
          </w:rPrChange>
        </w:rPr>
        <w:pPrChange w:id="1295" w:author="Jade Raposa" w:date="2024-10-15T02:46:00Z">
          <w:pPr>
            <w:pStyle w:val="ListParagraph"/>
            <w:ind w:left="2160"/>
          </w:pPr>
        </w:pPrChange>
      </w:pPr>
    </w:p>
    <w:p w14:paraId="5EA18AB0" w14:textId="77777777" w:rsidR="008F456D" w:rsidRPr="008F456D" w:rsidRDefault="008F456D">
      <w:pPr>
        <w:pStyle w:val="ListParagraph"/>
        <w:numPr>
          <w:ilvl w:val="0"/>
          <w:numId w:val="16"/>
        </w:numPr>
        <w:spacing w:line="360" w:lineRule="auto"/>
        <w:ind w:left="1620" w:hanging="450"/>
        <w:rPr>
          <w:rFonts w:ascii="Georgia" w:hAnsi="Georgia"/>
          <w:rPrChange w:id="1296" w:author="Jade Raposa" w:date="2024-10-15T02:18:00Z">
            <w:rPr/>
          </w:rPrChange>
        </w:rPr>
        <w:pPrChange w:id="1297" w:author="Jade Raposa" w:date="2024-10-15T02:47:00Z">
          <w:pPr>
            <w:ind w:left="720"/>
          </w:pPr>
        </w:pPrChange>
      </w:pPr>
    </w:p>
    <w:p w14:paraId="765260A5" w14:textId="77777777" w:rsidR="008F456D" w:rsidRPr="008F456D" w:rsidRDefault="002B278F">
      <w:pPr>
        <w:spacing w:line="360" w:lineRule="auto"/>
        <w:ind w:left="1620" w:hanging="450"/>
        <w:rPr>
          <w:rFonts w:ascii="Georgia" w:hAnsi="Georgia"/>
          <w:rPrChange w:id="1298" w:author="Jade Raposa" w:date="2024-10-15T02:18:00Z">
            <w:rPr/>
          </w:rPrChange>
        </w:rPr>
        <w:pPrChange w:id="1299" w:author="Jade Raposa" w:date="2024-10-15T02:46:00Z">
          <w:pPr>
            <w:ind w:left="720"/>
          </w:pPr>
        </w:pPrChange>
      </w:pPr>
      <w:r>
        <w:rPr>
          <w:rFonts w:ascii="Georgia" w:hAnsi="Georgia"/>
          <w:noProof/>
          <w:rPrChange w:id="1300" w:author="Jade Raposa" w:date="2024-10-15T02:18:00Z">
            <w:rPr>
              <w:noProof/>
            </w:rPr>
          </w:rPrChange>
        </w:rPr>
        <w:drawing>
          <wp:anchor distT="0" distB="0" distL="114300" distR="114300" simplePos="0" relativeHeight="251671552" behindDoc="0" locked="0" layoutInCell="1" allowOverlap="1" wp14:anchorId="633A1B39" wp14:editId="47334288">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anchor>
        </w:drawing>
      </w:r>
    </w:p>
    <w:p w14:paraId="51528A8F" w14:textId="77777777" w:rsidR="008F456D" w:rsidRPr="008F456D" w:rsidRDefault="008F456D">
      <w:pPr>
        <w:spacing w:line="360" w:lineRule="auto"/>
        <w:ind w:left="1620" w:hanging="450"/>
        <w:rPr>
          <w:rFonts w:ascii="Georgia" w:hAnsi="Georgia"/>
          <w:rPrChange w:id="1301" w:author="Jade Raposa" w:date="2024-10-15T02:18:00Z">
            <w:rPr/>
          </w:rPrChange>
        </w:rPr>
        <w:pPrChange w:id="1302" w:author="Jade Raposa" w:date="2024-10-15T02:46:00Z">
          <w:pPr>
            <w:ind w:left="720"/>
          </w:pPr>
        </w:pPrChange>
      </w:pPr>
    </w:p>
    <w:p w14:paraId="669A6A16" w14:textId="77777777" w:rsidR="008F456D" w:rsidRPr="008F456D" w:rsidRDefault="008F456D">
      <w:pPr>
        <w:spacing w:line="360" w:lineRule="auto"/>
        <w:ind w:left="1620" w:hanging="450"/>
        <w:rPr>
          <w:rFonts w:ascii="Georgia" w:hAnsi="Georgia"/>
          <w:rPrChange w:id="1303" w:author="Jade Raposa" w:date="2024-10-15T02:18:00Z">
            <w:rPr/>
          </w:rPrChange>
        </w:rPr>
        <w:pPrChange w:id="1304" w:author="Jade Raposa" w:date="2024-10-15T02:46:00Z">
          <w:pPr>
            <w:ind w:left="720"/>
          </w:pPr>
        </w:pPrChange>
      </w:pPr>
    </w:p>
    <w:p w14:paraId="4CE4BB89" w14:textId="77777777" w:rsidR="008F456D" w:rsidRPr="008F456D" w:rsidRDefault="008F456D">
      <w:pPr>
        <w:spacing w:line="360" w:lineRule="auto"/>
        <w:ind w:left="1620" w:hanging="450"/>
        <w:rPr>
          <w:rFonts w:ascii="Georgia" w:hAnsi="Georgia"/>
          <w:rPrChange w:id="1305" w:author="Jade Raposa" w:date="2024-10-15T02:18:00Z">
            <w:rPr/>
          </w:rPrChange>
        </w:rPr>
        <w:pPrChange w:id="1306" w:author="Jade Raposa" w:date="2024-10-15T02:46:00Z">
          <w:pPr>
            <w:ind w:left="720"/>
          </w:pPr>
        </w:pPrChange>
      </w:pPr>
    </w:p>
    <w:p w14:paraId="7DFB6609" w14:textId="77777777" w:rsidR="008F456D" w:rsidRPr="008F456D" w:rsidRDefault="008F456D">
      <w:pPr>
        <w:spacing w:line="360" w:lineRule="auto"/>
        <w:ind w:left="1620" w:hanging="450"/>
        <w:rPr>
          <w:rFonts w:ascii="Georgia" w:hAnsi="Georgia"/>
          <w:rPrChange w:id="1307" w:author="Jade Raposa" w:date="2024-10-15T02:18:00Z">
            <w:rPr/>
          </w:rPrChange>
        </w:rPr>
        <w:pPrChange w:id="1308" w:author="Jade Raposa" w:date="2024-10-15T02:46:00Z">
          <w:pPr>
            <w:ind w:left="720"/>
          </w:pPr>
        </w:pPrChange>
      </w:pPr>
    </w:p>
    <w:p w14:paraId="30865D5C" w14:textId="77777777" w:rsidR="008F456D" w:rsidRDefault="008F456D">
      <w:pPr>
        <w:spacing w:line="360" w:lineRule="auto"/>
        <w:rPr>
          <w:del w:id="1309" w:author="Jade Raposa" w:date="2024-10-17T00:49:00Z"/>
          <w:rFonts w:ascii="Georgia" w:hAnsi="Georgia"/>
        </w:rPr>
      </w:pPr>
    </w:p>
    <w:p w14:paraId="7AE8D66F" w14:textId="77777777" w:rsidR="008F456D" w:rsidRPr="008F456D" w:rsidRDefault="008F456D">
      <w:pPr>
        <w:spacing w:line="360" w:lineRule="auto"/>
        <w:ind w:left="1620" w:hanging="450"/>
        <w:rPr>
          <w:ins w:id="1310" w:author="Jade Raposa" w:date="2024-10-17T00:49:00Z"/>
          <w:rFonts w:ascii="Georgia" w:hAnsi="Georgia"/>
          <w:rPrChange w:id="1311" w:author="Jade Raposa" w:date="2024-10-15T02:18:00Z">
            <w:rPr>
              <w:ins w:id="1312" w:author="Jade Raposa" w:date="2024-10-17T00:49:00Z"/>
            </w:rPr>
          </w:rPrChange>
        </w:rPr>
        <w:pPrChange w:id="1313" w:author="Jade Raposa" w:date="2024-10-15T02:46:00Z">
          <w:pPr>
            <w:ind w:left="720"/>
          </w:pPr>
        </w:pPrChange>
      </w:pPr>
    </w:p>
    <w:p w14:paraId="38654123" w14:textId="77777777" w:rsidR="008F456D" w:rsidRPr="008F456D" w:rsidRDefault="008F456D">
      <w:pPr>
        <w:spacing w:line="360" w:lineRule="auto"/>
        <w:rPr>
          <w:rFonts w:ascii="Georgia" w:hAnsi="Georgia"/>
          <w:rPrChange w:id="1314" w:author="Jade Raposa" w:date="2024-10-15T02:18:00Z">
            <w:rPr/>
          </w:rPrChange>
        </w:rPr>
        <w:pPrChange w:id="1315" w:author="Jade Raposa" w:date="2024-10-17T00:49:00Z">
          <w:pPr>
            <w:ind w:left="720"/>
          </w:pPr>
        </w:pPrChange>
      </w:pPr>
    </w:p>
    <w:p w14:paraId="12E548A4" w14:textId="77777777" w:rsidR="008F456D" w:rsidRPr="008F456D" w:rsidRDefault="002B278F">
      <w:pPr>
        <w:pStyle w:val="ListParagraph"/>
        <w:numPr>
          <w:ilvl w:val="0"/>
          <w:numId w:val="16"/>
        </w:numPr>
        <w:spacing w:line="360" w:lineRule="auto"/>
        <w:ind w:left="1620" w:hanging="450"/>
        <w:rPr>
          <w:rFonts w:ascii="Georgia" w:hAnsi="Georgia"/>
          <w:b/>
          <w:bCs/>
          <w:rPrChange w:id="1316" w:author="Jade Raposa" w:date="2024-10-15T02:19:00Z">
            <w:rPr>
              <w:b/>
              <w:bCs/>
            </w:rPr>
          </w:rPrChange>
        </w:rPr>
        <w:pPrChange w:id="1317" w:author="Jade Raposa" w:date="2024-10-15T02:46:00Z">
          <w:pPr>
            <w:pStyle w:val="ListParagraph"/>
            <w:numPr>
              <w:numId w:val="16"/>
            </w:numPr>
            <w:ind w:left="2160" w:hanging="360"/>
          </w:pPr>
        </w:pPrChange>
      </w:pPr>
      <w:r>
        <w:rPr>
          <w:rFonts w:ascii="Georgia" w:hAnsi="Georgia"/>
          <w:rPrChange w:id="1318" w:author="Jade Raposa" w:date="2024-10-15T02:19:00Z">
            <w:rPr/>
          </w:rPrChange>
        </w:rPr>
        <w:t xml:space="preserve">You will enter your </w:t>
      </w:r>
      <w:r>
        <w:rPr>
          <w:rFonts w:ascii="Georgia" w:hAnsi="Georgia"/>
          <w:b/>
          <w:bCs/>
          <w:rPrChange w:id="1319" w:author="Jade Raposa" w:date="2024-10-15T02:19:00Z">
            <w:rPr>
              <w:b/>
              <w:bCs/>
            </w:rPr>
          </w:rPrChange>
        </w:rPr>
        <w:t>“FIRST NAME”,</w:t>
      </w:r>
      <w:r>
        <w:rPr>
          <w:rFonts w:ascii="Georgia" w:hAnsi="Georgia"/>
          <w:rPrChange w:id="1320" w:author="Jade Raposa" w:date="2024-10-15T02:19:00Z">
            <w:rPr/>
          </w:rPrChange>
        </w:rPr>
        <w:t xml:space="preserve"> </w:t>
      </w:r>
      <w:r>
        <w:rPr>
          <w:rFonts w:ascii="Georgia" w:hAnsi="Georgia"/>
          <w:b/>
          <w:bCs/>
          <w:rPrChange w:id="1321" w:author="Jade Raposa" w:date="2024-10-15T02:19:00Z">
            <w:rPr>
              <w:b/>
              <w:bCs/>
            </w:rPr>
          </w:rPrChange>
        </w:rPr>
        <w:t>“LAST NAME”, “GENDER”,</w:t>
      </w:r>
      <w:r>
        <w:rPr>
          <w:rFonts w:ascii="Georgia" w:hAnsi="Georgia"/>
          <w:rPrChange w:id="1322" w:author="Jade Raposa" w:date="2024-10-15T02:19:00Z">
            <w:rPr/>
          </w:rPrChange>
        </w:rPr>
        <w:t xml:space="preserve"> and </w:t>
      </w:r>
      <w:r>
        <w:rPr>
          <w:rFonts w:ascii="Georgia" w:hAnsi="Georgia"/>
          <w:b/>
          <w:bCs/>
          <w:rPrChange w:id="1323" w:author="Jade Raposa" w:date="2024-10-15T02:19:00Z">
            <w:rPr>
              <w:b/>
              <w:bCs/>
            </w:rPr>
          </w:rPrChange>
        </w:rPr>
        <w:t>“BIRTHDATE.”</w:t>
      </w:r>
      <w:r>
        <w:rPr>
          <w:rFonts w:ascii="Georgia" w:hAnsi="Georgia"/>
          <w:rPrChange w:id="1324" w:author="Jade Raposa" w:date="2024-10-15T02:19:00Z">
            <w:rPr/>
          </w:rPrChange>
        </w:rPr>
        <w:t xml:space="preserve"> After that, press </w:t>
      </w:r>
      <w:r>
        <w:rPr>
          <w:rFonts w:ascii="Georgia" w:hAnsi="Georgia"/>
          <w:b/>
          <w:bCs/>
          <w:rPrChange w:id="1325" w:author="Jade Raposa" w:date="2024-10-15T02:19:00Z">
            <w:rPr>
              <w:b/>
              <w:bCs/>
            </w:rPr>
          </w:rPrChange>
        </w:rPr>
        <w:t>“NEXT.”</w:t>
      </w:r>
    </w:p>
    <w:p w14:paraId="01207D98" w14:textId="77777777" w:rsidR="008F456D" w:rsidRPr="008F456D" w:rsidRDefault="002B278F">
      <w:pPr>
        <w:spacing w:line="360" w:lineRule="auto"/>
        <w:ind w:left="1620" w:hanging="450"/>
        <w:rPr>
          <w:rFonts w:ascii="Georgia" w:hAnsi="Georgia"/>
          <w:rPrChange w:id="1326" w:author="Jade Raposa" w:date="2024-10-15T02:18:00Z">
            <w:rPr/>
          </w:rPrChange>
        </w:rPr>
        <w:pPrChange w:id="1327" w:author="Jade Raposa" w:date="2024-10-15T02:46:00Z">
          <w:pPr>
            <w:ind w:left="720"/>
          </w:pPr>
        </w:pPrChange>
      </w:pPr>
      <w:r>
        <w:rPr>
          <w:rFonts w:ascii="Georgia" w:hAnsi="Georgia"/>
          <w:noProof/>
          <w:rPrChange w:id="1328" w:author="Jade Raposa" w:date="2024-10-15T02:18:00Z">
            <w:rPr>
              <w:noProof/>
            </w:rPr>
          </w:rPrChange>
        </w:rPr>
        <w:drawing>
          <wp:anchor distT="0" distB="0" distL="114300" distR="114300" simplePos="0" relativeHeight="251672576" behindDoc="0" locked="0" layoutInCell="1" allowOverlap="1" wp14:anchorId="148C39AB" wp14:editId="628D1BED">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anchor>
        </w:drawing>
      </w:r>
    </w:p>
    <w:p w14:paraId="567EE4AB" w14:textId="77777777" w:rsidR="008F456D" w:rsidRPr="008F456D" w:rsidRDefault="008F456D">
      <w:pPr>
        <w:spacing w:line="360" w:lineRule="auto"/>
        <w:ind w:left="1620" w:hanging="450"/>
        <w:rPr>
          <w:rFonts w:ascii="Georgia" w:hAnsi="Georgia"/>
          <w:rPrChange w:id="1329" w:author="Jade Raposa" w:date="2024-10-15T02:18:00Z">
            <w:rPr/>
          </w:rPrChange>
        </w:rPr>
        <w:pPrChange w:id="1330" w:author="Jade Raposa" w:date="2024-10-15T02:46:00Z">
          <w:pPr>
            <w:ind w:left="720"/>
          </w:pPr>
        </w:pPrChange>
      </w:pPr>
    </w:p>
    <w:p w14:paraId="5D1753A8" w14:textId="77777777" w:rsidR="008F456D" w:rsidRPr="008F456D" w:rsidRDefault="008F456D">
      <w:pPr>
        <w:spacing w:line="360" w:lineRule="auto"/>
        <w:ind w:left="1620" w:hanging="450"/>
        <w:rPr>
          <w:rFonts w:ascii="Georgia" w:hAnsi="Georgia"/>
          <w:rPrChange w:id="1331" w:author="Jade Raposa" w:date="2024-10-15T02:18:00Z">
            <w:rPr/>
          </w:rPrChange>
        </w:rPr>
        <w:pPrChange w:id="1332" w:author="Jade Raposa" w:date="2024-10-15T02:46:00Z">
          <w:pPr>
            <w:ind w:left="720"/>
          </w:pPr>
        </w:pPrChange>
      </w:pPr>
    </w:p>
    <w:p w14:paraId="62F129AC" w14:textId="77777777" w:rsidR="008F456D" w:rsidRPr="008F456D" w:rsidRDefault="008F456D">
      <w:pPr>
        <w:spacing w:line="360" w:lineRule="auto"/>
        <w:ind w:left="1620" w:hanging="450"/>
        <w:rPr>
          <w:rFonts w:ascii="Georgia" w:hAnsi="Georgia"/>
          <w:rPrChange w:id="1333" w:author="Jade Raposa" w:date="2024-10-15T02:18:00Z">
            <w:rPr/>
          </w:rPrChange>
        </w:rPr>
        <w:pPrChange w:id="1334" w:author="Jade Raposa" w:date="2024-10-15T02:46:00Z">
          <w:pPr>
            <w:ind w:left="720"/>
          </w:pPr>
        </w:pPrChange>
      </w:pPr>
    </w:p>
    <w:p w14:paraId="58D89CED" w14:textId="77777777" w:rsidR="008F456D" w:rsidRPr="008F456D" w:rsidRDefault="008F456D">
      <w:pPr>
        <w:spacing w:line="360" w:lineRule="auto"/>
        <w:ind w:left="1620" w:hanging="450"/>
        <w:rPr>
          <w:rFonts w:ascii="Georgia" w:hAnsi="Georgia"/>
          <w:rPrChange w:id="1335" w:author="Jade Raposa" w:date="2024-10-15T02:18:00Z">
            <w:rPr/>
          </w:rPrChange>
        </w:rPr>
        <w:pPrChange w:id="1336" w:author="Jade Raposa" w:date="2024-10-15T02:46:00Z">
          <w:pPr>
            <w:ind w:left="720"/>
          </w:pPr>
        </w:pPrChange>
      </w:pPr>
    </w:p>
    <w:p w14:paraId="09090A17" w14:textId="77777777" w:rsidR="008F456D" w:rsidRPr="008F456D" w:rsidRDefault="008F456D">
      <w:pPr>
        <w:spacing w:line="360" w:lineRule="auto"/>
        <w:ind w:left="1620" w:hanging="450"/>
        <w:rPr>
          <w:rFonts w:ascii="Georgia" w:hAnsi="Georgia"/>
          <w:rPrChange w:id="1337" w:author="Jade Raposa" w:date="2024-10-15T02:18:00Z">
            <w:rPr/>
          </w:rPrChange>
        </w:rPr>
        <w:pPrChange w:id="1338" w:author="Jade Raposa" w:date="2024-10-15T02:46:00Z">
          <w:pPr>
            <w:ind w:left="720"/>
          </w:pPr>
        </w:pPrChange>
      </w:pPr>
    </w:p>
    <w:p w14:paraId="3AD4CD9A" w14:textId="77777777" w:rsidR="008F456D" w:rsidRPr="008F456D" w:rsidRDefault="008F456D">
      <w:pPr>
        <w:pStyle w:val="ListParagraph"/>
        <w:spacing w:line="360" w:lineRule="auto"/>
        <w:ind w:left="1620" w:hanging="450"/>
        <w:rPr>
          <w:del w:id="1339" w:author="Jade Raposa" w:date="2024-10-17T00:48:00Z"/>
          <w:rFonts w:ascii="Georgia" w:hAnsi="Georgia"/>
          <w:rPrChange w:id="1340" w:author="Jade Raposa" w:date="2024-10-15T02:18:00Z">
            <w:rPr>
              <w:del w:id="1341" w:author="Jade Raposa" w:date="2024-10-17T00:48:00Z"/>
            </w:rPr>
          </w:rPrChange>
        </w:rPr>
        <w:pPrChange w:id="1342" w:author="Jade Raposa" w:date="2024-10-15T02:46:00Z">
          <w:pPr>
            <w:pStyle w:val="ListParagraph"/>
            <w:ind w:left="1800"/>
          </w:pPr>
        </w:pPrChange>
      </w:pPr>
    </w:p>
    <w:p w14:paraId="10E05E19" w14:textId="77777777" w:rsidR="008F456D" w:rsidRPr="008F456D" w:rsidRDefault="008F456D">
      <w:pPr>
        <w:pStyle w:val="ListParagraph"/>
        <w:spacing w:line="360" w:lineRule="auto"/>
        <w:ind w:left="1620" w:hanging="450"/>
        <w:rPr>
          <w:del w:id="1343" w:author="Jade Raposa" w:date="2024-10-17T00:48:00Z"/>
          <w:rFonts w:ascii="Georgia" w:hAnsi="Georgia"/>
          <w:rPrChange w:id="1344" w:author="Jade Raposa" w:date="2024-10-15T02:18:00Z">
            <w:rPr>
              <w:del w:id="1345" w:author="Jade Raposa" w:date="2024-10-17T00:48:00Z"/>
            </w:rPr>
          </w:rPrChange>
        </w:rPr>
        <w:pPrChange w:id="1346" w:author="Jade Raposa" w:date="2024-10-15T02:46:00Z">
          <w:pPr>
            <w:pStyle w:val="ListParagraph"/>
            <w:ind w:left="1800"/>
          </w:pPr>
        </w:pPrChange>
      </w:pPr>
    </w:p>
    <w:p w14:paraId="0A868DB2" w14:textId="77777777" w:rsidR="008F456D" w:rsidRPr="008F456D" w:rsidRDefault="008F456D">
      <w:pPr>
        <w:pStyle w:val="ListParagraph"/>
        <w:spacing w:line="360" w:lineRule="auto"/>
        <w:ind w:left="1620" w:hanging="450"/>
        <w:rPr>
          <w:del w:id="1347" w:author="Jade Raposa" w:date="2024-10-17T00:48:00Z"/>
          <w:rFonts w:ascii="Georgia" w:hAnsi="Georgia"/>
          <w:rPrChange w:id="1348" w:author="Jade Raposa" w:date="2024-10-15T02:18:00Z">
            <w:rPr>
              <w:del w:id="1349" w:author="Jade Raposa" w:date="2024-10-17T00:48:00Z"/>
            </w:rPr>
          </w:rPrChange>
        </w:rPr>
        <w:pPrChange w:id="1350" w:author="Jade Raposa" w:date="2024-10-15T02:46:00Z">
          <w:pPr>
            <w:pStyle w:val="ListParagraph"/>
            <w:ind w:left="1800"/>
          </w:pPr>
        </w:pPrChange>
      </w:pPr>
    </w:p>
    <w:p w14:paraId="66F6AA5F" w14:textId="77777777" w:rsidR="008F456D" w:rsidRPr="008F456D" w:rsidRDefault="008F456D">
      <w:pPr>
        <w:spacing w:line="360" w:lineRule="auto"/>
        <w:ind w:left="1800"/>
        <w:rPr>
          <w:rFonts w:ascii="Georgia" w:hAnsi="Georgia"/>
          <w:rPrChange w:id="1351" w:author="Jade Raposa" w:date="2024-10-17T00:48:00Z">
            <w:rPr/>
          </w:rPrChange>
        </w:rPr>
        <w:pPrChange w:id="1352" w:author="Jade Raposa" w:date="2024-10-17T00:48:00Z">
          <w:pPr>
            <w:pStyle w:val="ListParagraph"/>
            <w:ind w:left="1800"/>
          </w:pPr>
        </w:pPrChange>
      </w:pPr>
    </w:p>
    <w:p w14:paraId="1FF2EE02" w14:textId="77777777" w:rsidR="008F456D" w:rsidRPr="008F456D" w:rsidRDefault="002B278F">
      <w:pPr>
        <w:pStyle w:val="ListParagraph"/>
        <w:numPr>
          <w:ilvl w:val="0"/>
          <w:numId w:val="16"/>
        </w:numPr>
        <w:spacing w:line="360" w:lineRule="auto"/>
        <w:ind w:left="1620" w:hanging="450"/>
        <w:rPr>
          <w:rFonts w:ascii="Georgia" w:hAnsi="Georgia"/>
          <w:b/>
          <w:bCs/>
          <w:rPrChange w:id="1353" w:author="Jade Raposa" w:date="2024-10-15T02:18:00Z">
            <w:rPr>
              <w:b/>
              <w:bCs/>
            </w:rPr>
          </w:rPrChange>
        </w:rPr>
        <w:pPrChange w:id="1354" w:author="Jade Raposa" w:date="2024-10-15T02:46:00Z">
          <w:pPr>
            <w:pStyle w:val="ListParagraph"/>
            <w:numPr>
              <w:numId w:val="16"/>
            </w:numPr>
            <w:ind w:left="2160" w:hanging="360"/>
          </w:pPr>
        </w:pPrChange>
      </w:pPr>
      <w:r>
        <w:rPr>
          <w:rFonts w:ascii="Georgia" w:hAnsi="Georgia"/>
          <w:noProof/>
          <w:rPrChange w:id="1355" w:author="Jade Raposa" w:date="2024-10-15T02:18:00Z">
            <w:rPr>
              <w:noProof/>
            </w:rPr>
          </w:rPrChange>
        </w:rPr>
        <w:drawing>
          <wp:anchor distT="0" distB="0" distL="114300" distR="114300" simplePos="0" relativeHeight="251673600" behindDoc="0" locked="0" layoutInCell="1" allowOverlap="1" wp14:anchorId="5A7545E3" wp14:editId="6006F9CB">
            <wp:simplePos x="0" y="0"/>
            <wp:positionH relativeFrom="margin">
              <wp:posOffset>5512435</wp:posOffset>
            </wp:positionH>
            <wp:positionV relativeFrom="paragraph">
              <wp:posOffset>9525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a:picLocks noChangeAspect="1"/>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anchor>
        </w:drawing>
      </w:r>
      <w:r>
        <w:rPr>
          <w:rFonts w:ascii="Georgia" w:hAnsi="Georgia"/>
          <w:rPrChange w:id="1356" w:author="Jade Raposa" w:date="2024-10-15T02:18:00Z">
            <w:rPr/>
          </w:rPrChange>
        </w:rPr>
        <w:t xml:space="preserve">Now, enter your preferred </w:t>
      </w:r>
      <w:r>
        <w:rPr>
          <w:rFonts w:ascii="Georgia" w:hAnsi="Georgia"/>
          <w:b/>
          <w:bCs/>
          <w:rPrChange w:id="1357" w:author="Jade Raposa" w:date="2024-10-15T02:18:00Z">
            <w:rPr>
              <w:b/>
              <w:bCs/>
            </w:rPr>
          </w:rPrChange>
        </w:rPr>
        <w:t>“DISPLAY NAME”</w:t>
      </w:r>
      <w:r>
        <w:rPr>
          <w:rFonts w:ascii="Georgia" w:hAnsi="Georgia"/>
          <w:rPrChange w:id="1358" w:author="Jade Raposa" w:date="2024-10-15T02:18:00Z">
            <w:rPr/>
          </w:rPrChange>
        </w:rPr>
        <w:t xml:space="preserve"> and your </w:t>
      </w:r>
      <w:r>
        <w:rPr>
          <w:rFonts w:ascii="Georgia" w:hAnsi="Georgia"/>
          <w:b/>
          <w:bCs/>
          <w:rPrChange w:id="1359" w:author="Jade Raposa" w:date="2024-10-15T02:18:00Z">
            <w:rPr>
              <w:b/>
              <w:bCs/>
            </w:rPr>
          </w:rPrChange>
        </w:rPr>
        <w:t>“YEAR LEVEL.”</w:t>
      </w:r>
      <w:r>
        <w:rPr>
          <w:rFonts w:ascii="Georgia" w:hAnsi="Georgia"/>
          <w:rPrChange w:id="1360" w:author="Jade Raposa" w:date="2024-10-15T02:18:00Z">
            <w:rPr/>
          </w:rPrChange>
        </w:rPr>
        <w:t xml:space="preserve"> After that, press </w:t>
      </w:r>
      <w:r>
        <w:rPr>
          <w:rFonts w:ascii="Georgia" w:hAnsi="Georgia"/>
          <w:b/>
          <w:bCs/>
          <w:rPrChange w:id="1361" w:author="Jade Raposa" w:date="2024-10-15T02:18:00Z">
            <w:rPr>
              <w:b/>
              <w:bCs/>
            </w:rPr>
          </w:rPrChange>
        </w:rPr>
        <w:t>“SUBMIT.”</w:t>
      </w:r>
    </w:p>
    <w:p w14:paraId="45A180FE" w14:textId="77777777" w:rsidR="008F456D" w:rsidRPr="008F456D" w:rsidRDefault="008F456D">
      <w:pPr>
        <w:spacing w:line="360" w:lineRule="auto"/>
        <w:ind w:left="1620" w:hanging="450"/>
        <w:rPr>
          <w:rFonts w:ascii="Georgia" w:hAnsi="Georgia"/>
          <w:rPrChange w:id="1362" w:author="Jade Raposa" w:date="2024-10-15T02:18:00Z">
            <w:rPr/>
          </w:rPrChange>
        </w:rPr>
        <w:pPrChange w:id="1363" w:author="Jade Raposa" w:date="2024-10-15T02:46:00Z">
          <w:pPr>
            <w:ind w:left="720"/>
          </w:pPr>
        </w:pPrChange>
      </w:pPr>
    </w:p>
    <w:p w14:paraId="5FDE67F0" w14:textId="77777777" w:rsidR="008F456D" w:rsidRPr="008F456D" w:rsidRDefault="008F456D">
      <w:pPr>
        <w:spacing w:line="360" w:lineRule="auto"/>
        <w:ind w:left="1620" w:hanging="450"/>
        <w:rPr>
          <w:rFonts w:ascii="Georgia" w:hAnsi="Georgia"/>
          <w:rPrChange w:id="1364" w:author="Jade Raposa" w:date="2024-10-15T02:18:00Z">
            <w:rPr/>
          </w:rPrChange>
        </w:rPr>
        <w:pPrChange w:id="1365" w:author="Jade Raposa" w:date="2024-10-15T02:46:00Z">
          <w:pPr>
            <w:ind w:left="720"/>
          </w:pPr>
        </w:pPrChange>
      </w:pPr>
    </w:p>
    <w:p w14:paraId="72464FF4" w14:textId="77777777" w:rsidR="008F456D" w:rsidRDefault="008F456D">
      <w:pPr>
        <w:spacing w:line="360" w:lineRule="auto"/>
        <w:ind w:left="1620" w:hanging="450"/>
        <w:rPr>
          <w:ins w:id="1366" w:author="Jade Raposa" w:date="2024-10-17T00:54:00Z"/>
          <w:rFonts w:ascii="Georgia" w:hAnsi="Georgia"/>
        </w:rPr>
      </w:pPr>
    </w:p>
    <w:p w14:paraId="03689799" w14:textId="77777777" w:rsidR="008F456D" w:rsidRDefault="008F456D">
      <w:pPr>
        <w:spacing w:line="360" w:lineRule="auto"/>
        <w:ind w:left="1620" w:hanging="450"/>
        <w:rPr>
          <w:ins w:id="1367" w:author="Jade Raposa" w:date="2024-10-17T00:54:00Z"/>
          <w:rFonts w:ascii="Georgia" w:hAnsi="Georgia"/>
        </w:rPr>
      </w:pPr>
    </w:p>
    <w:p w14:paraId="53A765C2" w14:textId="77777777" w:rsidR="008F456D" w:rsidRDefault="008F456D">
      <w:pPr>
        <w:spacing w:line="360" w:lineRule="auto"/>
        <w:ind w:left="1620" w:hanging="450"/>
        <w:rPr>
          <w:ins w:id="1368" w:author="Jade Raposa" w:date="2024-10-17T00:54:00Z"/>
          <w:rFonts w:ascii="Georgia" w:hAnsi="Georgia"/>
        </w:rPr>
        <w:sectPr w:rsidR="008F456D">
          <w:headerReference w:type="default" r:id="rId118"/>
          <w:headerReference w:type="first" r:id="rId119"/>
          <w:pgSz w:w="12240" w:h="15840"/>
          <w:pgMar w:top="1440" w:right="1440" w:bottom="450" w:left="1440" w:header="708" w:footer="708" w:gutter="0"/>
          <w:pgNumType w:start="1"/>
          <w:cols w:space="708"/>
          <w:titlePg/>
          <w:docGrid w:linePitch="360"/>
        </w:sectPr>
      </w:pPr>
    </w:p>
    <w:p w14:paraId="7BFD72D9" w14:textId="77777777" w:rsidR="008F456D" w:rsidRPr="008F456D" w:rsidRDefault="008F456D">
      <w:pPr>
        <w:spacing w:line="360" w:lineRule="auto"/>
        <w:ind w:left="1620" w:hanging="450"/>
        <w:rPr>
          <w:rFonts w:ascii="Georgia" w:hAnsi="Georgia"/>
          <w:rPrChange w:id="1389" w:author="Jade Raposa" w:date="2024-10-15T02:18:00Z">
            <w:rPr/>
          </w:rPrChange>
        </w:rPr>
        <w:pPrChange w:id="1390" w:author="Jade Raposa" w:date="2024-10-15T02:46:00Z">
          <w:pPr>
            <w:ind w:left="720"/>
          </w:pPr>
        </w:pPrChange>
      </w:pPr>
    </w:p>
    <w:p w14:paraId="0E7647D1" w14:textId="77777777" w:rsidR="008F456D" w:rsidRPr="008F456D" w:rsidRDefault="008F456D">
      <w:pPr>
        <w:spacing w:line="360" w:lineRule="auto"/>
        <w:ind w:left="1620" w:hanging="450"/>
        <w:rPr>
          <w:del w:id="1391" w:author="Jade Raposa" w:date="2024-10-17T00:53:00Z"/>
          <w:rFonts w:ascii="Georgia" w:hAnsi="Georgia"/>
          <w:rPrChange w:id="1392" w:author="Jade Raposa" w:date="2024-10-15T02:18:00Z">
            <w:rPr>
              <w:del w:id="1393" w:author="Jade Raposa" w:date="2024-10-17T00:53:00Z"/>
            </w:rPr>
          </w:rPrChange>
        </w:rPr>
        <w:pPrChange w:id="1394" w:author="Jade Raposa" w:date="2024-10-15T02:46:00Z">
          <w:pPr>
            <w:ind w:left="720"/>
          </w:pPr>
        </w:pPrChange>
      </w:pPr>
    </w:p>
    <w:p w14:paraId="6AADE049" w14:textId="77777777" w:rsidR="008F456D" w:rsidRPr="008F456D" w:rsidRDefault="008F456D">
      <w:pPr>
        <w:spacing w:line="360" w:lineRule="auto"/>
        <w:ind w:left="1620" w:hanging="450"/>
        <w:rPr>
          <w:del w:id="1395" w:author="Jade Raposa" w:date="2024-10-17T00:53:00Z"/>
          <w:rFonts w:ascii="Georgia" w:hAnsi="Georgia"/>
          <w:rPrChange w:id="1396" w:author="Jade Raposa" w:date="2024-10-15T02:18:00Z">
            <w:rPr>
              <w:del w:id="1397" w:author="Jade Raposa" w:date="2024-10-17T00:53:00Z"/>
            </w:rPr>
          </w:rPrChange>
        </w:rPr>
        <w:pPrChange w:id="1398" w:author="Jade Raposa" w:date="2024-10-17T00:53:00Z">
          <w:pPr>
            <w:ind w:left="720"/>
          </w:pPr>
        </w:pPrChange>
      </w:pPr>
    </w:p>
    <w:p w14:paraId="2B8235AD" w14:textId="77777777" w:rsidR="008F456D" w:rsidRPr="008F456D" w:rsidRDefault="008F456D">
      <w:pPr>
        <w:rPr>
          <w:del w:id="1399" w:author="Jade Raposa" w:date="2024-10-17T00:49:00Z"/>
          <w:rFonts w:ascii="Georgia" w:hAnsi="Georgia"/>
          <w:rPrChange w:id="1400" w:author="Jade Raposa" w:date="2024-10-15T02:18:00Z">
            <w:rPr>
              <w:del w:id="1401" w:author="Jade Raposa" w:date="2024-10-17T00:49:00Z"/>
            </w:rPr>
          </w:rPrChange>
        </w:rPr>
        <w:pPrChange w:id="1402" w:author="Jade Raposa" w:date="2024-10-17T00:53:00Z">
          <w:pPr>
            <w:ind w:left="720"/>
          </w:pPr>
        </w:pPrChange>
      </w:pPr>
    </w:p>
    <w:p w14:paraId="3D51E991" w14:textId="77777777" w:rsidR="008F456D" w:rsidRPr="008F456D" w:rsidRDefault="008F456D">
      <w:pPr>
        <w:rPr>
          <w:del w:id="1403" w:author="Jade Raposa" w:date="2024-10-17T00:49:00Z"/>
          <w:rFonts w:ascii="Georgia" w:hAnsi="Georgia"/>
          <w:rPrChange w:id="1404" w:author="Jade Raposa" w:date="2024-10-15T02:18:00Z">
            <w:rPr>
              <w:del w:id="1405" w:author="Jade Raposa" w:date="2024-10-17T00:49:00Z"/>
            </w:rPr>
          </w:rPrChange>
        </w:rPr>
        <w:pPrChange w:id="1406" w:author="Jade Raposa" w:date="2024-10-17T00:53:00Z">
          <w:pPr>
            <w:ind w:left="720"/>
          </w:pPr>
        </w:pPrChange>
      </w:pPr>
    </w:p>
    <w:p w14:paraId="0A7A309A" w14:textId="77777777" w:rsidR="008F456D" w:rsidRPr="008F456D" w:rsidRDefault="008F456D">
      <w:pPr>
        <w:rPr>
          <w:del w:id="1407" w:author="Jade Raposa" w:date="2024-10-17T00:49:00Z"/>
          <w:rFonts w:ascii="Georgia" w:hAnsi="Georgia"/>
          <w:rPrChange w:id="1408" w:author="Jade Raposa" w:date="2024-10-15T02:18:00Z">
            <w:rPr>
              <w:del w:id="1409" w:author="Jade Raposa" w:date="2024-10-17T00:49:00Z"/>
            </w:rPr>
          </w:rPrChange>
        </w:rPr>
        <w:pPrChange w:id="1410" w:author="Jade Raposa" w:date="2024-10-17T00:53:00Z">
          <w:pPr>
            <w:ind w:left="720"/>
          </w:pPr>
        </w:pPrChange>
      </w:pPr>
    </w:p>
    <w:p w14:paraId="6EF84E5E" w14:textId="77777777" w:rsidR="005B336A" w:rsidRPr="005B336A" w:rsidRDefault="005B336A" w:rsidP="005B336A">
      <w:pPr>
        <w:ind w:left="2160"/>
        <w:rPr>
          <w:del w:id="1411" w:author="Jade Raposa" w:date="2024-10-17T00:54:00Z"/>
          <w:rFonts w:ascii="Georgia" w:hAnsi="Georgia"/>
          <w:rPrChange w:id="1412" w:author="Jade Raposa" w:date="2024-10-15T02:18:00Z">
            <w:rPr>
              <w:del w:id="1413" w:author="Jade Raposa" w:date="2024-10-17T00:54:00Z"/>
            </w:rPr>
          </w:rPrChange>
        </w:rPr>
        <w:sectPr w:rsidR="005B336A" w:rsidRPr="005B336A">
          <w:pgSz w:w="12240" w:h="15840"/>
          <w:pgMar w:top="1440" w:right="1440" w:bottom="450" w:left="1440" w:header="708" w:footer="708" w:gutter="0"/>
          <w:pgNumType w:start="1"/>
          <w:cols w:space="708"/>
          <w:titlePg/>
          <w:docGrid w:linePitch="360"/>
        </w:sectPr>
        <w:pPrChange w:id="1414" w:author="Jade Raposa" w:date="2024-10-17T00:53:00Z">
          <w:pPr>
            <w:pStyle w:val="ListParagraph"/>
            <w:numPr>
              <w:numId w:val="16"/>
            </w:numPr>
            <w:ind w:left="2160" w:hanging="360"/>
          </w:pPr>
        </w:pPrChange>
      </w:pPr>
    </w:p>
    <w:p w14:paraId="0CA73E05" w14:textId="77777777" w:rsidR="008F456D" w:rsidRPr="008F456D" w:rsidRDefault="002B278F">
      <w:pPr>
        <w:pStyle w:val="ListParagraph"/>
        <w:numPr>
          <w:ilvl w:val="0"/>
          <w:numId w:val="16"/>
        </w:numPr>
        <w:spacing w:line="360" w:lineRule="auto"/>
        <w:ind w:left="1620" w:hanging="450"/>
        <w:rPr>
          <w:rFonts w:ascii="Georgia" w:hAnsi="Georgia"/>
          <w:rPrChange w:id="1415" w:author="Jade Raposa" w:date="2024-10-15T02:18:00Z">
            <w:rPr/>
          </w:rPrChange>
        </w:rPr>
        <w:pPrChange w:id="1416" w:author="Jade Raposa" w:date="2024-10-15T02:46:00Z">
          <w:pPr>
            <w:pStyle w:val="ListParagraph"/>
            <w:numPr>
              <w:numId w:val="16"/>
            </w:numPr>
            <w:ind w:left="2160" w:hanging="360"/>
          </w:pPr>
        </w:pPrChange>
      </w:pPr>
      <w:r>
        <w:rPr>
          <w:rFonts w:ascii="Georgia" w:hAnsi="Georgia"/>
          <w:noProof/>
          <w:rPrChange w:id="1417" w:author="Jade Raposa" w:date="2024-10-15T02:18:00Z">
            <w:rPr>
              <w:noProof/>
            </w:rPr>
          </w:rPrChange>
        </w:rPr>
        <w:drawing>
          <wp:anchor distT="0" distB="0" distL="114300" distR="114300" simplePos="0" relativeHeight="251674624" behindDoc="0" locked="0" layoutInCell="1" allowOverlap="1" wp14:anchorId="06A9C2E8" wp14:editId="39A6EFCF">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anchor>
        </w:drawing>
      </w:r>
      <w:r>
        <w:rPr>
          <w:rFonts w:ascii="Georgia" w:hAnsi="Georgia"/>
          <w:rPrChange w:id="1418" w:author="Jade Raposa" w:date="2024-10-15T02:18:00Z">
            <w:rPr/>
          </w:rPrChange>
        </w:rPr>
        <w:t xml:space="preserve">You have now created an account. Enter your </w:t>
      </w:r>
      <w:r>
        <w:rPr>
          <w:rFonts w:ascii="Georgia" w:hAnsi="Georgia"/>
          <w:b/>
          <w:bCs/>
          <w:rPrChange w:id="1419" w:author="Jade Raposa" w:date="2024-10-15T02:18:00Z">
            <w:rPr>
              <w:b/>
              <w:bCs/>
            </w:rPr>
          </w:rPrChange>
        </w:rPr>
        <w:t>“EMAIL”</w:t>
      </w:r>
      <w:r>
        <w:rPr>
          <w:rFonts w:ascii="Georgia" w:hAnsi="Georgia"/>
          <w:rPrChange w:id="1420" w:author="Jade Raposa" w:date="2024-10-15T02:18:00Z">
            <w:rPr/>
          </w:rPrChange>
        </w:rPr>
        <w:t xml:space="preserve"> and </w:t>
      </w:r>
      <w:r>
        <w:rPr>
          <w:rFonts w:ascii="Georgia" w:hAnsi="Georgia"/>
          <w:b/>
          <w:bCs/>
          <w:rPrChange w:id="1421" w:author="Jade Raposa" w:date="2024-10-15T02:18:00Z">
            <w:rPr>
              <w:b/>
              <w:bCs/>
            </w:rPr>
          </w:rPrChange>
        </w:rPr>
        <w:t>“PASSWORD”</w:t>
      </w:r>
      <w:r>
        <w:rPr>
          <w:rFonts w:ascii="Georgia" w:hAnsi="Georgia"/>
          <w:rPrChange w:id="1422" w:author="Jade Raposa" w:date="2024-10-15T02:18:00Z">
            <w:rPr/>
          </w:rPrChange>
        </w:rPr>
        <w:t xml:space="preserve"> and press </w:t>
      </w:r>
      <w:r>
        <w:rPr>
          <w:rFonts w:ascii="Georgia" w:hAnsi="Georgia"/>
          <w:b/>
          <w:bCs/>
          <w:rPrChange w:id="1423" w:author="Jade Raposa" w:date="2024-10-15T02:18:00Z">
            <w:rPr>
              <w:b/>
              <w:bCs/>
            </w:rPr>
          </w:rPrChange>
        </w:rPr>
        <w:t xml:space="preserve">“SIGN IN” </w:t>
      </w:r>
      <w:r>
        <w:rPr>
          <w:rFonts w:ascii="Georgia" w:hAnsi="Georgia"/>
          <w:rPrChange w:id="1424" w:author="Jade Raposa" w:date="2024-10-15T02:18:00Z">
            <w:rPr/>
          </w:rPrChange>
        </w:rPr>
        <w:t>to log in.</w:t>
      </w:r>
    </w:p>
    <w:p w14:paraId="0702F088" w14:textId="77777777" w:rsidR="008F456D" w:rsidRPr="008F456D" w:rsidRDefault="008F456D">
      <w:pPr>
        <w:spacing w:line="360" w:lineRule="auto"/>
        <w:ind w:left="1620" w:hanging="450"/>
        <w:rPr>
          <w:rFonts w:ascii="Georgia" w:hAnsi="Georgia"/>
          <w:rPrChange w:id="1425" w:author="Jade Raposa" w:date="2024-10-15T02:18:00Z">
            <w:rPr/>
          </w:rPrChange>
        </w:rPr>
        <w:pPrChange w:id="1426" w:author="Jade Raposa" w:date="2024-10-15T02:46:00Z">
          <w:pPr>
            <w:ind w:left="720"/>
          </w:pPr>
        </w:pPrChange>
      </w:pPr>
    </w:p>
    <w:p w14:paraId="16D2330D" w14:textId="77777777" w:rsidR="008F456D" w:rsidRPr="008F456D" w:rsidRDefault="008F456D">
      <w:pPr>
        <w:spacing w:line="360" w:lineRule="auto"/>
        <w:ind w:left="1620" w:hanging="450"/>
        <w:rPr>
          <w:rFonts w:ascii="Georgia" w:hAnsi="Georgia"/>
          <w:rPrChange w:id="1427" w:author="Jade Raposa" w:date="2024-10-15T02:18:00Z">
            <w:rPr/>
          </w:rPrChange>
        </w:rPr>
        <w:pPrChange w:id="1428" w:author="Jade Raposa" w:date="2024-10-15T02:46:00Z">
          <w:pPr>
            <w:ind w:left="720"/>
          </w:pPr>
        </w:pPrChange>
      </w:pPr>
    </w:p>
    <w:p w14:paraId="18FD428E" w14:textId="77777777" w:rsidR="008F456D" w:rsidRPr="008F456D" w:rsidRDefault="008F456D">
      <w:pPr>
        <w:spacing w:line="360" w:lineRule="auto"/>
        <w:ind w:left="1620" w:hanging="450"/>
        <w:rPr>
          <w:rFonts w:ascii="Georgia" w:hAnsi="Georgia"/>
          <w:rPrChange w:id="1429" w:author="Jade Raposa" w:date="2024-10-15T02:18:00Z">
            <w:rPr/>
          </w:rPrChange>
        </w:rPr>
        <w:pPrChange w:id="1430" w:author="Jade Raposa" w:date="2024-10-15T02:46:00Z">
          <w:pPr>
            <w:ind w:left="720"/>
          </w:pPr>
        </w:pPrChange>
      </w:pPr>
    </w:p>
    <w:p w14:paraId="46EF0A57" w14:textId="77777777" w:rsidR="008F456D" w:rsidRPr="008F456D" w:rsidRDefault="008F456D">
      <w:pPr>
        <w:spacing w:line="360" w:lineRule="auto"/>
        <w:ind w:left="1620" w:hanging="450"/>
        <w:rPr>
          <w:rFonts w:ascii="Georgia" w:hAnsi="Georgia"/>
          <w:rPrChange w:id="1431" w:author="Jade Raposa" w:date="2024-10-15T02:18:00Z">
            <w:rPr/>
          </w:rPrChange>
        </w:rPr>
        <w:pPrChange w:id="1432" w:author="Jade Raposa" w:date="2024-10-15T02:46:00Z">
          <w:pPr>
            <w:ind w:left="720"/>
          </w:pPr>
        </w:pPrChange>
      </w:pPr>
    </w:p>
    <w:p w14:paraId="5B6C93C1" w14:textId="77777777" w:rsidR="008F456D" w:rsidRPr="008F456D" w:rsidRDefault="008F456D">
      <w:pPr>
        <w:spacing w:line="360" w:lineRule="auto"/>
        <w:ind w:left="1620" w:hanging="450"/>
        <w:rPr>
          <w:rFonts w:ascii="Georgia" w:hAnsi="Georgia"/>
          <w:rPrChange w:id="1433" w:author="Jade Raposa" w:date="2024-10-15T02:18:00Z">
            <w:rPr/>
          </w:rPrChange>
        </w:rPr>
        <w:pPrChange w:id="1434" w:author="Jade Raposa" w:date="2024-10-15T02:46:00Z">
          <w:pPr>
            <w:ind w:left="720"/>
          </w:pPr>
        </w:pPrChange>
      </w:pPr>
    </w:p>
    <w:p w14:paraId="6F6D3F62" w14:textId="77777777" w:rsidR="008F456D" w:rsidRPr="008F456D" w:rsidRDefault="008F456D">
      <w:pPr>
        <w:spacing w:line="360" w:lineRule="auto"/>
        <w:ind w:left="1620" w:hanging="450"/>
        <w:rPr>
          <w:rFonts w:ascii="Georgia" w:hAnsi="Georgia"/>
          <w:rPrChange w:id="1435" w:author="Jade Raposa" w:date="2024-10-15T02:18:00Z">
            <w:rPr/>
          </w:rPrChange>
        </w:rPr>
        <w:pPrChange w:id="1436" w:author="Jade Raposa" w:date="2024-10-15T02:46:00Z">
          <w:pPr>
            <w:ind w:left="720"/>
          </w:pPr>
        </w:pPrChange>
      </w:pPr>
    </w:p>
    <w:p w14:paraId="4D257E7F" w14:textId="77777777" w:rsidR="008F456D" w:rsidRPr="008F456D" w:rsidRDefault="008F456D">
      <w:pPr>
        <w:spacing w:line="360" w:lineRule="auto"/>
        <w:ind w:left="1620" w:hanging="450"/>
        <w:rPr>
          <w:del w:id="1437" w:author="Jade Raposa" w:date="2024-10-16T20:56:00Z"/>
          <w:rFonts w:ascii="Georgia" w:hAnsi="Georgia"/>
          <w:rPrChange w:id="1438" w:author="Jade Raposa" w:date="2024-10-15T02:18:00Z">
            <w:rPr>
              <w:del w:id="1439" w:author="Jade Raposa" w:date="2024-10-16T20:56:00Z"/>
            </w:rPr>
          </w:rPrChange>
        </w:rPr>
        <w:pPrChange w:id="1440" w:author="Jade Raposa" w:date="2024-10-15T02:46:00Z">
          <w:pPr>
            <w:ind w:left="720"/>
          </w:pPr>
        </w:pPrChange>
      </w:pPr>
    </w:p>
    <w:p w14:paraId="3272BD8E" w14:textId="77777777" w:rsidR="008F456D" w:rsidRPr="008F456D" w:rsidRDefault="008F456D">
      <w:pPr>
        <w:spacing w:line="360" w:lineRule="auto"/>
        <w:rPr>
          <w:rFonts w:ascii="Georgia" w:hAnsi="Georgia"/>
          <w:rPrChange w:id="1441" w:author="Jade Raposa" w:date="2024-10-15T02:18:00Z">
            <w:rPr/>
          </w:rPrChange>
        </w:rPr>
        <w:pPrChange w:id="1442" w:author="Jade Raposa" w:date="2024-10-16T20:56:00Z">
          <w:pPr>
            <w:ind w:left="720"/>
          </w:pPr>
        </w:pPrChange>
      </w:pPr>
    </w:p>
    <w:p w14:paraId="76DECE3E" w14:textId="77777777" w:rsidR="008F456D" w:rsidRPr="008F456D" w:rsidRDefault="002B278F">
      <w:pPr>
        <w:pStyle w:val="ListParagraph"/>
        <w:numPr>
          <w:ilvl w:val="0"/>
          <w:numId w:val="16"/>
        </w:numPr>
        <w:spacing w:line="360" w:lineRule="auto"/>
        <w:ind w:left="1620" w:hanging="450"/>
        <w:rPr>
          <w:rFonts w:ascii="Georgia" w:hAnsi="Georgia"/>
          <w:rPrChange w:id="1443" w:author="Jade Raposa" w:date="2024-10-15T02:18:00Z">
            <w:rPr/>
          </w:rPrChange>
        </w:rPr>
        <w:pPrChange w:id="1444" w:author="Jade Raposa" w:date="2024-10-15T02:46:00Z">
          <w:pPr>
            <w:pStyle w:val="ListParagraph"/>
            <w:numPr>
              <w:numId w:val="16"/>
            </w:numPr>
            <w:ind w:left="2160" w:hanging="360"/>
          </w:pPr>
        </w:pPrChange>
      </w:pPr>
      <w:r>
        <w:rPr>
          <w:rFonts w:ascii="Georgia" w:hAnsi="Georgia"/>
          <w:noProof/>
          <w:rPrChange w:id="1445" w:author="Jade Raposa" w:date="2024-10-15T02:18:00Z">
            <w:rPr>
              <w:noProof/>
            </w:rPr>
          </w:rPrChange>
        </w:rPr>
        <w:drawing>
          <wp:anchor distT="0" distB="0" distL="114300" distR="114300" simplePos="0" relativeHeight="251675648" behindDoc="0" locked="0" layoutInCell="1" allowOverlap="1" wp14:anchorId="544AB483" wp14:editId="50FBD709">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Pr>
          <w:rFonts w:ascii="Georgia" w:hAnsi="Georgia"/>
          <w:rPrChange w:id="1446" w:author="Jade Raposa" w:date="2024-10-15T02:18:00Z">
            <w:rPr/>
          </w:rPrChange>
        </w:rPr>
        <w:t>After logging in, click the 3 lines at the top left.</w:t>
      </w:r>
    </w:p>
    <w:p w14:paraId="5C9B22AC" w14:textId="77777777" w:rsidR="008F456D" w:rsidRPr="008F456D" w:rsidRDefault="002B278F">
      <w:pPr>
        <w:spacing w:line="360" w:lineRule="auto"/>
        <w:ind w:left="1620" w:hanging="450"/>
        <w:rPr>
          <w:rFonts w:ascii="Georgia" w:hAnsi="Georgia"/>
          <w:rPrChange w:id="1447" w:author="Jade Raposa" w:date="2024-10-15T02:18:00Z">
            <w:rPr/>
          </w:rPrChange>
        </w:rPr>
        <w:pPrChange w:id="1448" w:author="Jade Raposa" w:date="2024-10-15T02:46:00Z">
          <w:pPr>
            <w:ind w:left="720"/>
          </w:pPr>
        </w:pPrChange>
      </w:pPr>
      <w:r>
        <w:rPr>
          <w:rFonts w:ascii="Georgia" w:hAnsi="Georgia"/>
          <w:b/>
          <w:bCs/>
          <w:noProof/>
          <w:rPrChange w:id="1449" w:author="Jade Raposa" w:date="2024-10-15T02:18:00Z">
            <w:rPr>
              <w:b/>
              <w:bCs/>
              <w:noProof/>
            </w:rPr>
          </w:rPrChange>
        </w:rPr>
        <mc:AlternateContent>
          <mc:Choice Requires="wps">
            <w:drawing>
              <wp:anchor distT="0" distB="0" distL="114300" distR="114300" simplePos="0" relativeHeight="251697152" behindDoc="0" locked="0" layoutInCell="1" allowOverlap="1" wp14:anchorId="68755F1D" wp14:editId="79CEDC7C">
                <wp:simplePos x="0" y="0"/>
                <wp:positionH relativeFrom="column">
                  <wp:posOffset>1336675</wp:posOffset>
                </wp:positionH>
                <wp:positionV relativeFrom="paragraph">
                  <wp:posOffset>220980</wp:posOffset>
                </wp:positionV>
                <wp:extent cx="128905" cy="23304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2BD66CA" id="Arrow: Up 6" o:spid="_x0000_s1026" type="#_x0000_t68" style="position:absolute;margin-left:105.25pt;margin-top:17.4pt;width:10.15pt;height:18.35pt;rotation:-982214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" adj="5988" fillcolor="#c00000" strokecolor="#09101d [484]" strokeweight="1pt"/>
            </w:pict>
          </mc:Fallback>
        </mc:AlternateContent>
      </w:r>
    </w:p>
    <w:p w14:paraId="468E0DF4" w14:textId="77777777" w:rsidR="008F456D" w:rsidRPr="008F456D" w:rsidRDefault="008F456D">
      <w:pPr>
        <w:spacing w:line="360" w:lineRule="auto"/>
        <w:ind w:left="1620" w:hanging="450"/>
        <w:rPr>
          <w:rFonts w:ascii="Georgia" w:hAnsi="Georgia"/>
          <w:rPrChange w:id="1450" w:author="Jade Raposa" w:date="2024-10-15T02:18:00Z">
            <w:rPr/>
          </w:rPrChange>
        </w:rPr>
        <w:pPrChange w:id="1451" w:author="Jade Raposa" w:date="2024-10-15T02:46:00Z">
          <w:pPr>
            <w:ind w:left="720"/>
          </w:pPr>
        </w:pPrChange>
      </w:pPr>
    </w:p>
    <w:p w14:paraId="52BA31F1" w14:textId="77777777" w:rsidR="008F456D" w:rsidRPr="008F456D" w:rsidRDefault="008F456D">
      <w:pPr>
        <w:spacing w:line="360" w:lineRule="auto"/>
        <w:ind w:left="1620" w:hanging="450"/>
        <w:rPr>
          <w:rFonts w:ascii="Georgia" w:hAnsi="Georgia"/>
          <w:rPrChange w:id="1452" w:author="Jade Raposa" w:date="2024-10-15T02:18:00Z">
            <w:rPr/>
          </w:rPrChange>
        </w:rPr>
        <w:pPrChange w:id="1453" w:author="Jade Raposa" w:date="2024-10-15T02:46:00Z">
          <w:pPr>
            <w:ind w:left="720"/>
          </w:pPr>
        </w:pPrChange>
      </w:pPr>
    </w:p>
    <w:p w14:paraId="4C1ABE65" w14:textId="77777777" w:rsidR="008F456D" w:rsidRPr="008F456D" w:rsidRDefault="008F456D">
      <w:pPr>
        <w:spacing w:line="360" w:lineRule="auto"/>
        <w:ind w:left="1620" w:hanging="450"/>
        <w:rPr>
          <w:rFonts w:ascii="Georgia" w:hAnsi="Georgia"/>
          <w:rPrChange w:id="1454" w:author="Jade Raposa" w:date="2024-10-15T02:18:00Z">
            <w:rPr/>
          </w:rPrChange>
        </w:rPr>
        <w:pPrChange w:id="1455" w:author="Jade Raposa" w:date="2024-10-15T02:46:00Z">
          <w:pPr>
            <w:ind w:left="720"/>
          </w:pPr>
        </w:pPrChange>
      </w:pPr>
    </w:p>
    <w:p w14:paraId="39070C59" w14:textId="77777777" w:rsidR="008F456D" w:rsidRPr="008F456D" w:rsidRDefault="008F456D">
      <w:pPr>
        <w:spacing w:line="360" w:lineRule="auto"/>
        <w:ind w:left="1620" w:hanging="450"/>
        <w:rPr>
          <w:rFonts w:ascii="Georgia" w:hAnsi="Georgia"/>
          <w:rPrChange w:id="1456" w:author="Jade Raposa" w:date="2024-10-15T02:18:00Z">
            <w:rPr/>
          </w:rPrChange>
        </w:rPr>
        <w:pPrChange w:id="1457" w:author="Jade Raposa" w:date="2024-10-15T02:46:00Z">
          <w:pPr>
            <w:ind w:left="720"/>
          </w:pPr>
        </w:pPrChange>
      </w:pPr>
    </w:p>
    <w:p w14:paraId="5E717C23" w14:textId="77777777" w:rsidR="008F456D" w:rsidRPr="008F456D" w:rsidRDefault="008F456D">
      <w:pPr>
        <w:spacing w:line="360" w:lineRule="auto"/>
        <w:ind w:left="1620" w:hanging="450"/>
        <w:rPr>
          <w:rFonts w:ascii="Georgia" w:hAnsi="Georgia"/>
          <w:rPrChange w:id="1458" w:author="Jade Raposa" w:date="2024-10-15T02:18:00Z">
            <w:rPr/>
          </w:rPrChange>
        </w:rPr>
        <w:pPrChange w:id="1459" w:author="Jade Raposa" w:date="2024-10-15T02:46:00Z">
          <w:pPr>
            <w:ind w:left="720"/>
          </w:pPr>
        </w:pPrChange>
      </w:pPr>
    </w:p>
    <w:p w14:paraId="42B42155" w14:textId="77777777" w:rsidR="008F456D" w:rsidRPr="008F456D" w:rsidRDefault="008F456D">
      <w:pPr>
        <w:spacing w:line="360" w:lineRule="auto"/>
        <w:ind w:left="1620" w:hanging="450"/>
        <w:rPr>
          <w:del w:id="1460" w:author="Jade Raposa" w:date="2024-10-16T20:56:00Z"/>
          <w:rFonts w:ascii="Georgia" w:hAnsi="Georgia"/>
          <w:rPrChange w:id="1461" w:author="Jade Raposa" w:date="2024-10-15T02:18:00Z">
            <w:rPr>
              <w:del w:id="1462" w:author="Jade Raposa" w:date="2024-10-16T20:56:00Z"/>
            </w:rPr>
          </w:rPrChange>
        </w:rPr>
        <w:pPrChange w:id="1463" w:author="Jade Raposa" w:date="2024-10-15T02:46:00Z">
          <w:pPr>
            <w:ind w:left="720"/>
          </w:pPr>
        </w:pPrChange>
      </w:pPr>
    </w:p>
    <w:p w14:paraId="136F92D2" w14:textId="77777777" w:rsidR="008F456D" w:rsidRPr="008F456D" w:rsidRDefault="008F456D">
      <w:pPr>
        <w:spacing w:line="360" w:lineRule="auto"/>
        <w:ind w:left="1620" w:hanging="450"/>
        <w:rPr>
          <w:del w:id="1464" w:author="Jade Raposa" w:date="2024-10-16T20:56:00Z"/>
          <w:rFonts w:ascii="Georgia" w:hAnsi="Georgia"/>
          <w:rPrChange w:id="1465" w:author="Jade Raposa" w:date="2024-10-15T02:18:00Z">
            <w:rPr>
              <w:del w:id="1466" w:author="Jade Raposa" w:date="2024-10-16T20:56:00Z"/>
            </w:rPr>
          </w:rPrChange>
        </w:rPr>
        <w:pPrChange w:id="1467" w:author="Jade Raposa" w:date="2024-10-15T02:46:00Z">
          <w:pPr>
            <w:ind w:left="720"/>
          </w:pPr>
        </w:pPrChange>
      </w:pPr>
    </w:p>
    <w:p w14:paraId="3A604D11" w14:textId="77777777" w:rsidR="008F456D" w:rsidRPr="008F456D" w:rsidRDefault="008F456D">
      <w:pPr>
        <w:spacing w:line="360" w:lineRule="auto"/>
        <w:ind w:left="1620"/>
        <w:rPr>
          <w:ins w:id="1468" w:author="Jade Raposa" w:date="2024-10-15T02:21:00Z"/>
          <w:rFonts w:ascii="Georgia" w:hAnsi="Georgia"/>
          <w:rPrChange w:id="1469" w:author="Jade Raposa" w:date="2024-10-16T20:56:00Z">
            <w:rPr>
              <w:ins w:id="1470" w:author="Jade Raposa" w:date="2024-10-15T02:21:00Z"/>
            </w:rPr>
          </w:rPrChange>
        </w:rPr>
        <w:pPrChange w:id="1471" w:author="Jade Raposa" w:date="2024-10-16T20:56:00Z">
          <w:pPr>
            <w:pStyle w:val="ListParagraph"/>
            <w:ind w:left="1620" w:hanging="450"/>
          </w:pPr>
        </w:pPrChange>
      </w:pPr>
    </w:p>
    <w:p w14:paraId="4438D600" w14:textId="77777777" w:rsidR="008F456D" w:rsidRPr="008F456D" w:rsidRDefault="008F456D">
      <w:pPr>
        <w:pStyle w:val="ListParagraph"/>
        <w:spacing w:line="360" w:lineRule="auto"/>
        <w:ind w:left="1620" w:hanging="450"/>
        <w:rPr>
          <w:rFonts w:ascii="Georgia" w:hAnsi="Georgia"/>
          <w:rPrChange w:id="1472" w:author="Jade Raposa" w:date="2024-10-15T02:18:00Z">
            <w:rPr/>
          </w:rPrChange>
        </w:rPr>
        <w:pPrChange w:id="1473" w:author="Jade Raposa" w:date="2024-10-15T02:46:00Z">
          <w:pPr>
            <w:pStyle w:val="ListParagraph"/>
            <w:ind w:left="1800"/>
          </w:pPr>
        </w:pPrChange>
      </w:pPr>
    </w:p>
    <w:p w14:paraId="3BF51A9D" w14:textId="77777777" w:rsidR="008F456D" w:rsidRDefault="008F456D">
      <w:pPr>
        <w:pStyle w:val="ListParagraph"/>
        <w:numPr>
          <w:ilvl w:val="0"/>
          <w:numId w:val="16"/>
        </w:numPr>
        <w:spacing w:line="360" w:lineRule="auto"/>
        <w:ind w:left="1620" w:hanging="450"/>
        <w:rPr>
          <w:ins w:id="1474" w:author="Jade Raposa" w:date="2024-10-17T00:55:00Z"/>
          <w:rFonts w:ascii="Georgia" w:hAnsi="Georgia"/>
        </w:rPr>
        <w:sectPr w:rsidR="008F456D">
          <w:headerReference w:type="default" r:id="rId122"/>
          <w:headerReference w:type="first" r:id="rId123"/>
          <w:pgSz w:w="12240" w:h="15840"/>
          <w:pgMar w:top="1440" w:right="1440" w:bottom="1440" w:left="1440" w:header="708" w:footer="708" w:gutter="0"/>
          <w:pgNumType w:start="1"/>
          <w:cols w:space="708"/>
          <w:titlePg/>
          <w:docGrid w:linePitch="360"/>
        </w:sectPr>
      </w:pPr>
    </w:p>
    <w:p w14:paraId="1B7969A8" w14:textId="77777777" w:rsidR="008F456D" w:rsidRPr="008F456D" w:rsidRDefault="002B278F">
      <w:pPr>
        <w:pStyle w:val="ListParagraph"/>
        <w:numPr>
          <w:ilvl w:val="0"/>
          <w:numId w:val="16"/>
        </w:numPr>
        <w:spacing w:line="360" w:lineRule="auto"/>
        <w:ind w:left="1620" w:hanging="450"/>
        <w:rPr>
          <w:rFonts w:ascii="Georgia" w:hAnsi="Georgia"/>
          <w:b/>
          <w:bCs/>
          <w:rPrChange w:id="1485" w:author="Jade Raposa" w:date="2024-10-15T02:18:00Z">
            <w:rPr>
              <w:b/>
              <w:bCs/>
            </w:rPr>
          </w:rPrChange>
        </w:rPr>
        <w:pPrChange w:id="1486" w:author="Jade Raposa" w:date="2024-10-15T02:46:00Z">
          <w:pPr>
            <w:pStyle w:val="ListParagraph"/>
            <w:numPr>
              <w:numId w:val="16"/>
            </w:numPr>
            <w:ind w:left="2160" w:hanging="360"/>
          </w:pPr>
        </w:pPrChange>
      </w:pPr>
      <w:r>
        <w:rPr>
          <w:rFonts w:ascii="Georgia" w:hAnsi="Georgia"/>
          <w:rPrChange w:id="1487" w:author="Jade Raposa" w:date="2024-10-15T02:18:00Z">
            <w:rPr/>
          </w:rPrChange>
        </w:rPr>
        <w:lastRenderedPageBreak/>
        <w:t xml:space="preserve">You will see options: </w:t>
      </w:r>
      <w:r>
        <w:rPr>
          <w:rFonts w:ascii="Georgia" w:hAnsi="Georgia"/>
          <w:b/>
          <w:bCs/>
          <w:rPrChange w:id="1488" w:author="Jade Raposa" w:date="2024-10-15T02:18:00Z">
            <w:rPr>
              <w:b/>
              <w:bCs/>
            </w:rPr>
          </w:rPrChange>
        </w:rPr>
        <w:t>“HOME”, “INBOX”, “SET PROFILE PIC”, “CHANGE PASSWORD”, “BROWSE SUBJECTS”, “SUBJECT ENROLLED”,</w:t>
      </w:r>
      <w:r>
        <w:rPr>
          <w:rFonts w:ascii="Georgia" w:hAnsi="Georgia"/>
          <w:rPrChange w:id="1489" w:author="Jade Raposa" w:date="2024-10-15T02:18:00Z">
            <w:rPr/>
          </w:rPrChange>
        </w:rPr>
        <w:t xml:space="preserve"> and </w:t>
      </w:r>
      <w:r>
        <w:rPr>
          <w:rFonts w:ascii="Georgia" w:hAnsi="Georgia"/>
          <w:b/>
          <w:bCs/>
          <w:rPrChange w:id="1490" w:author="Jade Raposa" w:date="2024-10-15T02:18:00Z">
            <w:rPr>
              <w:b/>
              <w:bCs/>
            </w:rPr>
          </w:rPrChange>
        </w:rPr>
        <w:t>“LOG OUT.”</w:t>
      </w:r>
    </w:p>
    <w:p w14:paraId="1BD71BC3" w14:textId="77777777" w:rsidR="008F456D" w:rsidRPr="008F456D" w:rsidRDefault="002B278F">
      <w:pPr>
        <w:spacing w:line="360" w:lineRule="auto"/>
        <w:ind w:left="1620" w:hanging="450"/>
        <w:rPr>
          <w:rFonts w:ascii="Georgia" w:hAnsi="Georgia"/>
          <w:rPrChange w:id="1491" w:author="Jade Raposa" w:date="2024-10-15T02:18:00Z">
            <w:rPr/>
          </w:rPrChange>
        </w:rPr>
        <w:pPrChange w:id="1492" w:author="Jade Raposa" w:date="2024-10-15T02:46:00Z">
          <w:pPr>
            <w:ind w:left="720"/>
          </w:pPr>
        </w:pPrChange>
      </w:pPr>
      <w:r>
        <w:rPr>
          <w:rFonts w:ascii="Georgia" w:hAnsi="Georgia"/>
          <w:noProof/>
          <w:rPrChange w:id="1493" w:author="Jade Raposa" w:date="2024-10-15T02:18:00Z">
            <w:rPr>
              <w:noProof/>
            </w:rPr>
          </w:rPrChange>
        </w:rPr>
        <w:drawing>
          <wp:anchor distT="0" distB="0" distL="114300" distR="114300" simplePos="0" relativeHeight="251676672" behindDoc="0" locked="0" layoutInCell="1" allowOverlap="1" wp14:anchorId="0FED720B" wp14:editId="233CC02D">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anchor>
        </w:drawing>
      </w:r>
    </w:p>
    <w:p w14:paraId="2650D77E" w14:textId="77777777" w:rsidR="008F456D" w:rsidRPr="008F456D" w:rsidRDefault="008F456D">
      <w:pPr>
        <w:spacing w:line="360" w:lineRule="auto"/>
        <w:ind w:left="1620" w:hanging="450"/>
        <w:rPr>
          <w:rFonts w:ascii="Georgia" w:hAnsi="Georgia"/>
          <w:rPrChange w:id="1494" w:author="Jade Raposa" w:date="2024-10-15T02:18:00Z">
            <w:rPr/>
          </w:rPrChange>
        </w:rPr>
        <w:pPrChange w:id="1495" w:author="Jade Raposa" w:date="2024-10-15T02:46:00Z">
          <w:pPr>
            <w:ind w:left="720"/>
          </w:pPr>
        </w:pPrChange>
      </w:pPr>
    </w:p>
    <w:p w14:paraId="0667B37A" w14:textId="77777777" w:rsidR="008F456D" w:rsidRPr="008F456D" w:rsidRDefault="008F456D">
      <w:pPr>
        <w:spacing w:line="360" w:lineRule="auto"/>
        <w:ind w:left="1620" w:hanging="450"/>
        <w:rPr>
          <w:rFonts w:ascii="Georgia" w:hAnsi="Georgia"/>
          <w:rPrChange w:id="1496" w:author="Jade Raposa" w:date="2024-10-15T02:18:00Z">
            <w:rPr/>
          </w:rPrChange>
        </w:rPr>
        <w:pPrChange w:id="1497" w:author="Jade Raposa" w:date="2024-10-15T02:46:00Z">
          <w:pPr>
            <w:ind w:left="720"/>
          </w:pPr>
        </w:pPrChange>
      </w:pPr>
    </w:p>
    <w:p w14:paraId="535CF35C" w14:textId="77777777" w:rsidR="008F456D" w:rsidRPr="008F456D" w:rsidRDefault="008F456D">
      <w:pPr>
        <w:spacing w:line="360" w:lineRule="auto"/>
        <w:ind w:left="1620" w:hanging="450"/>
        <w:rPr>
          <w:rFonts w:ascii="Georgia" w:hAnsi="Georgia"/>
          <w:rPrChange w:id="1498" w:author="Jade Raposa" w:date="2024-10-15T02:18:00Z">
            <w:rPr/>
          </w:rPrChange>
        </w:rPr>
        <w:pPrChange w:id="1499" w:author="Jade Raposa" w:date="2024-10-15T02:46:00Z">
          <w:pPr>
            <w:ind w:left="720"/>
          </w:pPr>
        </w:pPrChange>
      </w:pPr>
    </w:p>
    <w:p w14:paraId="2FF0F86C" w14:textId="77777777" w:rsidR="008F456D" w:rsidRPr="008F456D" w:rsidRDefault="008F456D">
      <w:pPr>
        <w:spacing w:line="360" w:lineRule="auto"/>
        <w:ind w:left="1620" w:hanging="450"/>
        <w:rPr>
          <w:rFonts w:ascii="Georgia" w:hAnsi="Georgia"/>
          <w:rPrChange w:id="1500" w:author="Jade Raposa" w:date="2024-10-15T02:18:00Z">
            <w:rPr/>
          </w:rPrChange>
        </w:rPr>
        <w:pPrChange w:id="1501" w:author="Jade Raposa" w:date="2024-10-15T02:46:00Z">
          <w:pPr>
            <w:ind w:left="720"/>
          </w:pPr>
        </w:pPrChange>
      </w:pPr>
    </w:p>
    <w:p w14:paraId="4A772592" w14:textId="77777777" w:rsidR="008F456D" w:rsidRPr="008F456D" w:rsidRDefault="008F456D">
      <w:pPr>
        <w:spacing w:line="360" w:lineRule="auto"/>
        <w:ind w:left="1620" w:hanging="450"/>
        <w:rPr>
          <w:rFonts w:ascii="Georgia" w:hAnsi="Georgia"/>
          <w:rPrChange w:id="1502" w:author="Jade Raposa" w:date="2024-10-15T02:18:00Z">
            <w:rPr/>
          </w:rPrChange>
        </w:rPr>
        <w:pPrChange w:id="1503" w:author="Jade Raposa" w:date="2024-10-15T02:46:00Z">
          <w:pPr>
            <w:ind w:left="720"/>
          </w:pPr>
        </w:pPrChange>
      </w:pPr>
    </w:p>
    <w:p w14:paraId="57E91FD0" w14:textId="77777777" w:rsidR="008F456D" w:rsidRPr="008F456D" w:rsidRDefault="008F456D">
      <w:pPr>
        <w:spacing w:line="360" w:lineRule="auto"/>
        <w:ind w:left="1620" w:hanging="450"/>
        <w:rPr>
          <w:rFonts w:ascii="Georgia" w:hAnsi="Georgia"/>
          <w:rPrChange w:id="1504" w:author="Jade Raposa" w:date="2024-10-15T02:18:00Z">
            <w:rPr/>
          </w:rPrChange>
        </w:rPr>
        <w:pPrChange w:id="1505" w:author="Jade Raposa" w:date="2024-10-15T02:46:00Z">
          <w:pPr>
            <w:ind w:left="720"/>
          </w:pPr>
        </w:pPrChange>
      </w:pPr>
    </w:p>
    <w:p w14:paraId="2CB0F273" w14:textId="77777777" w:rsidR="005B336A" w:rsidRPr="005B336A" w:rsidRDefault="005B336A" w:rsidP="005B336A">
      <w:pPr>
        <w:spacing w:line="360" w:lineRule="auto"/>
        <w:ind w:left="2160"/>
        <w:rPr>
          <w:del w:id="1506" w:author="Jade Raposa" w:date="2024-10-16T20:57:00Z"/>
          <w:rFonts w:ascii="Georgia" w:hAnsi="Georgia"/>
          <w:rPrChange w:id="1507" w:author="Jade Raposa" w:date="2024-10-15T02:22:00Z">
            <w:rPr>
              <w:del w:id="1508" w:author="Jade Raposa" w:date="2024-10-16T20:57:00Z"/>
            </w:rPr>
          </w:rPrChange>
        </w:rPr>
        <w:sectPr w:rsidR="005B336A" w:rsidRPr="005B336A">
          <w:pgSz w:w="12240" w:h="15840"/>
          <w:pgMar w:top="1710" w:right="1440" w:bottom="1440" w:left="1440" w:header="708" w:footer="708" w:gutter="0"/>
          <w:pgNumType w:start="1"/>
          <w:cols w:space="708"/>
          <w:titlePg/>
          <w:docGrid w:linePitch="360"/>
        </w:sectPr>
        <w:pPrChange w:id="1509" w:author="Jade Raposa" w:date="2024-10-15T02:46:00Z">
          <w:pPr>
            <w:pStyle w:val="ListParagraph"/>
            <w:numPr>
              <w:numId w:val="16"/>
            </w:numPr>
            <w:ind w:left="2160" w:hanging="360"/>
          </w:pPr>
        </w:pPrChange>
      </w:pPr>
    </w:p>
    <w:p w14:paraId="60684FF3" w14:textId="77777777" w:rsidR="008F456D" w:rsidRDefault="008F456D">
      <w:pPr>
        <w:pStyle w:val="ListParagraph"/>
        <w:spacing w:line="360" w:lineRule="auto"/>
        <w:ind w:left="1620"/>
        <w:rPr>
          <w:ins w:id="1510" w:author="Jade Raposa" w:date="2024-10-15T02:22:00Z"/>
          <w:rFonts w:ascii="Georgia" w:hAnsi="Georgia"/>
        </w:rPr>
        <w:pPrChange w:id="1511" w:author="Jade Raposa" w:date="2024-10-15T02:46:00Z">
          <w:pPr>
            <w:pStyle w:val="ListParagraph"/>
            <w:numPr>
              <w:numId w:val="16"/>
            </w:numPr>
            <w:ind w:left="1620" w:hanging="450"/>
          </w:pPr>
        </w:pPrChange>
      </w:pPr>
    </w:p>
    <w:p w14:paraId="25765D3C" w14:textId="77777777" w:rsidR="008F456D" w:rsidRPr="008F456D" w:rsidRDefault="002B278F">
      <w:pPr>
        <w:pStyle w:val="ListParagraph"/>
        <w:numPr>
          <w:ilvl w:val="0"/>
          <w:numId w:val="16"/>
        </w:numPr>
        <w:spacing w:line="360" w:lineRule="auto"/>
        <w:ind w:left="1620" w:hanging="450"/>
        <w:rPr>
          <w:rFonts w:ascii="Georgia" w:hAnsi="Georgia"/>
          <w:rPrChange w:id="1512" w:author="Jade Raposa" w:date="2024-10-15T02:18:00Z">
            <w:rPr/>
          </w:rPrChange>
        </w:rPr>
        <w:pPrChange w:id="1513" w:author="Jade Raposa" w:date="2024-10-15T02:46:00Z">
          <w:pPr>
            <w:pStyle w:val="ListParagraph"/>
            <w:numPr>
              <w:numId w:val="16"/>
            </w:numPr>
            <w:ind w:left="2160" w:hanging="360"/>
          </w:pPr>
        </w:pPrChange>
      </w:pPr>
      <w:r>
        <w:rPr>
          <w:rFonts w:ascii="Georgia" w:hAnsi="Georgia"/>
          <w:rPrChange w:id="1514" w:author="Jade Raposa" w:date="2024-10-15T02:18:00Z">
            <w:rPr/>
          </w:rPrChange>
        </w:rPr>
        <w:t xml:space="preserve">Since you are a mentee, click </w:t>
      </w:r>
      <w:r>
        <w:rPr>
          <w:rFonts w:ascii="Georgia" w:hAnsi="Georgia"/>
          <w:b/>
          <w:bCs/>
          <w:rPrChange w:id="1515" w:author="Jade Raposa" w:date="2024-10-15T02:18:00Z">
            <w:rPr>
              <w:b/>
              <w:bCs/>
            </w:rPr>
          </w:rPrChange>
        </w:rPr>
        <w:t>“BROWSE SUBJECTS”</w:t>
      </w:r>
      <w:r>
        <w:rPr>
          <w:rFonts w:ascii="Georgia" w:hAnsi="Georgia"/>
          <w:rPrChange w:id="1516" w:author="Jade Raposa" w:date="2024-10-15T02:18:00Z">
            <w:rPr/>
          </w:rPrChange>
        </w:rPr>
        <w:t xml:space="preserve"> to enroll in the subject you need. Before enrolling, you need to wait for confirmation from the professor. They will decide if you can enroll in their subject. You can check </w:t>
      </w:r>
      <w:r>
        <w:rPr>
          <w:rFonts w:ascii="Georgia" w:hAnsi="Georgia"/>
          <w:b/>
          <w:bCs/>
          <w:rPrChange w:id="1517" w:author="Jade Raposa" w:date="2024-10-15T02:18:00Z">
            <w:rPr>
              <w:b/>
              <w:bCs/>
            </w:rPr>
          </w:rPrChange>
        </w:rPr>
        <w:t>“SUBJECT ENROLLED”</w:t>
      </w:r>
      <w:r>
        <w:rPr>
          <w:rFonts w:ascii="Georgia" w:hAnsi="Georgia"/>
          <w:rPrChange w:id="1518" w:author="Jade Raposa" w:date="2024-10-15T02:18:00Z">
            <w:rPr/>
          </w:rPrChange>
        </w:rPr>
        <w:t xml:space="preserve"> to see if you’ve been enrolled or declined.</w:t>
      </w:r>
    </w:p>
    <w:p w14:paraId="48E38523" w14:textId="77777777" w:rsidR="008F456D" w:rsidRPr="008F456D" w:rsidRDefault="002B278F">
      <w:pPr>
        <w:spacing w:line="360" w:lineRule="auto"/>
        <w:ind w:left="1620" w:hanging="450"/>
        <w:rPr>
          <w:rFonts w:ascii="Georgia" w:hAnsi="Georgia"/>
          <w:rPrChange w:id="1519" w:author="Jade Raposa" w:date="2024-10-15T02:18:00Z">
            <w:rPr/>
          </w:rPrChange>
        </w:rPr>
        <w:pPrChange w:id="1520" w:author="Jade Raposa" w:date="2024-10-15T02:46:00Z">
          <w:pPr>
            <w:ind w:left="720"/>
          </w:pPr>
        </w:pPrChange>
      </w:pPr>
      <w:r>
        <w:rPr>
          <w:rFonts w:ascii="Georgia" w:hAnsi="Georgia"/>
          <w:noProof/>
          <w:rPrChange w:id="1521" w:author="Jade Raposa" w:date="2024-10-15T02:18:00Z">
            <w:rPr>
              <w:noProof/>
            </w:rPr>
          </w:rPrChange>
        </w:rPr>
        <w:drawing>
          <wp:anchor distT="0" distB="0" distL="114300" distR="114300" simplePos="0" relativeHeight="251677696" behindDoc="0" locked="0" layoutInCell="1" allowOverlap="1" wp14:anchorId="6CA55051" wp14:editId="1D0728B1">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anchor>
        </w:drawing>
      </w:r>
      <w:r>
        <w:rPr>
          <w:rFonts w:ascii="Georgia" w:hAnsi="Georgia"/>
          <w:noProof/>
          <w:rPrChange w:id="1522" w:author="Jade Raposa" w:date="2024-10-15T02:18:00Z">
            <w:rPr>
              <w:noProof/>
            </w:rPr>
          </w:rPrChange>
        </w:rPr>
        <w:drawing>
          <wp:anchor distT="0" distB="0" distL="114300" distR="114300" simplePos="0" relativeHeight="251678720" behindDoc="0" locked="0" layoutInCell="1" allowOverlap="1" wp14:anchorId="36B0CC1E" wp14:editId="37936F1E">
            <wp:simplePos x="0" y="0"/>
            <wp:positionH relativeFrom="column">
              <wp:posOffset>1793875</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anchor>
        </w:drawing>
      </w:r>
    </w:p>
    <w:p w14:paraId="5B776E59" w14:textId="77777777" w:rsidR="008F456D" w:rsidRDefault="008F456D">
      <w:pPr>
        <w:spacing w:line="360" w:lineRule="auto"/>
        <w:ind w:left="1620" w:hanging="450"/>
        <w:rPr>
          <w:del w:id="1523" w:author="Jade Raposa" w:date="2024-10-15T02:22:00Z"/>
          <w:rFonts w:ascii="Georgia" w:hAnsi="Georgia"/>
        </w:rPr>
      </w:pPr>
    </w:p>
    <w:p w14:paraId="5A35AA86" w14:textId="77777777" w:rsidR="008F456D" w:rsidRDefault="008F456D">
      <w:pPr>
        <w:spacing w:line="360" w:lineRule="auto"/>
        <w:ind w:left="1620" w:hanging="450"/>
        <w:rPr>
          <w:ins w:id="1524" w:author="Jade Raposa" w:date="2024-10-17T00:55:00Z"/>
          <w:rFonts w:ascii="Georgia" w:hAnsi="Georgia"/>
        </w:rPr>
      </w:pPr>
    </w:p>
    <w:p w14:paraId="3D42619D" w14:textId="77777777" w:rsidR="008F456D" w:rsidRDefault="008F456D">
      <w:pPr>
        <w:spacing w:line="360" w:lineRule="auto"/>
        <w:ind w:left="1620" w:hanging="450"/>
        <w:rPr>
          <w:ins w:id="1525" w:author="Jade Raposa" w:date="2024-10-17T00:55:00Z"/>
          <w:rFonts w:ascii="Georgia" w:hAnsi="Georgia"/>
        </w:rPr>
        <w:sectPr w:rsidR="008F456D">
          <w:headerReference w:type="default" r:id="rId127"/>
          <w:headerReference w:type="first" r:id="rId128"/>
          <w:pgSz w:w="12240" w:h="15840"/>
          <w:pgMar w:top="1710" w:right="1440" w:bottom="1440" w:left="1440" w:header="708" w:footer="708" w:gutter="0"/>
          <w:pgNumType w:start="1"/>
          <w:cols w:space="708"/>
          <w:titlePg/>
          <w:docGrid w:linePitch="360"/>
        </w:sectPr>
      </w:pPr>
    </w:p>
    <w:p w14:paraId="0FD135FC" w14:textId="77777777" w:rsidR="008F456D" w:rsidRPr="008F456D" w:rsidRDefault="008F456D">
      <w:pPr>
        <w:spacing w:line="360" w:lineRule="auto"/>
        <w:rPr>
          <w:del w:id="1536" w:author="Jade Raposa" w:date="2024-10-15T02:22:00Z"/>
          <w:rFonts w:ascii="Georgia" w:hAnsi="Georgia"/>
          <w:rPrChange w:id="1537" w:author="Jade Raposa" w:date="2024-10-15T02:18:00Z">
            <w:rPr>
              <w:del w:id="1538" w:author="Jade Raposa" w:date="2024-10-15T02:22:00Z"/>
            </w:rPr>
          </w:rPrChange>
        </w:rPr>
        <w:pPrChange w:id="1539" w:author="Jade Raposa" w:date="2024-10-17T00:55:00Z">
          <w:pPr>
            <w:ind w:left="720"/>
          </w:pPr>
        </w:pPrChange>
      </w:pPr>
    </w:p>
    <w:p w14:paraId="6810BC5E" w14:textId="77777777" w:rsidR="008F456D" w:rsidRPr="008F456D" w:rsidRDefault="008F456D">
      <w:pPr>
        <w:spacing w:line="360" w:lineRule="auto"/>
        <w:rPr>
          <w:del w:id="1540" w:author="Jade Raposa" w:date="2024-10-15T02:22:00Z"/>
          <w:rFonts w:ascii="Georgia" w:hAnsi="Georgia"/>
          <w:rPrChange w:id="1541" w:author="Jade Raposa" w:date="2024-10-15T02:18:00Z">
            <w:rPr>
              <w:del w:id="1542" w:author="Jade Raposa" w:date="2024-10-15T02:22:00Z"/>
            </w:rPr>
          </w:rPrChange>
        </w:rPr>
        <w:pPrChange w:id="1543" w:author="Jade Raposa" w:date="2024-10-17T00:55:00Z">
          <w:pPr>
            <w:ind w:left="720"/>
          </w:pPr>
        </w:pPrChange>
      </w:pPr>
    </w:p>
    <w:p w14:paraId="65174859" w14:textId="77777777" w:rsidR="008F456D" w:rsidRPr="008F456D" w:rsidRDefault="008F456D">
      <w:pPr>
        <w:spacing w:line="360" w:lineRule="auto"/>
        <w:rPr>
          <w:del w:id="1544" w:author="Jade Raposa" w:date="2024-10-15T02:22:00Z"/>
          <w:rFonts w:ascii="Georgia" w:hAnsi="Georgia"/>
          <w:rPrChange w:id="1545" w:author="Jade Raposa" w:date="2024-10-15T02:18:00Z">
            <w:rPr>
              <w:del w:id="1546" w:author="Jade Raposa" w:date="2024-10-15T02:22:00Z"/>
            </w:rPr>
          </w:rPrChange>
        </w:rPr>
        <w:pPrChange w:id="1547" w:author="Jade Raposa" w:date="2024-10-17T00:55:00Z">
          <w:pPr>
            <w:ind w:left="720"/>
          </w:pPr>
        </w:pPrChange>
      </w:pPr>
    </w:p>
    <w:p w14:paraId="493F753E" w14:textId="77777777" w:rsidR="008F456D" w:rsidRPr="008F456D" w:rsidRDefault="008F456D">
      <w:pPr>
        <w:spacing w:line="360" w:lineRule="auto"/>
        <w:rPr>
          <w:del w:id="1548" w:author="Jade Raposa" w:date="2024-10-15T02:46:00Z"/>
          <w:rFonts w:ascii="Georgia" w:hAnsi="Georgia"/>
          <w:rPrChange w:id="1549" w:author="Jade Raposa" w:date="2024-10-15T02:18:00Z">
            <w:rPr>
              <w:del w:id="1550" w:author="Jade Raposa" w:date="2024-10-15T02:46:00Z"/>
            </w:rPr>
          </w:rPrChange>
        </w:rPr>
        <w:pPrChange w:id="1551" w:author="Jade Raposa" w:date="2024-10-17T00:55:00Z">
          <w:pPr>
            <w:ind w:left="720"/>
          </w:pPr>
        </w:pPrChange>
      </w:pPr>
    </w:p>
    <w:p w14:paraId="2281AF7B" w14:textId="77777777" w:rsidR="008F456D" w:rsidRPr="008F456D" w:rsidRDefault="008F456D">
      <w:pPr>
        <w:spacing w:line="360" w:lineRule="auto"/>
        <w:rPr>
          <w:rFonts w:ascii="Georgia" w:hAnsi="Georgia"/>
          <w:rPrChange w:id="1552" w:author="Jade Raposa" w:date="2024-10-15T02:18:00Z">
            <w:rPr/>
          </w:rPrChange>
        </w:rPr>
        <w:pPrChange w:id="1553" w:author="Jade Raposa" w:date="2024-10-17T00:55:00Z">
          <w:pPr>
            <w:ind w:left="720"/>
          </w:pPr>
        </w:pPrChange>
      </w:pPr>
    </w:p>
    <w:p w14:paraId="6435C0FF" w14:textId="77777777" w:rsidR="008F456D" w:rsidRPr="008F456D" w:rsidRDefault="002B278F">
      <w:pPr>
        <w:pStyle w:val="ListParagraph"/>
        <w:numPr>
          <w:ilvl w:val="0"/>
          <w:numId w:val="16"/>
        </w:numPr>
        <w:spacing w:line="360" w:lineRule="auto"/>
        <w:ind w:left="1620" w:hanging="450"/>
        <w:rPr>
          <w:rFonts w:ascii="Georgia" w:hAnsi="Georgia"/>
          <w:rPrChange w:id="1554" w:author="Jade Raposa" w:date="2024-10-15T02:18:00Z">
            <w:rPr/>
          </w:rPrChange>
        </w:rPr>
        <w:pPrChange w:id="1555" w:author="Jade Raposa" w:date="2024-10-15T02:46:00Z">
          <w:pPr>
            <w:pStyle w:val="ListParagraph"/>
            <w:numPr>
              <w:numId w:val="16"/>
            </w:numPr>
            <w:ind w:left="2160" w:hanging="360"/>
          </w:pPr>
        </w:pPrChange>
      </w:pPr>
      <w:r>
        <w:rPr>
          <w:rFonts w:ascii="Georgia" w:hAnsi="Georgia"/>
          <w:noProof/>
          <w:rPrChange w:id="1556" w:author="Jade Raposa" w:date="2024-10-15T02:18:00Z">
            <w:rPr>
              <w:noProof/>
            </w:rPr>
          </w:rPrChange>
        </w:rPr>
        <w:drawing>
          <wp:anchor distT="0" distB="0" distL="114300" distR="114300" simplePos="0" relativeHeight="251679744" behindDoc="0" locked="0" layoutInCell="1" allowOverlap="1" wp14:anchorId="2E1AB208" wp14:editId="512CB878">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anchor>
        </w:drawing>
      </w:r>
      <w:r>
        <w:rPr>
          <w:rFonts w:ascii="Georgia" w:hAnsi="Georgia"/>
          <w:rPrChange w:id="1557" w:author="Jade Raposa" w:date="2024-10-15T02:18:00Z">
            <w:rPr/>
          </w:rPrChange>
        </w:rPr>
        <w:t xml:space="preserve">If you have been enrolled, there will be a blue icon on the right side. Click it, and you will see four buttons: </w:t>
      </w:r>
      <w:r>
        <w:rPr>
          <w:rFonts w:ascii="Georgia" w:hAnsi="Georgia"/>
          <w:b/>
          <w:bCs/>
          <w:rPrChange w:id="1558" w:author="Jade Raposa" w:date="2024-10-15T02:18:00Z">
            <w:rPr>
              <w:b/>
              <w:bCs/>
            </w:rPr>
          </w:rPrChange>
        </w:rPr>
        <w:t>“LESSONS”</w:t>
      </w:r>
      <w:r>
        <w:rPr>
          <w:rFonts w:ascii="Georgia" w:hAnsi="Georgia"/>
          <w:rPrChange w:id="1559" w:author="Jade Raposa" w:date="2024-10-15T02:18:00Z">
            <w:rPr/>
          </w:rPrChange>
        </w:rPr>
        <w:t xml:space="preserve"> (where the professor will post lesson files), </w:t>
      </w:r>
      <w:r>
        <w:rPr>
          <w:rFonts w:ascii="Georgia" w:hAnsi="Georgia"/>
          <w:b/>
          <w:bCs/>
          <w:rPrChange w:id="1560" w:author="Jade Raposa" w:date="2024-10-15T02:18:00Z">
            <w:rPr>
              <w:b/>
              <w:bCs/>
            </w:rPr>
          </w:rPrChange>
        </w:rPr>
        <w:t>“ACTIVITY”</w:t>
      </w:r>
      <w:r>
        <w:rPr>
          <w:rFonts w:ascii="Georgia" w:hAnsi="Georgia"/>
          <w:rPrChange w:id="1561" w:author="Jade Raposa" w:date="2024-10-15T02:18:00Z">
            <w:rPr/>
          </w:rPrChange>
        </w:rPr>
        <w:t xml:space="preserve"> (where quizzes will be posted), and </w:t>
      </w:r>
      <w:r>
        <w:rPr>
          <w:rFonts w:ascii="Georgia" w:hAnsi="Georgia"/>
          <w:b/>
          <w:bCs/>
          <w:rPrChange w:id="1562" w:author="Jade Raposa" w:date="2024-10-15T02:18:00Z">
            <w:rPr>
              <w:b/>
              <w:bCs/>
            </w:rPr>
          </w:rPrChange>
        </w:rPr>
        <w:t>“REPORTS”</w:t>
      </w:r>
      <w:r>
        <w:rPr>
          <w:rFonts w:ascii="Georgia" w:hAnsi="Georgia"/>
          <w:rPrChange w:id="1563" w:author="Jade Raposa" w:date="2024-10-15T02:18:00Z">
            <w:rPr/>
          </w:rPrChange>
        </w:rPr>
        <w:t xml:space="preserve"> (where you will see your progress in the class, your scores, and test details). </w:t>
      </w:r>
      <w:r>
        <w:rPr>
          <w:rFonts w:ascii="Georgia" w:hAnsi="Georgia"/>
          <w:b/>
          <w:bCs/>
          <w:rPrChange w:id="1564" w:author="Jade Raposa" w:date="2024-10-15T02:18:00Z">
            <w:rPr>
              <w:b/>
              <w:bCs/>
            </w:rPr>
          </w:rPrChange>
        </w:rPr>
        <w:t>“PEOPLE”</w:t>
      </w:r>
      <w:r>
        <w:rPr>
          <w:rFonts w:ascii="Georgia" w:hAnsi="Georgia"/>
          <w:rPrChange w:id="1565" w:author="Jade Raposa" w:date="2024-10-15T02:18:00Z">
            <w:rPr/>
          </w:rPrChange>
        </w:rPr>
        <w:t>(you can see here your professor ad your classmates.)</w:t>
      </w:r>
    </w:p>
    <w:p w14:paraId="7D39E321" w14:textId="77777777" w:rsidR="008F456D" w:rsidRDefault="008F456D">
      <w:pPr>
        <w:pStyle w:val="ListParagraph"/>
        <w:spacing w:line="360" w:lineRule="auto"/>
        <w:ind w:left="1620" w:hanging="450"/>
        <w:rPr>
          <w:del w:id="1566" w:author="Jade Raposa" w:date="2024-10-15T02:46:00Z"/>
          <w:rFonts w:ascii="Georgia" w:hAnsi="Georgia"/>
        </w:rPr>
      </w:pPr>
    </w:p>
    <w:p w14:paraId="11645690" w14:textId="77777777" w:rsidR="008F456D" w:rsidRPr="008F456D" w:rsidRDefault="008F456D">
      <w:pPr>
        <w:spacing w:line="360" w:lineRule="auto"/>
        <w:ind w:left="1620" w:hanging="450"/>
        <w:rPr>
          <w:ins w:id="1567" w:author="Jade Raposa" w:date="2024-10-16T20:58:00Z"/>
          <w:rFonts w:ascii="Georgia" w:hAnsi="Georgia"/>
          <w:rPrChange w:id="1568" w:author="Jade Raposa" w:date="2024-10-15T02:18:00Z">
            <w:rPr>
              <w:ins w:id="1569" w:author="Jade Raposa" w:date="2024-10-16T20:58:00Z"/>
            </w:rPr>
          </w:rPrChange>
        </w:rPr>
        <w:pPrChange w:id="1570" w:author="Jade Raposa" w:date="2024-10-15T02:46:00Z">
          <w:pPr>
            <w:ind w:left="720"/>
          </w:pPr>
        </w:pPrChange>
      </w:pPr>
    </w:p>
    <w:p w14:paraId="30CB69CB" w14:textId="77777777" w:rsidR="008F456D" w:rsidRDefault="002B278F">
      <w:pPr>
        <w:pStyle w:val="ListParagraph"/>
        <w:spacing w:line="360" w:lineRule="auto"/>
        <w:ind w:left="1620" w:hanging="450"/>
        <w:rPr>
          <w:del w:id="1571" w:author="Jade Raposa" w:date="2024-10-15T02:46:00Z"/>
          <w:rFonts w:ascii="Georgia" w:hAnsi="Georgia"/>
        </w:rPr>
      </w:pPr>
      <w:del w:id="1572" w:author="Jade Raposa" w:date="2024-10-15T02:46:00Z">
        <w:r>
          <w:rPr>
            <w:rFonts w:ascii="Georgia" w:hAnsi="Georgia"/>
            <w:rPrChange w:id="1573" w:author="Jade Raposa" w:date="2024-10-15T02:18:00Z">
              <w:rPr/>
            </w:rPrChange>
          </w:rPr>
          <w:delText xml:space="preserve">    </w:delText>
        </w:r>
      </w:del>
    </w:p>
    <w:p w14:paraId="6AE56FE6" w14:textId="77777777" w:rsidR="008F456D" w:rsidRPr="008F456D" w:rsidRDefault="008F456D">
      <w:pPr>
        <w:spacing w:line="360" w:lineRule="auto"/>
        <w:ind w:left="1620" w:hanging="450"/>
        <w:rPr>
          <w:ins w:id="1574" w:author="Jade Raposa" w:date="2024-10-16T20:58:00Z"/>
          <w:rFonts w:ascii="Georgia" w:hAnsi="Georgia"/>
          <w:rPrChange w:id="1575" w:author="Jade Raposa" w:date="2024-10-15T02:18:00Z">
            <w:rPr>
              <w:ins w:id="1576" w:author="Jade Raposa" w:date="2024-10-16T20:58:00Z"/>
            </w:rPr>
          </w:rPrChange>
        </w:rPr>
        <w:pPrChange w:id="1577" w:author="Jade Raposa" w:date="2024-10-15T02:46:00Z">
          <w:pPr>
            <w:ind w:left="720"/>
          </w:pPr>
        </w:pPrChange>
      </w:pPr>
    </w:p>
    <w:p w14:paraId="06A64D84" w14:textId="77777777" w:rsidR="008F456D" w:rsidRPr="008F456D" w:rsidRDefault="008F456D">
      <w:pPr>
        <w:pStyle w:val="ListParagraph"/>
        <w:spacing w:line="360" w:lineRule="auto"/>
        <w:ind w:left="1620" w:hanging="450"/>
        <w:rPr>
          <w:del w:id="1578" w:author="Jade Raposa" w:date="2024-10-15T02:46:00Z"/>
          <w:rFonts w:ascii="Georgia" w:hAnsi="Georgia"/>
          <w:rPrChange w:id="1579" w:author="Jade Raposa" w:date="2024-10-15T02:18:00Z">
            <w:rPr>
              <w:del w:id="1580" w:author="Jade Raposa" w:date="2024-10-15T02:46:00Z"/>
            </w:rPr>
          </w:rPrChange>
        </w:rPr>
        <w:pPrChange w:id="1581" w:author="Jade Raposa" w:date="2024-10-15T02:46:00Z">
          <w:pPr>
            <w:pStyle w:val="ListParagraph"/>
            <w:ind w:left="1800"/>
          </w:pPr>
        </w:pPrChange>
      </w:pPr>
    </w:p>
    <w:p w14:paraId="34F88058" w14:textId="77777777" w:rsidR="008F456D" w:rsidRPr="008F456D" w:rsidRDefault="008F456D">
      <w:pPr>
        <w:pStyle w:val="ListParagraph"/>
        <w:spacing w:line="360" w:lineRule="auto"/>
        <w:ind w:left="1620" w:hanging="450"/>
        <w:rPr>
          <w:del w:id="1582" w:author="Jade Raposa" w:date="2024-10-15T02:46:00Z"/>
          <w:rFonts w:ascii="Georgia" w:hAnsi="Georgia"/>
          <w:rPrChange w:id="1583" w:author="Jade Raposa" w:date="2024-10-15T02:18:00Z">
            <w:rPr>
              <w:del w:id="1584" w:author="Jade Raposa" w:date="2024-10-15T02:46:00Z"/>
            </w:rPr>
          </w:rPrChange>
        </w:rPr>
        <w:pPrChange w:id="1585" w:author="Jade Raposa" w:date="2024-10-15T02:46:00Z">
          <w:pPr>
            <w:pStyle w:val="ListParagraph"/>
            <w:ind w:left="1800"/>
          </w:pPr>
        </w:pPrChange>
      </w:pPr>
    </w:p>
    <w:p w14:paraId="3C607D12" w14:textId="77777777" w:rsidR="008F456D" w:rsidRPr="008F456D" w:rsidRDefault="008F456D">
      <w:pPr>
        <w:pStyle w:val="ListParagraph"/>
        <w:spacing w:line="360" w:lineRule="auto"/>
        <w:ind w:left="1620" w:hanging="450"/>
        <w:rPr>
          <w:del w:id="1586" w:author="Jade Raposa" w:date="2024-10-15T02:46:00Z"/>
          <w:rFonts w:ascii="Georgia" w:hAnsi="Georgia"/>
          <w:rPrChange w:id="1587" w:author="Jade Raposa" w:date="2024-10-15T02:18:00Z">
            <w:rPr>
              <w:del w:id="1588" w:author="Jade Raposa" w:date="2024-10-15T02:46:00Z"/>
            </w:rPr>
          </w:rPrChange>
        </w:rPr>
        <w:pPrChange w:id="1589" w:author="Jade Raposa" w:date="2024-10-15T02:46:00Z">
          <w:pPr>
            <w:pStyle w:val="ListParagraph"/>
            <w:ind w:left="1800"/>
          </w:pPr>
        </w:pPrChange>
      </w:pPr>
    </w:p>
    <w:p w14:paraId="5CAAF1DB" w14:textId="77777777" w:rsidR="008F456D" w:rsidRPr="008F456D" w:rsidRDefault="008F456D">
      <w:pPr>
        <w:pStyle w:val="ListParagraph"/>
        <w:spacing w:line="360" w:lineRule="auto"/>
        <w:ind w:left="1620" w:hanging="450"/>
        <w:rPr>
          <w:del w:id="1590" w:author="Jade Raposa" w:date="2024-10-15T02:46:00Z"/>
          <w:rFonts w:ascii="Georgia" w:hAnsi="Georgia"/>
          <w:rPrChange w:id="1591" w:author="Jade Raposa" w:date="2024-10-15T02:18:00Z">
            <w:rPr>
              <w:del w:id="1592" w:author="Jade Raposa" w:date="2024-10-15T02:46:00Z"/>
            </w:rPr>
          </w:rPrChange>
        </w:rPr>
        <w:pPrChange w:id="1593" w:author="Jade Raposa" w:date="2024-10-15T02:46:00Z">
          <w:pPr>
            <w:pStyle w:val="ListParagraph"/>
            <w:ind w:left="1800"/>
          </w:pPr>
        </w:pPrChange>
      </w:pPr>
    </w:p>
    <w:p w14:paraId="250D41FE" w14:textId="77777777" w:rsidR="008F456D" w:rsidRPr="008F456D" w:rsidRDefault="008F456D">
      <w:pPr>
        <w:pStyle w:val="ListParagraph"/>
        <w:spacing w:line="360" w:lineRule="auto"/>
        <w:ind w:left="1620" w:hanging="450"/>
        <w:rPr>
          <w:del w:id="1594" w:author="Jade Raposa" w:date="2024-10-15T02:23:00Z"/>
          <w:rFonts w:ascii="Georgia" w:hAnsi="Georgia"/>
          <w:rPrChange w:id="1595" w:author="Jade Raposa" w:date="2024-10-15T02:18:00Z">
            <w:rPr>
              <w:del w:id="1596" w:author="Jade Raposa" w:date="2024-10-15T02:23:00Z"/>
            </w:rPr>
          </w:rPrChange>
        </w:rPr>
        <w:pPrChange w:id="1597" w:author="Jade Raposa" w:date="2024-10-15T02:46:00Z">
          <w:pPr>
            <w:pStyle w:val="ListParagraph"/>
            <w:ind w:left="1800"/>
          </w:pPr>
        </w:pPrChange>
      </w:pPr>
    </w:p>
    <w:p w14:paraId="08A9622D" w14:textId="77777777" w:rsidR="008F456D" w:rsidRPr="008F456D" w:rsidRDefault="008F456D">
      <w:pPr>
        <w:pStyle w:val="ListParagraph"/>
        <w:spacing w:line="360" w:lineRule="auto"/>
        <w:ind w:left="1620" w:hanging="450"/>
        <w:rPr>
          <w:del w:id="1598" w:author="Jade Raposa" w:date="2024-10-15T02:23:00Z"/>
          <w:rFonts w:ascii="Georgia" w:hAnsi="Georgia"/>
          <w:rPrChange w:id="1599" w:author="Jade Raposa" w:date="2024-10-15T02:18:00Z">
            <w:rPr>
              <w:del w:id="1600" w:author="Jade Raposa" w:date="2024-10-15T02:23:00Z"/>
            </w:rPr>
          </w:rPrChange>
        </w:rPr>
        <w:pPrChange w:id="1601" w:author="Jade Raposa" w:date="2024-10-15T02:46:00Z">
          <w:pPr>
            <w:pStyle w:val="ListParagraph"/>
            <w:ind w:left="1800"/>
          </w:pPr>
        </w:pPrChange>
      </w:pPr>
    </w:p>
    <w:p w14:paraId="652814F6" w14:textId="77777777" w:rsidR="008F456D" w:rsidRPr="008F456D" w:rsidRDefault="008F456D">
      <w:pPr>
        <w:spacing w:line="360" w:lineRule="auto"/>
        <w:ind w:left="1800"/>
        <w:rPr>
          <w:del w:id="1602" w:author="Jade Raposa" w:date="2024-10-15T02:23:00Z"/>
          <w:rFonts w:ascii="Georgia" w:hAnsi="Georgia"/>
          <w:rPrChange w:id="1603" w:author="Jade Raposa" w:date="2024-10-15T02:23:00Z">
            <w:rPr>
              <w:del w:id="1604" w:author="Jade Raposa" w:date="2024-10-15T02:23:00Z"/>
            </w:rPr>
          </w:rPrChange>
        </w:rPr>
        <w:pPrChange w:id="1605" w:author="Jade Raposa" w:date="2024-10-15T02:46:00Z">
          <w:pPr>
            <w:pStyle w:val="ListParagraph"/>
            <w:ind w:left="1800"/>
          </w:pPr>
        </w:pPrChange>
      </w:pPr>
    </w:p>
    <w:p w14:paraId="4DB91F8C" w14:textId="77777777" w:rsidR="008F456D" w:rsidRPr="008F456D" w:rsidRDefault="008F456D">
      <w:pPr>
        <w:spacing w:line="360" w:lineRule="auto"/>
        <w:ind w:left="1620" w:hanging="450"/>
        <w:rPr>
          <w:del w:id="1606" w:author="Jade Raposa" w:date="2024-10-15T02:46:00Z"/>
          <w:rFonts w:ascii="Georgia" w:hAnsi="Georgia"/>
          <w:rPrChange w:id="1607" w:author="Jade Raposa" w:date="2024-10-15T02:23:00Z">
            <w:rPr>
              <w:del w:id="1608" w:author="Jade Raposa" w:date="2024-10-15T02:46:00Z"/>
            </w:rPr>
          </w:rPrChange>
        </w:rPr>
        <w:pPrChange w:id="1609" w:author="Jade Raposa" w:date="2024-10-15T02:46:00Z">
          <w:pPr>
            <w:pStyle w:val="ListParagraph"/>
            <w:ind w:left="1800"/>
          </w:pPr>
        </w:pPrChange>
      </w:pPr>
    </w:p>
    <w:p w14:paraId="51FC1334" w14:textId="77777777" w:rsidR="008F456D" w:rsidRPr="008F456D" w:rsidRDefault="008F456D">
      <w:pPr>
        <w:pStyle w:val="ListParagraph"/>
        <w:spacing w:line="360" w:lineRule="auto"/>
        <w:ind w:left="1620" w:hanging="450"/>
        <w:rPr>
          <w:rFonts w:ascii="Georgia" w:hAnsi="Georgia"/>
          <w:rPrChange w:id="1610" w:author="Jade Raposa" w:date="2024-10-15T02:18:00Z">
            <w:rPr/>
          </w:rPrChange>
        </w:rPr>
        <w:pPrChange w:id="1611" w:author="Jade Raposa" w:date="2024-10-15T02:46:00Z">
          <w:pPr>
            <w:pStyle w:val="ListParagraph"/>
            <w:ind w:left="1800"/>
          </w:pPr>
        </w:pPrChange>
      </w:pPr>
    </w:p>
    <w:p w14:paraId="4E798775" w14:textId="77777777" w:rsidR="008F456D" w:rsidRDefault="002B278F">
      <w:pPr>
        <w:pStyle w:val="ListParagraph"/>
        <w:numPr>
          <w:ilvl w:val="0"/>
          <w:numId w:val="16"/>
        </w:numPr>
        <w:spacing w:line="360" w:lineRule="auto"/>
        <w:rPr>
          <w:ins w:id="1612" w:author="Jade Raposa" w:date="2024-10-16T20:58:00Z"/>
          <w:rFonts w:ascii="Georgia" w:hAnsi="Georgia"/>
          <w:b/>
          <w:bCs/>
        </w:rPr>
        <w:pPrChange w:id="1613" w:author="Jade Raposa" w:date="2024-10-16T20:58:00Z">
          <w:pPr>
            <w:pStyle w:val="ListParagraph"/>
            <w:spacing w:line="360" w:lineRule="auto"/>
            <w:ind w:left="1620" w:hanging="450"/>
          </w:pPr>
        </w:pPrChange>
      </w:pPr>
      <w:del w:id="1614" w:author="Jade Raposa" w:date="2024-10-16T20:58:00Z">
        <w:r>
          <w:rPr>
            <w:rFonts w:ascii="Georgia" w:hAnsi="Georgia"/>
            <w:rPrChange w:id="1615" w:author="Jade Raposa" w:date="2024-10-15T02:18:00Z">
              <w:rPr/>
            </w:rPrChange>
          </w:rPr>
          <w:delText>11.</w:delText>
        </w:r>
        <w:r>
          <w:rPr>
            <w:rFonts w:ascii="Georgia" w:hAnsi="Georgia"/>
            <w:rPrChange w:id="1616" w:author="Jade Raposa" w:date="2024-10-15T02:18:00Z">
              <w:rPr/>
            </w:rPrChange>
          </w:rPr>
          <w:tab/>
        </w:r>
      </w:del>
      <w:r>
        <w:rPr>
          <w:rFonts w:ascii="Georgia" w:hAnsi="Georgia"/>
          <w:rPrChange w:id="1617" w:author="Jade Raposa" w:date="2024-10-15T02:18:00Z">
            <w:rPr/>
          </w:rPrChange>
        </w:rPr>
        <w:t xml:space="preserve">After completing quizzes and finishing the subject, you can view your certificate by clicking </w:t>
      </w:r>
      <w:r>
        <w:rPr>
          <w:rFonts w:ascii="Georgia" w:hAnsi="Georgia"/>
          <w:b/>
          <w:bCs/>
          <w:rPrChange w:id="1618" w:author="Jade Raposa" w:date="2024-10-15T02:18:00Z">
            <w:rPr>
              <w:b/>
              <w:bCs/>
            </w:rPr>
          </w:rPrChange>
        </w:rPr>
        <w:t>“VIEW CERTIFICATE.”</w:t>
      </w:r>
    </w:p>
    <w:p w14:paraId="431BC1C3" w14:textId="77777777" w:rsidR="008F456D" w:rsidRPr="008F456D" w:rsidRDefault="008F456D">
      <w:pPr>
        <w:spacing w:line="360" w:lineRule="auto"/>
        <w:ind w:left="1800"/>
        <w:rPr>
          <w:rFonts w:ascii="Georgia" w:hAnsi="Georgia"/>
          <w:rPrChange w:id="1619" w:author="Jade Raposa" w:date="2024-10-16T20:58:00Z">
            <w:rPr/>
          </w:rPrChange>
        </w:rPr>
        <w:pPrChange w:id="1620" w:author="Jade Raposa" w:date="2024-10-16T20:58:00Z">
          <w:pPr>
            <w:pStyle w:val="ListParagraph"/>
            <w:ind w:left="1800"/>
          </w:pPr>
        </w:pPrChange>
      </w:pPr>
    </w:p>
    <w:p w14:paraId="274E7DFB" w14:textId="77777777" w:rsidR="008F456D" w:rsidRPr="008F456D" w:rsidRDefault="002B278F">
      <w:pPr>
        <w:pStyle w:val="ListParagraph"/>
        <w:spacing w:line="360" w:lineRule="auto"/>
        <w:ind w:left="1620" w:hanging="450"/>
        <w:rPr>
          <w:rFonts w:ascii="Georgia" w:hAnsi="Georgia"/>
          <w:b/>
          <w:bCs/>
          <w:rPrChange w:id="1621" w:author="Jade Raposa" w:date="2024-10-15T02:18:00Z">
            <w:rPr>
              <w:b/>
              <w:bCs/>
            </w:rPr>
          </w:rPrChange>
        </w:rPr>
        <w:pPrChange w:id="1622" w:author="Jade Raposa" w:date="2024-10-15T02:46:00Z">
          <w:pPr>
            <w:pStyle w:val="ListParagraph"/>
            <w:ind w:left="1800"/>
          </w:pPr>
        </w:pPrChange>
      </w:pPr>
      <w:r>
        <w:rPr>
          <w:rFonts w:ascii="Georgia" w:hAnsi="Georgia"/>
          <w:rPrChange w:id="1623" w:author="Jade Raposa" w:date="2024-10-15T02:18:00Z">
            <w:rPr/>
          </w:rPrChange>
        </w:rPr>
        <w:t>12.</w:t>
      </w:r>
      <w:r>
        <w:rPr>
          <w:rFonts w:ascii="Georgia" w:hAnsi="Georgia"/>
          <w:rPrChange w:id="1624" w:author="Jade Raposa" w:date="2024-10-15T02:18:00Z">
            <w:rPr/>
          </w:rPrChange>
        </w:rPr>
        <w:tab/>
        <w:t xml:space="preserve">When you are done with everything, click </w:t>
      </w:r>
      <w:r>
        <w:rPr>
          <w:rFonts w:ascii="Georgia" w:hAnsi="Georgia"/>
          <w:b/>
          <w:bCs/>
          <w:rPrChange w:id="1625" w:author="Jade Raposa" w:date="2024-10-15T02:18:00Z">
            <w:rPr>
              <w:b/>
              <w:bCs/>
            </w:rPr>
          </w:rPrChange>
        </w:rPr>
        <w:t>“LOG OUT.”</w:t>
      </w:r>
    </w:p>
    <w:p w14:paraId="1606DD97" w14:textId="77777777" w:rsidR="008F456D" w:rsidRDefault="008F456D">
      <w:pPr>
        <w:ind w:left="1620" w:hanging="450"/>
        <w:rPr>
          <w:ins w:id="1626" w:author="Jade Raposa" w:date="2024-10-17T00:58:00Z"/>
          <w:rFonts w:ascii="Georgia" w:hAnsi="Georgia"/>
          <w:b/>
          <w:bCs/>
        </w:rPr>
        <w:sectPr w:rsidR="008F456D">
          <w:headerReference w:type="first" r:id="rId130"/>
          <w:pgSz w:w="12240" w:h="15840"/>
          <w:pgMar w:top="1440" w:right="1440" w:bottom="1440" w:left="1440" w:header="708" w:footer="708" w:gutter="0"/>
          <w:pgNumType w:start="1"/>
          <w:cols w:space="708"/>
          <w:titlePg/>
          <w:docGrid w:linePitch="360"/>
        </w:sectPr>
      </w:pPr>
    </w:p>
    <w:p w14:paraId="0943BDEF" w14:textId="77777777" w:rsidR="008F456D" w:rsidRPr="008F456D" w:rsidRDefault="008F456D">
      <w:pPr>
        <w:pStyle w:val="ListParagraph"/>
        <w:ind w:left="1620" w:hanging="450"/>
        <w:rPr>
          <w:del w:id="1637" w:author="Jade Raposa" w:date="2024-10-15T02:46:00Z"/>
          <w:rFonts w:ascii="Georgia" w:hAnsi="Georgia"/>
          <w:b/>
          <w:bCs/>
          <w:rPrChange w:id="1638" w:author="Jade Raposa" w:date="2024-10-15T02:18:00Z">
            <w:rPr>
              <w:del w:id="1639" w:author="Jade Raposa" w:date="2024-10-15T02:46:00Z"/>
              <w:b/>
              <w:bCs/>
            </w:rPr>
          </w:rPrChange>
        </w:rPr>
        <w:pPrChange w:id="1640" w:author="Jade Raposa" w:date="2024-10-15T02:21:00Z">
          <w:pPr>
            <w:pStyle w:val="ListParagraph"/>
            <w:ind w:left="1800"/>
          </w:pPr>
        </w:pPrChange>
      </w:pPr>
    </w:p>
    <w:p w14:paraId="06DA32B3" w14:textId="77777777" w:rsidR="008F456D" w:rsidRPr="008F456D" w:rsidRDefault="008F456D">
      <w:pPr>
        <w:pStyle w:val="ListParagraph"/>
        <w:ind w:left="1620" w:hanging="450"/>
        <w:rPr>
          <w:del w:id="1641" w:author="Jade Raposa" w:date="2024-10-15T02:46:00Z"/>
          <w:rFonts w:ascii="Georgia" w:hAnsi="Georgia"/>
          <w:b/>
          <w:bCs/>
          <w:rPrChange w:id="1642" w:author="Jade Raposa" w:date="2024-10-15T02:18:00Z">
            <w:rPr>
              <w:del w:id="1643" w:author="Jade Raposa" w:date="2024-10-15T02:46:00Z"/>
              <w:b/>
              <w:bCs/>
            </w:rPr>
          </w:rPrChange>
        </w:rPr>
        <w:pPrChange w:id="1644" w:author="Jade Raposa" w:date="2024-10-15T02:21:00Z">
          <w:pPr>
            <w:pStyle w:val="ListParagraph"/>
            <w:ind w:left="1800"/>
          </w:pPr>
        </w:pPrChange>
      </w:pPr>
    </w:p>
    <w:p w14:paraId="7BD7AB54" w14:textId="77777777" w:rsidR="008F456D" w:rsidRPr="008F456D" w:rsidRDefault="008F456D">
      <w:pPr>
        <w:pStyle w:val="ListParagraph"/>
        <w:ind w:left="1620" w:hanging="450"/>
        <w:rPr>
          <w:del w:id="1645" w:author="Jade Raposa" w:date="2024-10-15T02:46:00Z"/>
          <w:rFonts w:ascii="Georgia" w:hAnsi="Georgia"/>
          <w:b/>
          <w:bCs/>
          <w:rPrChange w:id="1646" w:author="Jade Raposa" w:date="2024-10-15T02:18:00Z">
            <w:rPr>
              <w:del w:id="1647" w:author="Jade Raposa" w:date="2024-10-15T02:46:00Z"/>
              <w:b/>
              <w:bCs/>
            </w:rPr>
          </w:rPrChange>
        </w:rPr>
        <w:pPrChange w:id="1648" w:author="Jade Raposa" w:date="2024-10-15T02:21:00Z">
          <w:pPr>
            <w:pStyle w:val="ListParagraph"/>
            <w:ind w:left="1800"/>
          </w:pPr>
        </w:pPrChange>
      </w:pPr>
    </w:p>
    <w:p w14:paraId="1BD4BF76" w14:textId="77777777" w:rsidR="008F456D" w:rsidRPr="008F456D" w:rsidRDefault="008F456D">
      <w:pPr>
        <w:pStyle w:val="ListParagraph"/>
        <w:ind w:left="1620" w:hanging="450"/>
        <w:rPr>
          <w:del w:id="1649" w:author="Jade Raposa" w:date="2024-10-15T02:46:00Z"/>
          <w:rFonts w:ascii="Georgia" w:hAnsi="Georgia"/>
          <w:b/>
          <w:bCs/>
          <w:rPrChange w:id="1650" w:author="Jade Raposa" w:date="2024-10-15T02:18:00Z">
            <w:rPr>
              <w:del w:id="1651" w:author="Jade Raposa" w:date="2024-10-15T02:46:00Z"/>
              <w:b/>
              <w:bCs/>
            </w:rPr>
          </w:rPrChange>
        </w:rPr>
        <w:pPrChange w:id="1652" w:author="Jade Raposa" w:date="2024-10-15T02:21:00Z">
          <w:pPr>
            <w:pStyle w:val="ListParagraph"/>
            <w:ind w:left="1800"/>
          </w:pPr>
        </w:pPrChange>
      </w:pPr>
    </w:p>
    <w:p w14:paraId="4BC1D4C7" w14:textId="77777777" w:rsidR="008F456D" w:rsidRPr="008F456D" w:rsidRDefault="008F456D">
      <w:pPr>
        <w:ind w:left="1620" w:hanging="450"/>
        <w:rPr>
          <w:del w:id="1653" w:author="Jade Raposa" w:date="2024-10-15T02:46:00Z"/>
          <w:rFonts w:ascii="Georgia" w:hAnsi="Georgia"/>
          <w:b/>
          <w:bCs/>
          <w:rPrChange w:id="1654" w:author="Jade Raposa" w:date="2024-10-15T02:18:00Z">
            <w:rPr>
              <w:del w:id="1655" w:author="Jade Raposa" w:date="2024-10-15T02:46:00Z"/>
              <w:b/>
              <w:bCs/>
            </w:rPr>
          </w:rPrChange>
        </w:rPr>
        <w:pPrChange w:id="1656" w:author="Jade Raposa" w:date="2024-10-15T02:21:00Z">
          <w:pPr>
            <w:ind w:left="720"/>
          </w:pPr>
        </w:pPrChange>
      </w:pPr>
    </w:p>
    <w:p w14:paraId="10FBAC73" w14:textId="77777777" w:rsidR="008F456D" w:rsidRPr="008F456D" w:rsidRDefault="008F456D">
      <w:pPr>
        <w:ind w:left="1620" w:hanging="450"/>
        <w:rPr>
          <w:del w:id="1657" w:author="Jade Raposa" w:date="2024-10-15T02:46:00Z"/>
          <w:rFonts w:ascii="Georgia" w:hAnsi="Georgia"/>
          <w:b/>
          <w:bCs/>
          <w:rPrChange w:id="1658" w:author="Jade Raposa" w:date="2024-10-15T02:18:00Z">
            <w:rPr>
              <w:del w:id="1659" w:author="Jade Raposa" w:date="2024-10-15T02:46:00Z"/>
              <w:b/>
              <w:bCs/>
            </w:rPr>
          </w:rPrChange>
        </w:rPr>
        <w:pPrChange w:id="1660" w:author="Jade Raposa" w:date="2024-10-15T02:21:00Z">
          <w:pPr/>
        </w:pPrChange>
      </w:pPr>
    </w:p>
    <w:p w14:paraId="5A030D83" w14:textId="77777777" w:rsidR="008F456D" w:rsidRPr="008F456D" w:rsidRDefault="008F456D">
      <w:pPr>
        <w:ind w:left="720"/>
        <w:rPr>
          <w:del w:id="1661" w:author="Jade Raposa" w:date="2024-10-17T00:58:00Z"/>
          <w:rFonts w:ascii="Georgia" w:hAnsi="Georgia"/>
          <w:b/>
          <w:bCs/>
          <w:rPrChange w:id="1662" w:author="Jade Raposa" w:date="2024-10-15T02:18:00Z">
            <w:rPr>
              <w:del w:id="1663" w:author="Jade Raposa" w:date="2024-10-17T00:58:00Z"/>
              <w:b/>
              <w:bCs/>
            </w:rPr>
          </w:rPrChange>
        </w:rPr>
        <w:sectPr w:rsidR="008F456D" w:rsidRPr="008F456D">
          <w:pgSz w:w="12240" w:h="15840"/>
          <w:pgMar w:top="1440" w:right="1440" w:bottom="1440" w:left="1440" w:header="708" w:footer="708" w:gutter="0"/>
          <w:pgNumType w:start="1"/>
          <w:cols w:space="708"/>
          <w:titlePg/>
          <w:docGrid w:linePitch="360"/>
        </w:sectPr>
      </w:pPr>
    </w:p>
    <w:p w14:paraId="22136017" w14:textId="77777777" w:rsidR="008F456D" w:rsidRPr="008F456D" w:rsidRDefault="002B278F">
      <w:pPr>
        <w:ind w:left="1620" w:hanging="450"/>
        <w:rPr>
          <w:rFonts w:ascii="Georgia" w:hAnsi="Georgia"/>
          <w:b/>
          <w:bCs/>
          <w:rPrChange w:id="1664" w:author="Jade Raposa" w:date="2024-10-15T02:18:00Z">
            <w:rPr>
              <w:b/>
              <w:bCs/>
            </w:rPr>
          </w:rPrChange>
        </w:rPr>
        <w:pPrChange w:id="1665" w:author="Jade Raposa" w:date="2024-10-15T02:21:00Z">
          <w:pPr>
            <w:ind w:left="720"/>
          </w:pPr>
        </w:pPrChange>
      </w:pPr>
      <w:r>
        <w:rPr>
          <w:rFonts w:ascii="Georgia" w:hAnsi="Georgia"/>
          <w:b/>
          <w:bCs/>
          <w:rPrChange w:id="1666" w:author="Jade Raposa" w:date="2024-10-15T02:18:00Z">
            <w:rPr>
              <w:b/>
              <w:bCs/>
            </w:rPr>
          </w:rPrChange>
        </w:rPr>
        <w:t>MENTOR SIDE:</w:t>
      </w:r>
    </w:p>
    <w:p w14:paraId="5C5A218E" w14:textId="77777777" w:rsidR="008F456D" w:rsidRPr="008F456D" w:rsidRDefault="002B278F">
      <w:pPr>
        <w:pStyle w:val="ListParagraph"/>
        <w:numPr>
          <w:ilvl w:val="0"/>
          <w:numId w:val="17"/>
        </w:numPr>
        <w:ind w:left="1620" w:hanging="450"/>
        <w:rPr>
          <w:rFonts w:ascii="Georgia" w:hAnsi="Georgia"/>
          <w:b/>
          <w:bCs/>
          <w:rPrChange w:id="1667" w:author="Jade Raposa" w:date="2024-10-15T02:18:00Z">
            <w:rPr>
              <w:b/>
              <w:bCs/>
            </w:rPr>
          </w:rPrChange>
        </w:rPr>
        <w:pPrChange w:id="1668" w:author="Jade Raposa" w:date="2024-10-15T02:21:00Z">
          <w:pPr>
            <w:pStyle w:val="ListParagraph"/>
            <w:numPr>
              <w:numId w:val="17"/>
            </w:numPr>
            <w:ind w:left="2160" w:hanging="360"/>
          </w:pPr>
        </w:pPrChange>
      </w:pPr>
      <w:r>
        <w:rPr>
          <w:rFonts w:ascii="Georgia" w:hAnsi="Georgia"/>
          <w:rPrChange w:id="1669" w:author="Jade Raposa" w:date="2024-10-15T02:18:00Z">
            <w:rPr/>
          </w:rPrChange>
        </w:rPr>
        <w:t xml:space="preserve">Select your role, the option is </w:t>
      </w:r>
      <w:r>
        <w:rPr>
          <w:rFonts w:ascii="Georgia" w:hAnsi="Georgia"/>
          <w:b/>
          <w:bCs/>
          <w:rPrChange w:id="1670" w:author="Jade Raposa" w:date="2024-10-15T02:18:00Z">
            <w:rPr>
              <w:b/>
              <w:bCs/>
            </w:rPr>
          </w:rPrChange>
        </w:rPr>
        <w:t>“MENTOR.”</w:t>
      </w:r>
    </w:p>
    <w:p w14:paraId="08C61E34" w14:textId="77777777" w:rsidR="008F456D" w:rsidRPr="008F456D" w:rsidRDefault="002B278F">
      <w:pPr>
        <w:ind w:left="1620" w:hanging="450"/>
        <w:rPr>
          <w:rFonts w:ascii="Georgia" w:hAnsi="Georgia"/>
          <w:rPrChange w:id="1671" w:author="Jade Raposa" w:date="2024-10-15T02:18:00Z">
            <w:rPr/>
          </w:rPrChange>
        </w:rPr>
        <w:pPrChange w:id="1672" w:author="Jade Raposa" w:date="2024-10-15T02:21:00Z">
          <w:pPr>
            <w:ind w:left="720"/>
          </w:pPr>
        </w:pPrChange>
      </w:pPr>
      <w:r>
        <w:rPr>
          <w:rFonts w:ascii="Georgia" w:hAnsi="Georgia"/>
          <w:noProof/>
          <w:rPrChange w:id="1673" w:author="Jade Raposa" w:date="2024-10-15T02:18:00Z">
            <w:rPr>
              <w:noProof/>
            </w:rPr>
          </w:rPrChange>
        </w:rPr>
        <w:drawing>
          <wp:anchor distT="0" distB="0" distL="114300" distR="114300" simplePos="0" relativeHeight="251680768" behindDoc="0" locked="0" layoutInCell="1" allowOverlap="1" wp14:anchorId="3BADAC16" wp14:editId="10AF8F54">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a:picLocks noChangeAspect="1"/>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anchor>
        </w:drawing>
      </w:r>
    </w:p>
    <w:p w14:paraId="33816DA9" w14:textId="77777777" w:rsidR="008F456D" w:rsidRPr="008F456D" w:rsidRDefault="008F456D">
      <w:pPr>
        <w:ind w:left="1620" w:hanging="450"/>
        <w:rPr>
          <w:rFonts w:ascii="Georgia" w:hAnsi="Georgia"/>
          <w:rPrChange w:id="1674" w:author="Jade Raposa" w:date="2024-10-15T02:18:00Z">
            <w:rPr/>
          </w:rPrChange>
        </w:rPr>
        <w:pPrChange w:id="1675" w:author="Jade Raposa" w:date="2024-10-15T02:21:00Z">
          <w:pPr>
            <w:ind w:left="720"/>
          </w:pPr>
        </w:pPrChange>
      </w:pPr>
    </w:p>
    <w:p w14:paraId="0758ABCA" w14:textId="77777777" w:rsidR="008F456D" w:rsidRPr="008F456D" w:rsidRDefault="008F456D">
      <w:pPr>
        <w:ind w:left="1620" w:hanging="450"/>
        <w:rPr>
          <w:rFonts w:ascii="Georgia" w:hAnsi="Georgia"/>
          <w:rPrChange w:id="1676" w:author="Jade Raposa" w:date="2024-10-15T02:18:00Z">
            <w:rPr/>
          </w:rPrChange>
        </w:rPr>
        <w:pPrChange w:id="1677" w:author="Jade Raposa" w:date="2024-10-15T02:21:00Z">
          <w:pPr>
            <w:ind w:left="720"/>
          </w:pPr>
        </w:pPrChange>
      </w:pPr>
    </w:p>
    <w:p w14:paraId="6FC30B1E" w14:textId="77777777" w:rsidR="008F456D" w:rsidRPr="008F456D" w:rsidRDefault="008F456D">
      <w:pPr>
        <w:ind w:left="1620" w:hanging="450"/>
        <w:rPr>
          <w:rFonts w:ascii="Georgia" w:hAnsi="Georgia"/>
          <w:rPrChange w:id="1678" w:author="Jade Raposa" w:date="2024-10-15T02:18:00Z">
            <w:rPr/>
          </w:rPrChange>
        </w:rPr>
        <w:pPrChange w:id="1679" w:author="Jade Raposa" w:date="2024-10-15T02:21:00Z">
          <w:pPr>
            <w:ind w:left="720"/>
          </w:pPr>
        </w:pPrChange>
      </w:pPr>
    </w:p>
    <w:p w14:paraId="288E7A95" w14:textId="77777777" w:rsidR="008F456D" w:rsidRPr="008F456D" w:rsidRDefault="008F456D">
      <w:pPr>
        <w:ind w:left="1620" w:hanging="450"/>
        <w:rPr>
          <w:rFonts w:ascii="Georgia" w:hAnsi="Georgia"/>
          <w:rPrChange w:id="1680" w:author="Jade Raposa" w:date="2024-10-15T02:18:00Z">
            <w:rPr/>
          </w:rPrChange>
        </w:rPr>
        <w:pPrChange w:id="1681" w:author="Jade Raposa" w:date="2024-10-15T02:21:00Z">
          <w:pPr>
            <w:ind w:left="720"/>
          </w:pPr>
        </w:pPrChange>
      </w:pPr>
    </w:p>
    <w:p w14:paraId="7D016331" w14:textId="77777777" w:rsidR="008F456D" w:rsidRPr="008F456D" w:rsidRDefault="002B278F">
      <w:pPr>
        <w:ind w:left="1620" w:hanging="450"/>
        <w:rPr>
          <w:rFonts w:ascii="Georgia" w:hAnsi="Georgia"/>
          <w:rPrChange w:id="1682" w:author="Jade Raposa" w:date="2024-10-15T02:18:00Z">
            <w:rPr/>
          </w:rPrChange>
        </w:rPr>
        <w:pPrChange w:id="1683" w:author="Jade Raposa" w:date="2024-10-15T02:21:00Z">
          <w:pPr>
            <w:ind w:left="720"/>
          </w:pPr>
        </w:pPrChange>
      </w:pPr>
      <w:r>
        <w:rPr>
          <w:rFonts w:ascii="Georgia" w:hAnsi="Georgia"/>
          <w:b/>
          <w:bCs/>
          <w:noProof/>
          <w:rPrChange w:id="1684" w:author="Jade Raposa" w:date="2024-10-15T02:18:00Z">
            <w:rPr>
              <w:b/>
              <w:bCs/>
              <w:noProof/>
            </w:rPr>
          </w:rPrChange>
        </w:rPr>
        <mc:AlternateContent>
          <mc:Choice Requires="wps">
            <w:drawing>
              <wp:anchor distT="0" distB="0" distL="114300" distR="114300" simplePos="0" relativeHeight="251698176" behindDoc="0" locked="0" layoutInCell="1" allowOverlap="1" wp14:anchorId="3A1A39FF" wp14:editId="1B2FB31F">
                <wp:simplePos x="0" y="0"/>
                <wp:positionH relativeFrom="column">
                  <wp:posOffset>2691130</wp:posOffset>
                </wp:positionH>
                <wp:positionV relativeFrom="paragraph">
                  <wp:posOffset>88265</wp:posOffset>
                </wp:positionV>
                <wp:extent cx="238125" cy="401955"/>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AE2C4BA" id="Arrow: Up 6" o:spid="_x0000_s1026" type="#_x0000_t68" style="position:absolute;margin-left:211.9pt;margin-top:6.95pt;width:18.75pt;height:31.65pt;rotation:-2902215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" adj="6402" fillcolor="#c00000" strokecolor="#09101d [484]" strokeweight="1pt"/>
            </w:pict>
          </mc:Fallback>
        </mc:AlternateContent>
      </w:r>
    </w:p>
    <w:p w14:paraId="3947506D" w14:textId="77777777" w:rsidR="008F456D" w:rsidRPr="008F456D" w:rsidRDefault="008F456D">
      <w:pPr>
        <w:ind w:left="1620" w:hanging="450"/>
        <w:rPr>
          <w:rFonts w:ascii="Georgia" w:hAnsi="Georgia"/>
          <w:rPrChange w:id="1685" w:author="Jade Raposa" w:date="2024-10-15T02:18:00Z">
            <w:rPr/>
          </w:rPrChange>
        </w:rPr>
        <w:pPrChange w:id="1686" w:author="Jade Raposa" w:date="2024-10-15T02:21:00Z">
          <w:pPr>
            <w:ind w:left="720"/>
          </w:pPr>
        </w:pPrChange>
      </w:pPr>
    </w:p>
    <w:p w14:paraId="7FE548B9" w14:textId="77777777" w:rsidR="008F456D" w:rsidRPr="008F456D" w:rsidRDefault="008F456D">
      <w:pPr>
        <w:ind w:left="1620" w:hanging="450"/>
        <w:rPr>
          <w:rFonts w:ascii="Georgia" w:hAnsi="Georgia"/>
          <w:rPrChange w:id="1687" w:author="Jade Raposa" w:date="2024-10-15T02:18:00Z">
            <w:rPr/>
          </w:rPrChange>
        </w:rPr>
        <w:pPrChange w:id="1688" w:author="Jade Raposa" w:date="2024-10-15T02:21:00Z">
          <w:pPr>
            <w:ind w:left="720"/>
          </w:pPr>
        </w:pPrChange>
      </w:pPr>
    </w:p>
    <w:p w14:paraId="1A23ED53" w14:textId="77777777" w:rsidR="008F456D" w:rsidRPr="008F456D" w:rsidRDefault="008F456D">
      <w:pPr>
        <w:ind w:left="1620" w:hanging="450"/>
        <w:rPr>
          <w:rFonts w:ascii="Georgia" w:hAnsi="Georgia"/>
          <w:rPrChange w:id="1689" w:author="Jade Raposa" w:date="2024-10-15T02:18:00Z">
            <w:rPr/>
          </w:rPrChange>
        </w:rPr>
        <w:pPrChange w:id="1690" w:author="Jade Raposa" w:date="2024-10-15T02:21:00Z">
          <w:pPr>
            <w:ind w:left="720"/>
          </w:pPr>
        </w:pPrChange>
      </w:pPr>
    </w:p>
    <w:p w14:paraId="6F545667" w14:textId="77777777" w:rsidR="008F456D" w:rsidRPr="008F456D" w:rsidRDefault="008F456D">
      <w:pPr>
        <w:ind w:left="1620" w:hanging="450"/>
        <w:rPr>
          <w:rFonts w:ascii="Georgia" w:hAnsi="Georgia"/>
          <w:rPrChange w:id="1691" w:author="Jade Raposa" w:date="2024-10-15T02:18:00Z">
            <w:rPr/>
          </w:rPrChange>
        </w:rPr>
        <w:pPrChange w:id="1692" w:author="Jade Raposa" w:date="2024-10-15T02:21:00Z">
          <w:pPr>
            <w:ind w:left="720"/>
          </w:pPr>
        </w:pPrChange>
      </w:pPr>
    </w:p>
    <w:p w14:paraId="118391AD" w14:textId="77777777" w:rsidR="008F456D" w:rsidRPr="008F456D" w:rsidRDefault="008F456D">
      <w:pPr>
        <w:ind w:left="1620" w:hanging="450"/>
        <w:rPr>
          <w:rFonts w:ascii="Georgia" w:hAnsi="Georgia"/>
          <w:rPrChange w:id="1693" w:author="Jade Raposa" w:date="2024-10-15T02:18:00Z">
            <w:rPr/>
          </w:rPrChange>
        </w:rPr>
        <w:pPrChange w:id="1694" w:author="Jade Raposa" w:date="2024-10-15T02:21:00Z">
          <w:pPr>
            <w:ind w:left="720"/>
          </w:pPr>
        </w:pPrChange>
      </w:pPr>
    </w:p>
    <w:p w14:paraId="7F784ED2" w14:textId="77777777" w:rsidR="008F456D" w:rsidRPr="008F456D" w:rsidRDefault="002B278F">
      <w:pPr>
        <w:pStyle w:val="ListParagraph"/>
        <w:numPr>
          <w:ilvl w:val="0"/>
          <w:numId w:val="17"/>
        </w:numPr>
        <w:ind w:left="1620" w:hanging="450"/>
        <w:rPr>
          <w:rFonts w:ascii="Georgia" w:hAnsi="Georgia"/>
          <w:rPrChange w:id="1695" w:author="Jade Raposa" w:date="2024-10-15T02:18:00Z">
            <w:rPr/>
          </w:rPrChange>
        </w:rPr>
        <w:pPrChange w:id="1696" w:author="Jade Raposa" w:date="2024-10-15T02:21:00Z">
          <w:pPr>
            <w:pStyle w:val="ListParagraph"/>
            <w:numPr>
              <w:numId w:val="17"/>
            </w:numPr>
            <w:ind w:left="2160" w:hanging="360"/>
          </w:pPr>
        </w:pPrChange>
      </w:pPr>
      <w:r>
        <w:rPr>
          <w:rFonts w:ascii="Georgia" w:hAnsi="Georgia"/>
          <w:rPrChange w:id="1697" w:author="Jade Raposa" w:date="2024-10-15T02:18:00Z">
            <w:rPr/>
          </w:rPrChange>
        </w:rPr>
        <w:t xml:space="preserve">Tap </w:t>
      </w:r>
      <w:r>
        <w:rPr>
          <w:rFonts w:ascii="Georgia" w:hAnsi="Georgia"/>
          <w:b/>
          <w:bCs/>
          <w:rPrChange w:id="1698" w:author="Jade Raposa" w:date="2024-10-15T02:18:00Z">
            <w:rPr>
              <w:b/>
              <w:bCs/>
            </w:rPr>
          </w:rPrChange>
        </w:rPr>
        <w:t>“SIGN UP”</w:t>
      </w:r>
      <w:r>
        <w:rPr>
          <w:rFonts w:ascii="Georgia" w:hAnsi="Georgia"/>
          <w:rPrChange w:id="1699" w:author="Jade Raposa" w:date="2024-10-15T02:18:00Z">
            <w:rPr/>
          </w:rPrChange>
        </w:rPr>
        <w:t xml:space="preserve"> to create an account. Make sure to use your </w:t>
      </w:r>
      <w:r>
        <w:rPr>
          <w:rFonts w:ascii="Georgia" w:hAnsi="Georgia"/>
          <w:b/>
          <w:bCs/>
          <w:rPrChange w:id="1700" w:author="Jade Raposa" w:date="2024-10-15T02:18:00Z">
            <w:rPr>
              <w:b/>
              <w:bCs/>
            </w:rPr>
          </w:rPrChange>
        </w:rPr>
        <w:t>“@dwc-legazpi.edu”</w:t>
      </w:r>
      <w:r>
        <w:rPr>
          <w:rFonts w:ascii="Georgia" w:hAnsi="Georgia"/>
          <w:rPrChange w:id="1701" w:author="Jade Raposa" w:date="2024-10-15T02:18:00Z">
            <w:rPr/>
          </w:rPrChange>
        </w:rPr>
        <w:t xml:space="preserve"> email.</w:t>
      </w:r>
    </w:p>
    <w:p w14:paraId="4574B83D" w14:textId="77777777" w:rsidR="008F456D" w:rsidRPr="008F456D" w:rsidRDefault="008F456D">
      <w:pPr>
        <w:ind w:left="1620" w:hanging="450"/>
        <w:rPr>
          <w:rFonts w:ascii="Georgia" w:hAnsi="Georgia"/>
          <w:rPrChange w:id="1702" w:author="Jade Raposa" w:date="2024-10-15T02:18:00Z">
            <w:rPr/>
          </w:rPrChange>
        </w:rPr>
        <w:pPrChange w:id="1703" w:author="Jade Raposa" w:date="2024-10-15T02:21:00Z">
          <w:pPr>
            <w:ind w:left="720"/>
          </w:pPr>
        </w:pPrChange>
      </w:pPr>
    </w:p>
    <w:p w14:paraId="29CCD002" w14:textId="77777777" w:rsidR="008F456D" w:rsidRPr="008F456D" w:rsidRDefault="002B278F">
      <w:pPr>
        <w:ind w:left="1620" w:hanging="450"/>
        <w:rPr>
          <w:rFonts w:ascii="Georgia" w:hAnsi="Georgia"/>
          <w:rPrChange w:id="1704" w:author="Jade Raposa" w:date="2024-10-15T02:18:00Z">
            <w:rPr/>
          </w:rPrChange>
        </w:rPr>
        <w:pPrChange w:id="1705" w:author="Jade Raposa" w:date="2024-10-15T02:21:00Z">
          <w:pPr>
            <w:ind w:left="720"/>
          </w:pPr>
        </w:pPrChange>
      </w:pPr>
      <w:r>
        <w:rPr>
          <w:rFonts w:ascii="Georgia" w:hAnsi="Georgia"/>
          <w:noProof/>
          <w:rPrChange w:id="1706" w:author="Jade Raposa" w:date="2024-10-15T02:18:00Z">
            <w:rPr>
              <w:noProof/>
            </w:rPr>
          </w:rPrChange>
        </w:rPr>
        <w:drawing>
          <wp:anchor distT="0" distB="0" distL="114300" distR="114300" simplePos="0" relativeHeight="251681792" behindDoc="0" locked="0" layoutInCell="1" allowOverlap="1" wp14:anchorId="0FF76AAE" wp14:editId="21C45474">
            <wp:simplePos x="0" y="0"/>
            <wp:positionH relativeFrom="margin">
              <wp:posOffset>1743075</wp:posOffset>
            </wp:positionH>
            <wp:positionV relativeFrom="paragraph">
              <wp:posOffset>13970</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a:picLocks noChangeAspect="1"/>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anchor>
        </w:drawing>
      </w:r>
    </w:p>
    <w:p w14:paraId="31549A05" w14:textId="77777777" w:rsidR="008F456D" w:rsidRPr="008F456D" w:rsidRDefault="008F456D">
      <w:pPr>
        <w:ind w:left="1620" w:hanging="450"/>
        <w:rPr>
          <w:rFonts w:ascii="Georgia" w:hAnsi="Georgia"/>
          <w:rPrChange w:id="1707" w:author="Jade Raposa" w:date="2024-10-15T02:18:00Z">
            <w:rPr/>
          </w:rPrChange>
        </w:rPr>
        <w:pPrChange w:id="1708" w:author="Jade Raposa" w:date="2024-10-15T02:21:00Z">
          <w:pPr>
            <w:ind w:left="720"/>
          </w:pPr>
        </w:pPrChange>
      </w:pPr>
    </w:p>
    <w:p w14:paraId="15A57BA0" w14:textId="77777777" w:rsidR="008F456D" w:rsidRPr="008F456D" w:rsidRDefault="008F456D">
      <w:pPr>
        <w:ind w:left="1620" w:hanging="450"/>
        <w:rPr>
          <w:rFonts w:ascii="Georgia" w:hAnsi="Georgia"/>
          <w:rPrChange w:id="1709" w:author="Jade Raposa" w:date="2024-10-15T02:18:00Z">
            <w:rPr/>
          </w:rPrChange>
        </w:rPr>
        <w:pPrChange w:id="1710" w:author="Jade Raposa" w:date="2024-10-15T02:21:00Z">
          <w:pPr>
            <w:ind w:left="720"/>
          </w:pPr>
        </w:pPrChange>
      </w:pPr>
    </w:p>
    <w:p w14:paraId="08845962" w14:textId="77777777" w:rsidR="008F456D" w:rsidRPr="008F456D" w:rsidRDefault="002B278F">
      <w:pPr>
        <w:ind w:left="1620" w:hanging="450"/>
        <w:rPr>
          <w:rFonts w:ascii="Georgia" w:hAnsi="Georgia"/>
          <w:rPrChange w:id="1711" w:author="Jade Raposa" w:date="2024-10-15T02:18:00Z">
            <w:rPr/>
          </w:rPrChange>
        </w:rPr>
        <w:pPrChange w:id="1712" w:author="Jade Raposa" w:date="2024-10-15T02:21:00Z">
          <w:pPr>
            <w:ind w:left="720"/>
          </w:pPr>
        </w:pPrChange>
      </w:pPr>
      <w:ins w:id="1713" w:author="Jade Raposa" w:date="2024-10-15T02:45:00Z">
        <w:r>
          <w:rPr>
            <w:rFonts w:ascii="Georgia" w:hAnsi="Georgia"/>
            <w:b/>
            <w:bCs/>
            <w:noProof/>
            <w:rPrChange w:id="1714" w:author="Jade Raposa" w:date="2024-10-15T02:18:00Z">
              <w:rPr>
                <w:b/>
                <w:bCs/>
                <w:noProof/>
              </w:rPr>
            </w:rPrChange>
          </w:rPr>
          <mc:AlternateContent>
            <mc:Choice Requires="wps">
              <w:drawing>
                <wp:anchor distT="0" distB="0" distL="114300" distR="114300" simplePos="0" relativeHeight="251701248" behindDoc="0" locked="0" layoutInCell="1" allowOverlap="1" wp14:anchorId="03E8A54F" wp14:editId="0F1A7FE6">
                  <wp:simplePos x="0" y="0"/>
                  <wp:positionH relativeFrom="column">
                    <wp:posOffset>2484120</wp:posOffset>
                  </wp:positionH>
                  <wp:positionV relativeFrom="paragraph">
                    <wp:posOffset>191135</wp:posOffset>
                  </wp:positionV>
                  <wp:extent cx="238125" cy="401955"/>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A6CBB82" id="Arrow: Up 6" o:spid="_x0000_s1026" type="#_x0000_t68" style="position:absolute;margin-left:195.6pt;margin-top:15.05pt;width:18.75pt;height:31.65pt;rotation:-2902215fd;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" adj="6402" fillcolor="#c00000" strokecolor="#09101d [484]" strokeweight="1pt"/>
              </w:pict>
            </mc:Fallback>
          </mc:AlternateContent>
        </w:r>
      </w:ins>
    </w:p>
    <w:p w14:paraId="5865B72D" w14:textId="77777777" w:rsidR="008F456D" w:rsidRPr="008F456D" w:rsidRDefault="008F456D">
      <w:pPr>
        <w:ind w:left="1620" w:hanging="450"/>
        <w:rPr>
          <w:rFonts w:ascii="Georgia" w:hAnsi="Georgia"/>
          <w:rPrChange w:id="1715" w:author="Jade Raposa" w:date="2024-10-15T02:18:00Z">
            <w:rPr/>
          </w:rPrChange>
        </w:rPr>
        <w:pPrChange w:id="1716" w:author="Jade Raposa" w:date="2024-10-15T02:21:00Z">
          <w:pPr>
            <w:ind w:left="720"/>
          </w:pPr>
        </w:pPrChange>
      </w:pPr>
    </w:p>
    <w:p w14:paraId="51312A7D" w14:textId="77777777" w:rsidR="008F456D" w:rsidRPr="008F456D" w:rsidRDefault="008F456D">
      <w:pPr>
        <w:ind w:left="1620" w:hanging="450"/>
        <w:rPr>
          <w:rFonts w:ascii="Georgia" w:hAnsi="Georgia"/>
          <w:rPrChange w:id="1717" w:author="Jade Raposa" w:date="2024-10-15T02:18:00Z">
            <w:rPr/>
          </w:rPrChange>
        </w:rPr>
        <w:pPrChange w:id="1718" w:author="Jade Raposa" w:date="2024-10-15T02:21:00Z">
          <w:pPr>
            <w:ind w:left="720"/>
          </w:pPr>
        </w:pPrChange>
      </w:pPr>
    </w:p>
    <w:p w14:paraId="6637E1E3" w14:textId="77777777" w:rsidR="008F456D" w:rsidRPr="008F456D" w:rsidRDefault="008F456D">
      <w:pPr>
        <w:ind w:left="1620" w:hanging="450"/>
        <w:rPr>
          <w:rFonts w:ascii="Georgia" w:hAnsi="Georgia"/>
          <w:rPrChange w:id="1719" w:author="Jade Raposa" w:date="2024-10-15T02:18:00Z">
            <w:rPr/>
          </w:rPrChange>
        </w:rPr>
        <w:pPrChange w:id="1720" w:author="Jade Raposa" w:date="2024-10-15T02:21:00Z">
          <w:pPr>
            <w:ind w:left="720"/>
          </w:pPr>
        </w:pPrChange>
      </w:pPr>
    </w:p>
    <w:p w14:paraId="6E0F1314" w14:textId="77777777" w:rsidR="008F456D" w:rsidRDefault="008F456D">
      <w:pPr>
        <w:pStyle w:val="ListParagraph"/>
        <w:numPr>
          <w:ilvl w:val="0"/>
          <w:numId w:val="17"/>
        </w:numPr>
        <w:rPr>
          <w:ins w:id="1721" w:author="Jade Raposa" w:date="2024-10-17T00:59:00Z"/>
          <w:rFonts w:ascii="Georgia" w:hAnsi="Georgia"/>
        </w:rPr>
        <w:sectPr w:rsidR="008F456D">
          <w:headerReference w:type="default" r:id="rId133"/>
          <w:headerReference w:type="first" r:id="rId134"/>
          <w:pgSz w:w="12240" w:h="15840"/>
          <w:pgMar w:top="1440" w:right="1440" w:bottom="1440" w:left="1440" w:header="708" w:footer="708" w:gutter="0"/>
          <w:pgNumType w:start="1"/>
          <w:cols w:space="708"/>
          <w:docGrid w:linePitch="360"/>
        </w:sectPr>
      </w:pPr>
    </w:p>
    <w:p w14:paraId="3D6318DD" w14:textId="77777777" w:rsidR="005B336A" w:rsidRPr="005B336A" w:rsidRDefault="005B336A" w:rsidP="005B336A">
      <w:pPr>
        <w:ind w:left="1620" w:hanging="450"/>
        <w:rPr>
          <w:del w:id="1734" w:author="Jade Raposa" w:date="2024-10-17T00:59:00Z"/>
          <w:rFonts w:ascii="Georgia" w:hAnsi="Georgia"/>
          <w:rPrChange w:id="1735" w:author="Jade Raposa" w:date="2024-10-15T02:18:00Z">
            <w:rPr>
              <w:del w:id="1736" w:author="Jade Raposa" w:date="2024-10-17T00:59:00Z"/>
            </w:rPr>
          </w:rPrChange>
        </w:rPr>
        <w:sectPr w:rsidR="005B336A" w:rsidRPr="005B336A">
          <w:pgSz w:w="12240" w:h="15840"/>
          <w:pgMar w:top="1440" w:right="1440" w:bottom="1440" w:left="1440" w:header="708" w:footer="708" w:gutter="0"/>
          <w:pgNumType w:start="1"/>
          <w:cols w:space="708"/>
          <w:titlePg/>
          <w:docGrid w:linePitch="360"/>
        </w:sectPr>
        <w:pPrChange w:id="1737" w:author="Jade Raposa" w:date="2024-10-15T02:21:00Z">
          <w:pPr/>
        </w:pPrChange>
      </w:pPr>
    </w:p>
    <w:p w14:paraId="6D8E9AF7" w14:textId="77777777" w:rsidR="008F456D" w:rsidRPr="008F456D" w:rsidRDefault="008F456D">
      <w:pPr>
        <w:ind w:left="1620" w:hanging="450"/>
        <w:rPr>
          <w:del w:id="1738" w:author="Jade Raposa" w:date="2024-10-17T00:58:00Z"/>
          <w:rFonts w:ascii="Georgia" w:hAnsi="Georgia"/>
          <w:rPrChange w:id="1739" w:author="Jade Raposa" w:date="2024-10-15T02:18:00Z">
            <w:rPr>
              <w:del w:id="1740" w:author="Jade Raposa" w:date="2024-10-17T00:58:00Z"/>
            </w:rPr>
          </w:rPrChange>
        </w:rPr>
        <w:pPrChange w:id="1741" w:author="Jade Raposa" w:date="2024-10-15T02:21:00Z">
          <w:pPr/>
        </w:pPrChange>
      </w:pPr>
    </w:p>
    <w:p w14:paraId="12DBDA83" w14:textId="77777777" w:rsidR="008F456D" w:rsidRPr="008F456D" w:rsidRDefault="002B278F">
      <w:pPr>
        <w:pStyle w:val="ListParagraph"/>
        <w:numPr>
          <w:ilvl w:val="0"/>
          <w:numId w:val="17"/>
        </w:numPr>
        <w:rPr>
          <w:rFonts w:ascii="Georgia" w:hAnsi="Georgia"/>
          <w:rPrChange w:id="1742" w:author="Jade Raposa" w:date="2024-10-15T02:25:00Z">
            <w:rPr/>
          </w:rPrChange>
        </w:rPr>
        <w:pPrChange w:id="1743" w:author="Jade Raposa" w:date="2024-10-15T02:25:00Z">
          <w:pPr>
            <w:ind w:firstLine="720"/>
          </w:pPr>
        </w:pPrChange>
      </w:pPr>
      <w:del w:id="1744" w:author="Jade Raposa" w:date="2024-10-15T02:25:00Z">
        <w:r>
          <w:rPr>
            <w:rFonts w:ascii="Georgia" w:hAnsi="Georgia"/>
            <w:rPrChange w:id="1745" w:author="Jade Raposa" w:date="2024-10-15T02:25:00Z">
              <w:rPr/>
            </w:rPrChange>
          </w:rPr>
          <w:delText xml:space="preserve">3. </w:delText>
        </w:r>
      </w:del>
      <w:r>
        <w:rPr>
          <w:rFonts w:ascii="Georgia" w:hAnsi="Georgia"/>
          <w:rPrChange w:id="1746" w:author="Jade Raposa" w:date="2024-10-15T02:25:00Z">
            <w:rPr/>
          </w:rPrChange>
        </w:rPr>
        <w:t xml:space="preserve">Enter your </w:t>
      </w:r>
      <w:r>
        <w:rPr>
          <w:rFonts w:ascii="Georgia" w:hAnsi="Georgia"/>
          <w:b/>
          <w:bCs/>
          <w:rPrChange w:id="1747" w:author="Jade Raposa" w:date="2024-10-15T02:25:00Z">
            <w:rPr>
              <w:b/>
              <w:bCs/>
            </w:rPr>
          </w:rPrChange>
        </w:rPr>
        <w:t>“EMAIL”</w:t>
      </w:r>
      <w:r>
        <w:rPr>
          <w:rFonts w:ascii="Georgia" w:hAnsi="Georgia"/>
          <w:rPrChange w:id="1748" w:author="Jade Raposa" w:date="2024-10-15T02:25:00Z">
            <w:rPr/>
          </w:rPrChange>
        </w:rPr>
        <w:t xml:space="preserve"> using the school account, and set your </w:t>
      </w:r>
      <w:r>
        <w:rPr>
          <w:rFonts w:ascii="Georgia" w:hAnsi="Georgia"/>
          <w:b/>
          <w:bCs/>
          <w:rPrChange w:id="1749" w:author="Jade Raposa" w:date="2024-10-15T02:25:00Z">
            <w:rPr>
              <w:b/>
              <w:bCs/>
            </w:rPr>
          </w:rPrChange>
        </w:rPr>
        <w:t>“PASSWORD.”</w:t>
      </w:r>
      <w:r>
        <w:rPr>
          <w:rFonts w:ascii="Georgia" w:hAnsi="Georgia"/>
          <w:rPrChange w:id="1750" w:author="Jade Raposa" w:date="2024-10-15T02:25:00Z">
            <w:rPr/>
          </w:rPrChange>
        </w:rPr>
        <w:t xml:space="preserve"> Press </w:t>
      </w:r>
      <w:r>
        <w:rPr>
          <w:rFonts w:ascii="Georgia" w:hAnsi="Georgia"/>
          <w:b/>
          <w:bCs/>
          <w:rPrChange w:id="1751" w:author="Jade Raposa" w:date="2024-10-15T02:25:00Z">
            <w:rPr>
              <w:b/>
              <w:bCs/>
            </w:rPr>
          </w:rPrChange>
        </w:rPr>
        <w:t>“Next.”</w:t>
      </w:r>
    </w:p>
    <w:p w14:paraId="175A92E8" w14:textId="77777777" w:rsidR="008F456D" w:rsidRPr="008F456D" w:rsidRDefault="002B278F">
      <w:pPr>
        <w:pStyle w:val="ListParagraph"/>
        <w:ind w:left="1620" w:hanging="450"/>
        <w:rPr>
          <w:del w:id="1752" w:author="Jade Raposa" w:date="2024-10-15T02:24:00Z"/>
          <w:rFonts w:ascii="Georgia" w:hAnsi="Georgia"/>
          <w:rPrChange w:id="1753" w:author="Jade Raposa" w:date="2024-10-15T02:18:00Z">
            <w:rPr>
              <w:del w:id="1754" w:author="Jade Raposa" w:date="2024-10-15T02:24:00Z"/>
            </w:rPr>
          </w:rPrChange>
        </w:rPr>
        <w:pPrChange w:id="1755" w:author="Jade Raposa" w:date="2024-10-15T02:21:00Z">
          <w:pPr>
            <w:pStyle w:val="ListParagraph"/>
            <w:ind w:left="1800"/>
          </w:pPr>
        </w:pPrChange>
      </w:pPr>
      <w:r>
        <w:rPr>
          <w:rFonts w:ascii="Georgia" w:hAnsi="Georgia"/>
          <w:noProof/>
          <w:rPrChange w:id="1756" w:author="Jade Raposa" w:date="2024-10-15T02:18:00Z">
            <w:rPr>
              <w:noProof/>
            </w:rPr>
          </w:rPrChange>
        </w:rPr>
        <w:drawing>
          <wp:anchor distT="0" distB="0" distL="114300" distR="114300" simplePos="0" relativeHeight="251682816" behindDoc="0" locked="0" layoutInCell="1" allowOverlap="1" wp14:anchorId="06A956E0" wp14:editId="29768B52">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anchor>
        </w:drawing>
      </w:r>
    </w:p>
    <w:p w14:paraId="08C2946B" w14:textId="77777777" w:rsidR="008F456D" w:rsidRPr="008F456D" w:rsidRDefault="008F456D">
      <w:pPr>
        <w:pStyle w:val="ListParagraph"/>
        <w:ind w:left="1620" w:hanging="450"/>
        <w:rPr>
          <w:del w:id="1757" w:author="Jade Raposa" w:date="2024-10-15T02:24:00Z"/>
          <w:rFonts w:ascii="Georgia" w:hAnsi="Georgia"/>
          <w:rPrChange w:id="1758" w:author="Jade Raposa" w:date="2024-10-15T02:18:00Z">
            <w:rPr>
              <w:del w:id="1759" w:author="Jade Raposa" w:date="2024-10-15T02:24:00Z"/>
            </w:rPr>
          </w:rPrChange>
        </w:rPr>
        <w:pPrChange w:id="1760" w:author="Jade Raposa" w:date="2024-10-15T02:21:00Z">
          <w:pPr>
            <w:pStyle w:val="ListParagraph"/>
            <w:ind w:left="1800"/>
          </w:pPr>
        </w:pPrChange>
      </w:pPr>
    </w:p>
    <w:p w14:paraId="2BC480F3" w14:textId="77777777" w:rsidR="008F456D" w:rsidRPr="008F456D" w:rsidRDefault="008F456D">
      <w:pPr>
        <w:pStyle w:val="ListParagraph"/>
        <w:ind w:left="1620" w:hanging="450"/>
        <w:rPr>
          <w:del w:id="1761" w:author="Jade Raposa" w:date="2024-10-15T02:24:00Z"/>
          <w:rFonts w:ascii="Georgia" w:hAnsi="Georgia"/>
          <w:rPrChange w:id="1762" w:author="Jade Raposa" w:date="2024-10-15T02:18:00Z">
            <w:rPr>
              <w:del w:id="1763" w:author="Jade Raposa" w:date="2024-10-15T02:24:00Z"/>
            </w:rPr>
          </w:rPrChange>
        </w:rPr>
        <w:pPrChange w:id="1764" w:author="Jade Raposa" w:date="2024-10-15T02:21:00Z">
          <w:pPr>
            <w:pStyle w:val="ListParagraph"/>
            <w:ind w:left="1800"/>
          </w:pPr>
        </w:pPrChange>
      </w:pPr>
    </w:p>
    <w:p w14:paraId="2C93A6F9" w14:textId="77777777" w:rsidR="008F456D" w:rsidRPr="008F456D" w:rsidRDefault="008F456D">
      <w:pPr>
        <w:pStyle w:val="ListParagraph"/>
        <w:ind w:left="1620" w:hanging="450"/>
        <w:rPr>
          <w:del w:id="1765" w:author="Jade Raposa" w:date="2024-10-15T02:24:00Z"/>
          <w:rFonts w:ascii="Georgia" w:hAnsi="Georgia"/>
          <w:rPrChange w:id="1766" w:author="Jade Raposa" w:date="2024-10-15T02:18:00Z">
            <w:rPr>
              <w:del w:id="1767" w:author="Jade Raposa" w:date="2024-10-15T02:24:00Z"/>
            </w:rPr>
          </w:rPrChange>
        </w:rPr>
        <w:pPrChange w:id="1768" w:author="Jade Raposa" w:date="2024-10-15T02:21:00Z">
          <w:pPr>
            <w:pStyle w:val="ListParagraph"/>
            <w:ind w:left="1800"/>
          </w:pPr>
        </w:pPrChange>
      </w:pPr>
    </w:p>
    <w:p w14:paraId="377956E1" w14:textId="77777777" w:rsidR="008F456D" w:rsidRDefault="008F456D">
      <w:pPr>
        <w:pStyle w:val="ListParagraph"/>
        <w:ind w:left="1620" w:hanging="450"/>
        <w:pPrChange w:id="1769" w:author="Jade Raposa" w:date="2024-10-15T02:24:00Z">
          <w:pPr>
            <w:pStyle w:val="ListParagraph"/>
            <w:ind w:left="1800"/>
          </w:pPr>
        </w:pPrChange>
      </w:pPr>
    </w:p>
    <w:p w14:paraId="4506C6F6" w14:textId="77777777" w:rsidR="008F456D" w:rsidRPr="008F456D" w:rsidRDefault="008F456D">
      <w:pPr>
        <w:pStyle w:val="ListParagraph"/>
        <w:ind w:left="1620" w:hanging="450"/>
        <w:rPr>
          <w:del w:id="1770" w:author="Jade Raposa" w:date="2024-10-15T02:24:00Z"/>
          <w:rFonts w:ascii="Georgia" w:hAnsi="Georgia"/>
          <w:rPrChange w:id="1771" w:author="Jade Raposa" w:date="2024-10-15T02:18:00Z">
            <w:rPr>
              <w:del w:id="1772" w:author="Jade Raposa" w:date="2024-10-15T02:24:00Z"/>
            </w:rPr>
          </w:rPrChange>
        </w:rPr>
        <w:pPrChange w:id="1773" w:author="Jade Raposa" w:date="2024-10-15T02:21:00Z">
          <w:pPr>
            <w:pStyle w:val="ListParagraph"/>
            <w:ind w:left="1800"/>
          </w:pPr>
        </w:pPrChange>
      </w:pPr>
    </w:p>
    <w:p w14:paraId="300BA150" w14:textId="77777777" w:rsidR="008F456D" w:rsidRPr="008F456D" w:rsidRDefault="008F456D">
      <w:pPr>
        <w:pStyle w:val="ListParagraph"/>
        <w:ind w:left="1620" w:hanging="450"/>
        <w:rPr>
          <w:del w:id="1774" w:author="Jade Raposa" w:date="2024-10-15T02:24:00Z"/>
          <w:rFonts w:ascii="Georgia" w:hAnsi="Georgia"/>
          <w:rPrChange w:id="1775" w:author="Jade Raposa" w:date="2024-10-15T02:18:00Z">
            <w:rPr>
              <w:del w:id="1776" w:author="Jade Raposa" w:date="2024-10-15T02:24:00Z"/>
            </w:rPr>
          </w:rPrChange>
        </w:rPr>
        <w:pPrChange w:id="1777" w:author="Jade Raposa" w:date="2024-10-15T02:21:00Z">
          <w:pPr>
            <w:pStyle w:val="ListParagraph"/>
            <w:ind w:left="1800"/>
          </w:pPr>
        </w:pPrChange>
      </w:pPr>
    </w:p>
    <w:p w14:paraId="49383AA7" w14:textId="77777777" w:rsidR="008F456D" w:rsidRPr="008F456D" w:rsidRDefault="008F456D">
      <w:pPr>
        <w:pStyle w:val="ListParagraph"/>
        <w:ind w:left="1620" w:hanging="450"/>
        <w:rPr>
          <w:del w:id="1778" w:author="Jade Raposa" w:date="2024-10-15T02:24:00Z"/>
          <w:rFonts w:ascii="Georgia" w:hAnsi="Georgia"/>
          <w:rPrChange w:id="1779" w:author="Jade Raposa" w:date="2024-10-15T02:18:00Z">
            <w:rPr>
              <w:del w:id="1780" w:author="Jade Raposa" w:date="2024-10-15T02:24:00Z"/>
            </w:rPr>
          </w:rPrChange>
        </w:rPr>
        <w:pPrChange w:id="1781" w:author="Jade Raposa" w:date="2024-10-15T02:21:00Z">
          <w:pPr>
            <w:pStyle w:val="ListParagraph"/>
            <w:ind w:left="1800"/>
          </w:pPr>
        </w:pPrChange>
      </w:pPr>
    </w:p>
    <w:p w14:paraId="0D2EE22D" w14:textId="77777777" w:rsidR="008F456D" w:rsidRPr="008F456D" w:rsidRDefault="008F456D">
      <w:pPr>
        <w:pStyle w:val="ListParagraph"/>
        <w:ind w:left="1620" w:hanging="450"/>
        <w:rPr>
          <w:del w:id="1782" w:author="Jade Raposa" w:date="2024-10-15T02:24:00Z"/>
          <w:rFonts w:ascii="Georgia" w:hAnsi="Georgia"/>
          <w:rPrChange w:id="1783" w:author="Jade Raposa" w:date="2024-10-15T02:18:00Z">
            <w:rPr>
              <w:del w:id="1784" w:author="Jade Raposa" w:date="2024-10-15T02:24:00Z"/>
            </w:rPr>
          </w:rPrChange>
        </w:rPr>
        <w:pPrChange w:id="1785" w:author="Jade Raposa" w:date="2024-10-15T02:21:00Z">
          <w:pPr>
            <w:pStyle w:val="ListParagraph"/>
            <w:ind w:left="1800"/>
          </w:pPr>
        </w:pPrChange>
      </w:pPr>
    </w:p>
    <w:p w14:paraId="5AA79317" w14:textId="77777777" w:rsidR="008F456D" w:rsidRPr="008F456D" w:rsidRDefault="008F456D">
      <w:pPr>
        <w:pStyle w:val="ListParagraph"/>
        <w:ind w:left="1620" w:hanging="450"/>
        <w:rPr>
          <w:del w:id="1786" w:author="Jade Raposa" w:date="2024-10-15T02:24:00Z"/>
          <w:rFonts w:ascii="Georgia" w:hAnsi="Georgia"/>
          <w:rPrChange w:id="1787" w:author="Jade Raposa" w:date="2024-10-15T02:18:00Z">
            <w:rPr>
              <w:del w:id="1788" w:author="Jade Raposa" w:date="2024-10-15T02:24:00Z"/>
            </w:rPr>
          </w:rPrChange>
        </w:rPr>
        <w:pPrChange w:id="1789" w:author="Jade Raposa" w:date="2024-10-15T02:21:00Z">
          <w:pPr>
            <w:pStyle w:val="ListParagraph"/>
            <w:ind w:left="1800"/>
          </w:pPr>
        </w:pPrChange>
      </w:pPr>
    </w:p>
    <w:p w14:paraId="69C2C2C7" w14:textId="77777777" w:rsidR="008F456D" w:rsidRPr="008F456D" w:rsidRDefault="008F456D">
      <w:pPr>
        <w:ind w:left="1800"/>
        <w:rPr>
          <w:del w:id="1790" w:author="Jade Raposa" w:date="2024-10-15T02:24:00Z"/>
          <w:rFonts w:ascii="Georgia" w:hAnsi="Georgia"/>
          <w:rPrChange w:id="1791" w:author="Jade Raposa" w:date="2024-10-15T02:24:00Z">
            <w:rPr>
              <w:del w:id="1792" w:author="Jade Raposa" w:date="2024-10-15T02:24:00Z"/>
            </w:rPr>
          </w:rPrChange>
        </w:rPr>
        <w:pPrChange w:id="1793" w:author="Jade Raposa" w:date="2024-10-15T02:24:00Z">
          <w:pPr>
            <w:pStyle w:val="ListParagraph"/>
            <w:ind w:left="1800"/>
          </w:pPr>
        </w:pPrChange>
      </w:pPr>
    </w:p>
    <w:p w14:paraId="6FB73BEF" w14:textId="77777777" w:rsidR="008F456D" w:rsidRPr="008F456D" w:rsidRDefault="008F456D">
      <w:pPr>
        <w:pStyle w:val="ListParagraph"/>
        <w:ind w:left="1620" w:hanging="450"/>
        <w:rPr>
          <w:del w:id="1794" w:author="Jade Raposa" w:date="2024-10-15T02:24:00Z"/>
          <w:rFonts w:ascii="Georgia" w:hAnsi="Georgia"/>
          <w:rPrChange w:id="1795" w:author="Jade Raposa" w:date="2024-10-15T02:18:00Z">
            <w:rPr>
              <w:del w:id="1796" w:author="Jade Raposa" w:date="2024-10-15T02:24:00Z"/>
            </w:rPr>
          </w:rPrChange>
        </w:rPr>
        <w:pPrChange w:id="1797" w:author="Jade Raposa" w:date="2024-10-15T02:21:00Z">
          <w:pPr>
            <w:pStyle w:val="ListParagraph"/>
            <w:ind w:left="1800"/>
          </w:pPr>
        </w:pPrChange>
      </w:pPr>
    </w:p>
    <w:p w14:paraId="63833263" w14:textId="77777777" w:rsidR="008F456D" w:rsidRPr="008F456D" w:rsidRDefault="008F456D">
      <w:pPr>
        <w:pStyle w:val="ListParagraph"/>
        <w:ind w:left="1620" w:hanging="450"/>
        <w:rPr>
          <w:del w:id="1798" w:author="Jade Raposa" w:date="2024-10-15T02:24:00Z"/>
          <w:rFonts w:ascii="Georgia" w:hAnsi="Georgia"/>
          <w:rPrChange w:id="1799" w:author="Jade Raposa" w:date="2024-10-15T02:18:00Z">
            <w:rPr>
              <w:del w:id="1800" w:author="Jade Raposa" w:date="2024-10-15T02:24:00Z"/>
            </w:rPr>
          </w:rPrChange>
        </w:rPr>
        <w:pPrChange w:id="1801" w:author="Jade Raposa" w:date="2024-10-15T02:21:00Z">
          <w:pPr>
            <w:pStyle w:val="ListParagraph"/>
            <w:ind w:left="1800"/>
          </w:pPr>
        </w:pPrChange>
      </w:pPr>
    </w:p>
    <w:p w14:paraId="3B30F5D4" w14:textId="77777777" w:rsidR="008F456D" w:rsidRPr="008F456D" w:rsidRDefault="008F456D">
      <w:pPr>
        <w:ind w:left="1620"/>
        <w:rPr>
          <w:ins w:id="1802" w:author="Jade Raposa" w:date="2024-10-15T02:24:00Z"/>
          <w:rFonts w:ascii="Georgia" w:hAnsi="Georgia"/>
          <w:rPrChange w:id="1803" w:author="Jade Raposa" w:date="2024-10-15T02:24:00Z">
            <w:rPr>
              <w:ins w:id="1804" w:author="Jade Raposa" w:date="2024-10-15T02:24:00Z"/>
            </w:rPr>
          </w:rPrChange>
        </w:rPr>
        <w:pPrChange w:id="1805" w:author="Jade Raposa" w:date="2024-10-15T02:24:00Z">
          <w:pPr>
            <w:pStyle w:val="ListParagraph"/>
            <w:ind w:left="1620" w:hanging="450"/>
          </w:pPr>
        </w:pPrChange>
      </w:pPr>
    </w:p>
    <w:p w14:paraId="1F4828B4" w14:textId="77777777" w:rsidR="008F456D" w:rsidRPr="008F456D" w:rsidRDefault="008F456D">
      <w:pPr>
        <w:pStyle w:val="ListParagraph"/>
        <w:ind w:left="1620" w:hanging="450"/>
        <w:rPr>
          <w:rFonts w:ascii="Georgia" w:hAnsi="Georgia"/>
          <w:rPrChange w:id="1806" w:author="Jade Raposa" w:date="2024-10-15T02:18:00Z">
            <w:rPr/>
          </w:rPrChange>
        </w:rPr>
        <w:pPrChange w:id="1807" w:author="Jade Raposa" w:date="2024-10-15T02:21:00Z">
          <w:pPr>
            <w:pStyle w:val="ListParagraph"/>
            <w:ind w:left="1800"/>
          </w:pPr>
        </w:pPrChange>
      </w:pPr>
    </w:p>
    <w:p w14:paraId="60539523" w14:textId="77777777" w:rsidR="008F456D" w:rsidRPr="008F456D" w:rsidRDefault="002B278F">
      <w:pPr>
        <w:pStyle w:val="ListParagraph"/>
        <w:numPr>
          <w:ilvl w:val="0"/>
          <w:numId w:val="17"/>
        </w:numPr>
        <w:rPr>
          <w:rFonts w:ascii="Georgia" w:hAnsi="Georgia"/>
          <w:rPrChange w:id="1808" w:author="Jade Raposa" w:date="2024-10-15T02:25:00Z">
            <w:rPr/>
          </w:rPrChange>
        </w:rPr>
        <w:pPrChange w:id="1809" w:author="Jade Raposa" w:date="2024-10-15T02:25:00Z">
          <w:pPr/>
        </w:pPrChange>
      </w:pPr>
      <w:r>
        <w:rPr>
          <w:rFonts w:ascii="Georgia" w:hAnsi="Georgia"/>
          <w:noProof/>
          <w:rPrChange w:id="1810" w:author="Jade Raposa" w:date="2024-10-15T02:18:00Z">
            <w:rPr>
              <w:noProof/>
            </w:rPr>
          </w:rPrChange>
        </w:rPr>
        <w:drawing>
          <wp:anchor distT="0" distB="0" distL="114300" distR="114300" simplePos="0" relativeHeight="251683840" behindDoc="0" locked="0" layoutInCell="1" allowOverlap="1" wp14:anchorId="43CB8841" wp14:editId="7236F9AE">
            <wp:simplePos x="0" y="0"/>
            <wp:positionH relativeFrom="column">
              <wp:posOffset>2199005</wp:posOffset>
            </wp:positionH>
            <wp:positionV relativeFrom="paragraph">
              <wp:posOffset>578485</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anchor>
        </w:drawing>
      </w:r>
      <w:del w:id="1811" w:author="Jade Raposa" w:date="2024-10-15T02:25:00Z">
        <w:r>
          <w:rPr>
            <w:rFonts w:ascii="Georgia" w:hAnsi="Georgia"/>
            <w:rPrChange w:id="1812" w:author="Jade Raposa" w:date="2024-10-15T02:25:00Z">
              <w:rPr/>
            </w:rPrChange>
          </w:rPr>
          <w:delText>4.</w:delText>
        </w:r>
      </w:del>
      <w:r>
        <w:rPr>
          <w:rFonts w:ascii="Georgia" w:hAnsi="Georgia"/>
          <w:rPrChange w:id="1813" w:author="Jade Raposa" w:date="2024-10-15T02:25:00Z">
            <w:rPr/>
          </w:rPrChange>
        </w:rPr>
        <w:t xml:space="preserve">Enter your </w:t>
      </w:r>
      <w:r>
        <w:rPr>
          <w:rFonts w:ascii="Georgia" w:hAnsi="Georgia"/>
          <w:b/>
          <w:bCs/>
          <w:rPrChange w:id="1814" w:author="Jade Raposa" w:date="2024-10-15T02:25:00Z">
            <w:rPr>
              <w:b/>
              <w:bCs/>
            </w:rPr>
          </w:rPrChange>
        </w:rPr>
        <w:t>“FIRST NAME,” “LAST NAME,” “GENDER,”</w:t>
      </w:r>
      <w:r>
        <w:rPr>
          <w:rFonts w:ascii="Georgia" w:hAnsi="Georgia"/>
          <w:rPrChange w:id="1815" w:author="Jade Raposa" w:date="2024-10-15T02:25:00Z">
            <w:rPr/>
          </w:rPrChange>
        </w:rPr>
        <w:t xml:space="preserve"> and </w:t>
      </w:r>
      <w:r>
        <w:rPr>
          <w:rFonts w:ascii="Georgia" w:hAnsi="Georgia"/>
          <w:b/>
          <w:bCs/>
          <w:rPrChange w:id="1816" w:author="Jade Raposa" w:date="2024-10-15T02:25:00Z">
            <w:rPr>
              <w:b/>
              <w:bCs/>
            </w:rPr>
          </w:rPrChange>
        </w:rPr>
        <w:t>“BIRTHDATE.”</w:t>
      </w:r>
      <w:r>
        <w:rPr>
          <w:rFonts w:ascii="Georgia" w:hAnsi="Georgia"/>
          <w:rPrChange w:id="1817" w:author="Jade Raposa" w:date="2024-10-15T02:25:00Z">
            <w:rPr/>
          </w:rPrChange>
        </w:rPr>
        <w:t xml:space="preserve"> After that, press </w:t>
      </w:r>
      <w:r>
        <w:rPr>
          <w:rFonts w:ascii="Georgia" w:hAnsi="Georgia"/>
          <w:b/>
          <w:bCs/>
          <w:rPrChange w:id="1818" w:author="Jade Raposa" w:date="2024-10-15T02:25:00Z">
            <w:rPr>
              <w:b/>
              <w:bCs/>
            </w:rPr>
          </w:rPrChange>
        </w:rPr>
        <w:t>“NEXT.”</w:t>
      </w:r>
    </w:p>
    <w:p w14:paraId="018D58BA" w14:textId="77777777" w:rsidR="008F456D" w:rsidRPr="008F456D" w:rsidRDefault="008F456D">
      <w:pPr>
        <w:rPr>
          <w:del w:id="1819" w:author="Jade Raposa" w:date="2024-10-15T02:25:00Z"/>
          <w:rFonts w:ascii="Georgia" w:hAnsi="Georgia"/>
          <w:rPrChange w:id="1820" w:author="Jade Raposa" w:date="2024-10-15T02:18:00Z">
            <w:rPr>
              <w:del w:id="1821" w:author="Jade Raposa" w:date="2024-10-15T02:25:00Z"/>
            </w:rPr>
          </w:rPrChange>
        </w:rPr>
        <w:pPrChange w:id="1822" w:author="Jade Raposa" w:date="2024-10-15T02:25:00Z">
          <w:pPr>
            <w:ind w:left="720"/>
          </w:pPr>
        </w:pPrChange>
      </w:pPr>
    </w:p>
    <w:p w14:paraId="26919876" w14:textId="77777777" w:rsidR="008F456D" w:rsidRPr="008F456D" w:rsidRDefault="008F456D">
      <w:pPr>
        <w:rPr>
          <w:del w:id="1823" w:author="Jade Raposa" w:date="2024-10-15T02:25:00Z"/>
          <w:rFonts w:ascii="Georgia" w:hAnsi="Georgia"/>
          <w:rPrChange w:id="1824" w:author="Jade Raposa" w:date="2024-10-15T02:18:00Z">
            <w:rPr>
              <w:del w:id="1825" w:author="Jade Raposa" w:date="2024-10-15T02:25:00Z"/>
            </w:rPr>
          </w:rPrChange>
        </w:rPr>
        <w:pPrChange w:id="1826" w:author="Jade Raposa" w:date="2024-10-15T02:25:00Z">
          <w:pPr>
            <w:ind w:left="720"/>
          </w:pPr>
        </w:pPrChange>
      </w:pPr>
    </w:p>
    <w:p w14:paraId="3A92A5E2" w14:textId="77777777" w:rsidR="008F456D" w:rsidRPr="008F456D" w:rsidRDefault="008F456D">
      <w:pPr>
        <w:rPr>
          <w:del w:id="1827" w:author="Jade Raposa" w:date="2024-10-15T02:25:00Z"/>
          <w:rFonts w:ascii="Georgia" w:hAnsi="Georgia"/>
          <w:rPrChange w:id="1828" w:author="Jade Raposa" w:date="2024-10-15T02:18:00Z">
            <w:rPr>
              <w:del w:id="1829" w:author="Jade Raposa" w:date="2024-10-15T02:25:00Z"/>
            </w:rPr>
          </w:rPrChange>
        </w:rPr>
        <w:pPrChange w:id="1830" w:author="Jade Raposa" w:date="2024-10-15T02:25:00Z">
          <w:pPr>
            <w:ind w:left="720"/>
          </w:pPr>
        </w:pPrChange>
      </w:pPr>
    </w:p>
    <w:p w14:paraId="26F2AB3A" w14:textId="77777777" w:rsidR="008F456D" w:rsidRPr="008F456D" w:rsidRDefault="008F456D">
      <w:pPr>
        <w:rPr>
          <w:del w:id="1831" w:author="Jade Raposa" w:date="2024-10-15T02:25:00Z"/>
          <w:rFonts w:ascii="Georgia" w:hAnsi="Georgia"/>
          <w:rPrChange w:id="1832" w:author="Jade Raposa" w:date="2024-10-15T02:18:00Z">
            <w:rPr>
              <w:del w:id="1833" w:author="Jade Raposa" w:date="2024-10-15T02:25:00Z"/>
            </w:rPr>
          </w:rPrChange>
        </w:rPr>
        <w:pPrChange w:id="1834" w:author="Jade Raposa" w:date="2024-10-15T02:25:00Z">
          <w:pPr>
            <w:ind w:left="720"/>
          </w:pPr>
        </w:pPrChange>
      </w:pPr>
    </w:p>
    <w:p w14:paraId="469FA33E" w14:textId="77777777" w:rsidR="008F456D" w:rsidRPr="008F456D" w:rsidRDefault="008F456D">
      <w:pPr>
        <w:rPr>
          <w:del w:id="1835" w:author="Jade Raposa" w:date="2024-10-15T02:25:00Z"/>
          <w:rFonts w:ascii="Georgia" w:hAnsi="Georgia"/>
          <w:rPrChange w:id="1836" w:author="Jade Raposa" w:date="2024-10-15T02:18:00Z">
            <w:rPr>
              <w:del w:id="1837" w:author="Jade Raposa" w:date="2024-10-15T02:25:00Z"/>
            </w:rPr>
          </w:rPrChange>
        </w:rPr>
        <w:pPrChange w:id="1838" w:author="Jade Raposa" w:date="2024-10-15T02:25:00Z">
          <w:pPr>
            <w:ind w:left="720"/>
          </w:pPr>
        </w:pPrChange>
      </w:pPr>
    </w:p>
    <w:p w14:paraId="75464CD3" w14:textId="77777777" w:rsidR="008F456D" w:rsidRPr="008F456D" w:rsidRDefault="008F456D">
      <w:pPr>
        <w:rPr>
          <w:del w:id="1839" w:author="Jade Raposa" w:date="2024-10-15T02:25:00Z"/>
          <w:rFonts w:ascii="Georgia" w:hAnsi="Georgia"/>
          <w:rPrChange w:id="1840" w:author="Jade Raposa" w:date="2024-10-15T02:18:00Z">
            <w:rPr>
              <w:del w:id="1841" w:author="Jade Raposa" w:date="2024-10-15T02:25:00Z"/>
            </w:rPr>
          </w:rPrChange>
        </w:rPr>
        <w:pPrChange w:id="1842" w:author="Jade Raposa" w:date="2024-10-15T02:25:00Z">
          <w:pPr>
            <w:ind w:left="720"/>
          </w:pPr>
        </w:pPrChange>
      </w:pPr>
    </w:p>
    <w:p w14:paraId="03ECD9C0" w14:textId="77777777" w:rsidR="008F456D" w:rsidRPr="008F456D" w:rsidRDefault="008F456D">
      <w:pPr>
        <w:rPr>
          <w:rFonts w:ascii="Georgia" w:hAnsi="Georgia"/>
          <w:rPrChange w:id="1843" w:author="Jade Raposa" w:date="2024-10-15T02:18:00Z">
            <w:rPr/>
          </w:rPrChange>
        </w:rPr>
        <w:pPrChange w:id="1844" w:author="Jade Raposa" w:date="2024-10-15T02:25:00Z">
          <w:pPr>
            <w:ind w:left="720"/>
          </w:pPr>
        </w:pPrChange>
      </w:pPr>
    </w:p>
    <w:p w14:paraId="22B590DB" w14:textId="77777777" w:rsidR="008F456D" w:rsidRDefault="002B278F">
      <w:pPr>
        <w:pStyle w:val="ListParagraph"/>
        <w:numPr>
          <w:ilvl w:val="0"/>
          <w:numId w:val="17"/>
        </w:numPr>
        <w:rPr>
          <w:ins w:id="1845" w:author="Jade Raposa" w:date="2024-10-17T01:00:00Z"/>
          <w:rFonts w:ascii="Georgia" w:hAnsi="Georgia"/>
          <w:b/>
          <w:bCs/>
        </w:rPr>
        <w:sectPr w:rsidR="008F456D">
          <w:headerReference w:type="default" r:id="rId137"/>
          <w:headerReference w:type="first" r:id="rId138"/>
          <w:pgSz w:w="12240" w:h="15840"/>
          <w:pgMar w:top="1440" w:right="1440" w:bottom="1440" w:left="1440" w:header="708" w:footer="708" w:gutter="0"/>
          <w:pgNumType w:start="1"/>
          <w:cols w:space="708"/>
          <w:titlePg/>
          <w:docGrid w:linePitch="360"/>
        </w:sectPr>
      </w:pPr>
      <w:r>
        <w:rPr>
          <w:noProof/>
        </w:rPr>
        <w:drawing>
          <wp:anchor distT="0" distB="0" distL="114300" distR="114300" simplePos="0" relativeHeight="251684864" behindDoc="0" locked="0" layoutInCell="1" allowOverlap="1" wp14:anchorId="421580C5" wp14:editId="4DF9E972">
            <wp:simplePos x="0" y="0"/>
            <wp:positionH relativeFrom="column">
              <wp:posOffset>2232660</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anchor>
        </w:drawing>
      </w:r>
      <w:del w:id="1855" w:author="Jade Raposa" w:date="2024-10-15T02:26:00Z">
        <w:r>
          <w:rPr>
            <w:rFonts w:ascii="Georgia" w:hAnsi="Georgia"/>
            <w:rPrChange w:id="1856" w:author="Jade Raposa" w:date="2024-10-17T01:00:00Z">
              <w:rPr/>
            </w:rPrChange>
          </w:rPr>
          <w:delText xml:space="preserve">5. </w:delText>
        </w:r>
      </w:del>
      <w:r>
        <w:rPr>
          <w:rFonts w:ascii="Georgia" w:hAnsi="Georgia"/>
          <w:rPrChange w:id="1857" w:author="Jade Raposa" w:date="2024-10-17T01:00:00Z">
            <w:rPr/>
          </w:rPrChange>
        </w:rPr>
        <w:t xml:space="preserve">Now, enter your preferred </w:t>
      </w:r>
      <w:r>
        <w:rPr>
          <w:rFonts w:ascii="Georgia" w:hAnsi="Georgia"/>
          <w:b/>
          <w:bCs/>
          <w:rPrChange w:id="1858" w:author="Jade Raposa" w:date="2024-10-17T01:00:00Z">
            <w:rPr>
              <w:b/>
              <w:bCs/>
            </w:rPr>
          </w:rPrChange>
        </w:rPr>
        <w:t>“DISPLAY NAME.”</w:t>
      </w:r>
      <w:r>
        <w:rPr>
          <w:rFonts w:ascii="Georgia" w:hAnsi="Georgia"/>
          <w:rPrChange w:id="1859" w:author="Jade Raposa" w:date="2024-10-17T01:00:00Z">
            <w:rPr/>
          </w:rPrChange>
        </w:rPr>
        <w:t xml:space="preserve"> After that, press </w:t>
      </w:r>
      <w:r>
        <w:rPr>
          <w:rFonts w:ascii="Georgia" w:hAnsi="Georgia"/>
          <w:b/>
          <w:bCs/>
          <w:rPrChange w:id="1860" w:author="Jade Raposa" w:date="2024-10-17T01:00:00Z">
            <w:rPr>
              <w:b/>
              <w:bCs/>
            </w:rPr>
          </w:rPrChange>
        </w:rPr>
        <w:t>“SUBMIT.”</w:t>
      </w:r>
    </w:p>
    <w:p w14:paraId="458CB31B" w14:textId="77777777" w:rsidR="008F456D" w:rsidRPr="008F456D" w:rsidRDefault="008F456D">
      <w:pPr>
        <w:pStyle w:val="ListParagraph"/>
        <w:numPr>
          <w:ilvl w:val="0"/>
          <w:numId w:val="17"/>
        </w:numPr>
        <w:rPr>
          <w:del w:id="1861" w:author="Jade Raposa" w:date="2024-10-17T01:00:00Z"/>
          <w:rFonts w:ascii="Georgia" w:hAnsi="Georgia"/>
          <w:rPrChange w:id="1862" w:author="Jade Raposa" w:date="2024-10-15T02:26:00Z">
            <w:rPr>
              <w:del w:id="1863" w:author="Jade Raposa" w:date="2024-10-17T01:00:00Z"/>
            </w:rPr>
          </w:rPrChange>
        </w:rPr>
        <w:pPrChange w:id="1864" w:author="Jade Raposa" w:date="2024-10-15T02:26:00Z">
          <w:pPr/>
        </w:pPrChange>
      </w:pPr>
    </w:p>
    <w:p w14:paraId="41BFE515" w14:textId="77777777" w:rsidR="008F456D" w:rsidRPr="008F456D" w:rsidRDefault="008F456D">
      <w:pPr>
        <w:pStyle w:val="ListParagraph"/>
        <w:ind w:left="1620" w:hanging="450"/>
        <w:rPr>
          <w:del w:id="1865" w:author="Jade Raposa" w:date="2024-10-15T02:26:00Z"/>
          <w:rFonts w:ascii="Georgia" w:hAnsi="Georgia"/>
          <w:rPrChange w:id="1866" w:author="Jade Raposa" w:date="2024-10-17T01:00:00Z">
            <w:rPr>
              <w:del w:id="1867" w:author="Jade Raposa" w:date="2024-10-15T02:26:00Z"/>
            </w:rPr>
          </w:rPrChange>
        </w:rPr>
        <w:pPrChange w:id="1868" w:author="Jade Raposa" w:date="2024-10-15T02:21:00Z">
          <w:pPr>
            <w:pStyle w:val="ListParagraph"/>
            <w:ind w:left="1800"/>
          </w:pPr>
        </w:pPrChange>
      </w:pPr>
    </w:p>
    <w:p w14:paraId="79C41B09" w14:textId="77777777" w:rsidR="008F456D" w:rsidRPr="008F456D" w:rsidRDefault="008F456D">
      <w:pPr>
        <w:pStyle w:val="ListParagraph"/>
        <w:ind w:left="1620" w:hanging="450"/>
        <w:rPr>
          <w:del w:id="1869" w:author="Jade Raposa" w:date="2024-10-15T02:26:00Z"/>
          <w:rFonts w:ascii="Georgia" w:hAnsi="Georgia"/>
          <w:rPrChange w:id="1870" w:author="Jade Raposa" w:date="2024-10-15T02:18:00Z">
            <w:rPr>
              <w:del w:id="1871" w:author="Jade Raposa" w:date="2024-10-15T02:26:00Z"/>
            </w:rPr>
          </w:rPrChange>
        </w:rPr>
        <w:pPrChange w:id="1872" w:author="Jade Raposa" w:date="2024-10-15T02:21:00Z">
          <w:pPr>
            <w:pStyle w:val="ListParagraph"/>
            <w:ind w:left="1800"/>
          </w:pPr>
        </w:pPrChange>
      </w:pPr>
    </w:p>
    <w:p w14:paraId="734E2240" w14:textId="77777777" w:rsidR="008F456D" w:rsidRPr="008F456D" w:rsidRDefault="008F456D">
      <w:pPr>
        <w:pStyle w:val="ListParagraph"/>
        <w:ind w:left="1620" w:hanging="450"/>
        <w:rPr>
          <w:del w:id="1873" w:author="Jade Raposa" w:date="2024-10-15T02:26:00Z"/>
          <w:rFonts w:ascii="Georgia" w:hAnsi="Georgia"/>
          <w:rPrChange w:id="1874" w:author="Jade Raposa" w:date="2024-10-15T02:18:00Z">
            <w:rPr>
              <w:del w:id="1875" w:author="Jade Raposa" w:date="2024-10-15T02:26:00Z"/>
            </w:rPr>
          </w:rPrChange>
        </w:rPr>
        <w:pPrChange w:id="1876" w:author="Jade Raposa" w:date="2024-10-15T02:21:00Z">
          <w:pPr>
            <w:pStyle w:val="ListParagraph"/>
            <w:ind w:left="1800"/>
          </w:pPr>
        </w:pPrChange>
      </w:pPr>
    </w:p>
    <w:p w14:paraId="1784E65E" w14:textId="77777777" w:rsidR="008F456D" w:rsidRPr="008F456D" w:rsidRDefault="008F456D">
      <w:pPr>
        <w:pStyle w:val="ListParagraph"/>
        <w:ind w:left="1620" w:hanging="450"/>
        <w:rPr>
          <w:del w:id="1877" w:author="Jade Raposa" w:date="2024-10-15T02:26:00Z"/>
          <w:rFonts w:ascii="Georgia" w:hAnsi="Georgia"/>
          <w:rPrChange w:id="1878" w:author="Jade Raposa" w:date="2024-10-15T02:18:00Z">
            <w:rPr>
              <w:del w:id="1879" w:author="Jade Raposa" w:date="2024-10-15T02:26:00Z"/>
            </w:rPr>
          </w:rPrChange>
        </w:rPr>
        <w:pPrChange w:id="1880" w:author="Jade Raposa" w:date="2024-10-15T02:21:00Z">
          <w:pPr>
            <w:pStyle w:val="ListParagraph"/>
            <w:ind w:left="1800"/>
          </w:pPr>
        </w:pPrChange>
      </w:pPr>
    </w:p>
    <w:p w14:paraId="60865407" w14:textId="77777777" w:rsidR="008F456D" w:rsidRPr="008F456D" w:rsidRDefault="008F456D">
      <w:pPr>
        <w:pStyle w:val="ListParagraph"/>
        <w:ind w:left="1620" w:hanging="450"/>
        <w:rPr>
          <w:del w:id="1881" w:author="Jade Raposa" w:date="2024-10-15T02:26:00Z"/>
          <w:rFonts w:ascii="Georgia" w:hAnsi="Georgia"/>
          <w:rPrChange w:id="1882" w:author="Jade Raposa" w:date="2024-10-15T02:18:00Z">
            <w:rPr>
              <w:del w:id="1883" w:author="Jade Raposa" w:date="2024-10-15T02:26:00Z"/>
            </w:rPr>
          </w:rPrChange>
        </w:rPr>
        <w:pPrChange w:id="1884" w:author="Jade Raposa" w:date="2024-10-15T02:21:00Z">
          <w:pPr>
            <w:pStyle w:val="ListParagraph"/>
            <w:ind w:left="1800"/>
          </w:pPr>
        </w:pPrChange>
      </w:pPr>
    </w:p>
    <w:p w14:paraId="1C526D02" w14:textId="77777777" w:rsidR="008F456D" w:rsidRPr="008F456D" w:rsidRDefault="008F456D">
      <w:pPr>
        <w:pStyle w:val="ListParagraph"/>
        <w:ind w:left="1620" w:hanging="450"/>
        <w:rPr>
          <w:del w:id="1885" w:author="Jade Raposa" w:date="2024-10-15T02:26:00Z"/>
          <w:rFonts w:ascii="Georgia" w:hAnsi="Georgia"/>
          <w:rPrChange w:id="1886" w:author="Jade Raposa" w:date="2024-10-15T02:18:00Z">
            <w:rPr>
              <w:del w:id="1887" w:author="Jade Raposa" w:date="2024-10-15T02:26:00Z"/>
            </w:rPr>
          </w:rPrChange>
        </w:rPr>
        <w:pPrChange w:id="1888" w:author="Jade Raposa" w:date="2024-10-15T02:21:00Z">
          <w:pPr>
            <w:pStyle w:val="ListParagraph"/>
            <w:ind w:left="1800"/>
          </w:pPr>
        </w:pPrChange>
      </w:pPr>
    </w:p>
    <w:p w14:paraId="212C9EC0" w14:textId="77777777" w:rsidR="008F456D" w:rsidRPr="008F456D" w:rsidRDefault="008F456D">
      <w:pPr>
        <w:pStyle w:val="ListParagraph"/>
        <w:ind w:left="1620" w:hanging="450"/>
        <w:rPr>
          <w:del w:id="1889" w:author="Jade Raposa" w:date="2024-10-15T02:26:00Z"/>
          <w:rFonts w:ascii="Georgia" w:hAnsi="Georgia"/>
          <w:rPrChange w:id="1890" w:author="Jade Raposa" w:date="2024-10-15T02:18:00Z">
            <w:rPr>
              <w:del w:id="1891" w:author="Jade Raposa" w:date="2024-10-15T02:26:00Z"/>
            </w:rPr>
          </w:rPrChange>
        </w:rPr>
        <w:pPrChange w:id="1892" w:author="Jade Raposa" w:date="2024-10-15T02:21:00Z">
          <w:pPr>
            <w:pStyle w:val="ListParagraph"/>
            <w:ind w:left="1800"/>
          </w:pPr>
        </w:pPrChange>
      </w:pPr>
    </w:p>
    <w:p w14:paraId="47D2E7FE" w14:textId="77777777" w:rsidR="008F456D" w:rsidRPr="008F456D" w:rsidRDefault="008F456D">
      <w:pPr>
        <w:pStyle w:val="ListParagraph"/>
        <w:ind w:left="1620" w:hanging="450"/>
        <w:rPr>
          <w:del w:id="1893" w:author="Jade Raposa" w:date="2024-10-15T02:26:00Z"/>
          <w:rFonts w:ascii="Georgia" w:hAnsi="Georgia"/>
          <w:rPrChange w:id="1894" w:author="Jade Raposa" w:date="2024-10-15T02:18:00Z">
            <w:rPr>
              <w:del w:id="1895" w:author="Jade Raposa" w:date="2024-10-15T02:26:00Z"/>
            </w:rPr>
          </w:rPrChange>
        </w:rPr>
        <w:pPrChange w:id="1896" w:author="Jade Raposa" w:date="2024-10-15T02:21:00Z">
          <w:pPr>
            <w:pStyle w:val="ListParagraph"/>
            <w:ind w:left="1800"/>
          </w:pPr>
        </w:pPrChange>
      </w:pPr>
    </w:p>
    <w:p w14:paraId="011AD69D" w14:textId="77777777" w:rsidR="008F456D" w:rsidRPr="008F456D" w:rsidRDefault="008F456D">
      <w:pPr>
        <w:pStyle w:val="ListParagraph"/>
        <w:ind w:left="1620" w:hanging="450"/>
        <w:rPr>
          <w:del w:id="1897" w:author="Jade Raposa" w:date="2024-10-15T02:26:00Z"/>
          <w:rFonts w:ascii="Georgia" w:hAnsi="Georgia"/>
          <w:rPrChange w:id="1898" w:author="Jade Raposa" w:date="2024-10-15T02:18:00Z">
            <w:rPr>
              <w:del w:id="1899" w:author="Jade Raposa" w:date="2024-10-15T02:26:00Z"/>
            </w:rPr>
          </w:rPrChange>
        </w:rPr>
        <w:pPrChange w:id="1900" w:author="Jade Raposa" w:date="2024-10-15T02:21:00Z">
          <w:pPr>
            <w:pStyle w:val="ListParagraph"/>
            <w:ind w:left="1800"/>
          </w:pPr>
        </w:pPrChange>
      </w:pPr>
    </w:p>
    <w:p w14:paraId="7DA8089E" w14:textId="77777777" w:rsidR="008F456D" w:rsidRPr="008F456D" w:rsidRDefault="008F456D">
      <w:pPr>
        <w:pStyle w:val="ListParagraph"/>
        <w:ind w:left="1620" w:hanging="450"/>
        <w:rPr>
          <w:del w:id="1901" w:author="Jade Raposa" w:date="2024-10-15T02:26:00Z"/>
          <w:rFonts w:ascii="Georgia" w:hAnsi="Georgia"/>
          <w:rPrChange w:id="1902" w:author="Jade Raposa" w:date="2024-10-15T02:18:00Z">
            <w:rPr>
              <w:del w:id="1903" w:author="Jade Raposa" w:date="2024-10-15T02:26:00Z"/>
            </w:rPr>
          </w:rPrChange>
        </w:rPr>
        <w:pPrChange w:id="1904" w:author="Jade Raposa" w:date="2024-10-15T02:21:00Z">
          <w:pPr>
            <w:pStyle w:val="ListParagraph"/>
            <w:ind w:left="1800"/>
          </w:pPr>
        </w:pPrChange>
      </w:pPr>
    </w:p>
    <w:p w14:paraId="325F8F75" w14:textId="77777777" w:rsidR="008F456D" w:rsidRPr="008F456D" w:rsidRDefault="008F456D">
      <w:pPr>
        <w:pStyle w:val="ListParagraph"/>
        <w:ind w:left="1620" w:hanging="450"/>
        <w:rPr>
          <w:del w:id="1905" w:author="Jade Raposa" w:date="2024-10-15T02:26:00Z"/>
          <w:rFonts w:ascii="Georgia" w:hAnsi="Georgia"/>
          <w:rPrChange w:id="1906" w:author="Jade Raposa" w:date="2024-10-15T02:18:00Z">
            <w:rPr>
              <w:del w:id="1907" w:author="Jade Raposa" w:date="2024-10-15T02:26:00Z"/>
            </w:rPr>
          </w:rPrChange>
        </w:rPr>
        <w:pPrChange w:id="1908" w:author="Jade Raposa" w:date="2024-10-15T02:21:00Z">
          <w:pPr>
            <w:pStyle w:val="ListParagraph"/>
            <w:ind w:left="1800"/>
          </w:pPr>
        </w:pPrChange>
      </w:pPr>
    </w:p>
    <w:p w14:paraId="6504729D" w14:textId="77777777" w:rsidR="008F456D" w:rsidRPr="008F456D" w:rsidRDefault="008F456D">
      <w:pPr>
        <w:rPr>
          <w:del w:id="1909" w:author="Jade Raposa" w:date="2024-10-17T01:00:00Z"/>
          <w:rFonts w:ascii="Georgia" w:hAnsi="Georgia"/>
          <w:rPrChange w:id="1910" w:author="Jade Raposa" w:date="2024-10-15T02:18:00Z">
            <w:rPr>
              <w:del w:id="1911" w:author="Jade Raposa" w:date="2024-10-17T01:00:00Z"/>
            </w:rPr>
          </w:rPrChange>
        </w:rPr>
        <w:sectPr w:rsidR="008F456D" w:rsidRPr="008F456D">
          <w:pgSz w:w="12240" w:h="15840"/>
          <w:pgMar w:top="1440" w:right="1440" w:bottom="1440" w:left="1440" w:header="708" w:footer="708" w:gutter="0"/>
          <w:pgNumType w:start="1"/>
          <w:cols w:space="708"/>
          <w:titlePg/>
          <w:docGrid w:linePitch="360"/>
        </w:sectPr>
      </w:pPr>
    </w:p>
    <w:p w14:paraId="436955B5" w14:textId="77777777" w:rsidR="008F456D" w:rsidRPr="008F456D" w:rsidRDefault="008F456D">
      <w:pPr>
        <w:ind w:left="1620" w:hanging="450"/>
        <w:rPr>
          <w:del w:id="1912" w:author="Jade Raposa" w:date="2024-10-17T01:00:00Z"/>
          <w:rFonts w:ascii="Georgia" w:hAnsi="Georgia"/>
          <w:rPrChange w:id="1913" w:author="Jade Raposa" w:date="2024-10-15T02:18:00Z">
            <w:rPr>
              <w:del w:id="1914" w:author="Jade Raposa" w:date="2024-10-17T01:00:00Z"/>
            </w:rPr>
          </w:rPrChange>
        </w:rPr>
        <w:pPrChange w:id="1915" w:author="Jade Raposa" w:date="2024-10-15T02:21:00Z">
          <w:pPr/>
        </w:pPrChange>
      </w:pPr>
    </w:p>
    <w:p w14:paraId="3B09E409" w14:textId="77777777" w:rsidR="008F456D" w:rsidRPr="008F456D" w:rsidRDefault="002B278F">
      <w:pPr>
        <w:pStyle w:val="ListParagraph"/>
        <w:numPr>
          <w:ilvl w:val="0"/>
          <w:numId w:val="17"/>
        </w:numPr>
        <w:rPr>
          <w:rFonts w:ascii="Georgia" w:hAnsi="Georgia"/>
          <w:rPrChange w:id="1916" w:author="Jade Raposa" w:date="2024-10-15T02:18:00Z">
            <w:rPr/>
          </w:rPrChange>
        </w:rPr>
        <w:pPrChange w:id="1917" w:author="Jade Raposa" w:date="2024-10-15T02:26:00Z">
          <w:pPr>
            <w:pStyle w:val="ListParagraph"/>
            <w:ind w:left="1800"/>
          </w:pPr>
        </w:pPrChange>
      </w:pPr>
      <w:del w:id="1918" w:author="Jade Raposa" w:date="2024-10-15T02:26:00Z">
        <w:r>
          <w:rPr>
            <w:rFonts w:ascii="Georgia" w:hAnsi="Georgia"/>
            <w:rPrChange w:id="1919" w:author="Jade Raposa" w:date="2024-10-15T02:18:00Z">
              <w:rPr/>
            </w:rPrChange>
          </w:rPr>
          <w:delText xml:space="preserve">6. </w:delText>
        </w:r>
      </w:del>
      <w:r>
        <w:rPr>
          <w:rFonts w:ascii="Georgia" w:hAnsi="Georgia"/>
          <w:rPrChange w:id="1920" w:author="Jade Raposa" w:date="2024-10-15T02:18:00Z">
            <w:rPr/>
          </w:rPrChange>
        </w:rPr>
        <w:t xml:space="preserve">You have now created an account. Enter your </w:t>
      </w:r>
      <w:r>
        <w:rPr>
          <w:rFonts w:ascii="Georgia" w:hAnsi="Georgia"/>
          <w:b/>
          <w:bCs/>
          <w:rPrChange w:id="1921" w:author="Jade Raposa" w:date="2024-10-15T02:18:00Z">
            <w:rPr>
              <w:b/>
              <w:bCs/>
            </w:rPr>
          </w:rPrChange>
        </w:rPr>
        <w:t>“EMAIL”</w:t>
      </w:r>
      <w:r>
        <w:rPr>
          <w:rFonts w:ascii="Georgia" w:hAnsi="Georgia"/>
          <w:rPrChange w:id="1922" w:author="Jade Raposa" w:date="2024-10-15T02:18:00Z">
            <w:rPr/>
          </w:rPrChange>
        </w:rPr>
        <w:t xml:space="preserve"> and </w:t>
      </w:r>
      <w:r>
        <w:rPr>
          <w:rFonts w:ascii="Georgia" w:hAnsi="Georgia"/>
          <w:b/>
          <w:bCs/>
          <w:rPrChange w:id="1923" w:author="Jade Raposa" w:date="2024-10-15T02:18:00Z">
            <w:rPr>
              <w:b/>
              <w:bCs/>
            </w:rPr>
          </w:rPrChange>
        </w:rPr>
        <w:t>“PASSWORD,”</w:t>
      </w:r>
      <w:r>
        <w:rPr>
          <w:rFonts w:ascii="Georgia" w:hAnsi="Georgia"/>
          <w:rPrChange w:id="1924" w:author="Jade Raposa" w:date="2024-10-15T02:18:00Z">
            <w:rPr/>
          </w:rPrChange>
        </w:rPr>
        <w:t xml:space="preserve"> then press </w:t>
      </w:r>
      <w:r>
        <w:rPr>
          <w:rFonts w:ascii="Georgia" w:hAnsi="Georgia"/>
          <w:b/>
          <w:bCs/>
          <w:rPrChange w:id="1925" w:author="Jade Raposa" w:date="2024-10-15T02:18:00Z">
            <w:rPr>
              <w:b/>
              <w:bCs/>
            </w:rPr>
          </w:rPrChange>
        </w:rPr>
        <w:t>“SIGN IN”</w:t>
      </w:r>
      <w:r>
        <w:rPr>
          <w:rFonts w:ascii="Georgia" w:hAnsi="Georgia"/>
          <w:rPrChange w:id="1926" w:author="Jade Raposa" w:date="2024-10-15T02:18:00Z">
            <w:rPr/>
          </w:rPrChange>
        </w:rPr>
        <w:t xml:space="preserve"> to log in.</w:t>
      </w:r>
    </w:p>
    <w:p w14:paraId="057DFA99" w14:textId="77777777" w:rsidR="008F456D" w:rsidRPr="008F456D" w:rsidRDefault="008F456D">
      <w:pPr>
        <w:pStyle w:val="ListParagraph"/>
        <w:ind w:left="1620" w:hanging="450"/>
        <w:rPr>
          <w:rFonts w:ascii="Georgia" w:hAnsi="Georgia"/>
          <w:rPrChange w:id="1927" w:author="Jade Raposa" w:date="2024-10-15T02:18:00Z">
            <w:rPr/>
          </w:rPrChange>
        </w:rPr>
        <w:pPrChange w:id="1928" w:author="Jade Raposa" w:date="2024-10-15T02:21:00Z">
          <w:pPr>
            <w:pStyle w:val="ListParagraph"/>
            <w:ind w:left="1800"/>
          </w:pPr>
        </w:pPrChange>
      </w:pPr>
    </w:p>
    <w:p w14:paraId="4D038471" w14:textId="77777777" w:rsidR="008F456D" w:rsidRPr="008F456D" w:rsidRDefault="002B278F">
      <w:pPr>
        <w:pStyle w:val="ListParagraph"/>
        <w:ind w:left="1620" w:hanging="450"/>
        <w:rPr>
          <w:rFonts w:ascii="Georgia" w:hAnsi="Georgia"/>
          <w:rPrChange w:id="1929" w:author="Jade Raposa" w:date="2024-10-15T02:18:00Z">
            <w:rPr/>
          </w:rPrChange>
        </w:rPr>
        <w:pPrChange w:id="1930" w:author="Jade Raposa" w:date="2024-10-15T02:21:00Z">
          <w:pPr>
            <w:pStyle w:val="ListParagraph"/>
            <w:ind w:left="1800"/>
          </w:pPr>
        </w:pPrChange>
      </w:pPr>
      <w:r>
        <w:rPr>
          <w:rFonts w:ascii="Georgia" w:hAnsi="Georgia"/>
          <w:noProof/>
          <w:rPrChange w:id="1931" w:author="Jade Raposa" w:date="2024-10-15T02:18:00Z">
            <w:rPr>
              <w:noProof/>
            </w:rPr>
          </w:rPrChange>
        </w:rPr>
        <w:drawing>
          <wp:anchor distT="0" distB="0" distL="114300" distR="114300" simplePos="0" relativeHeight="251685888" behindDoc="0" locked="0" layoutInCell="1" allowOverlap="1" wp14:anchorId="077D9921" wp14:editId="78682AE0">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a:picLocks noChangeAspect="1"/>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anchor>
        </w:drawing>
      </w:r>
    </w:p>
    <w:p w14:paraId="1AFCBA1F" w14:textId="77777777" w:rsidR="008F456D" w:rsidRPr="008F456D" w:rsidRDefault="008F456D">
      <w:pPr>
        <w:pStyle w:val="ListParagraph"/>
        <w:ind w:left="1620" w:hanging="450"/>
        <w:rPr>
          <w:rFonts w:ascii="Georgia" w:hAnsi="Georgia"/>
          <w:rPrChange w:id="1932" w:author="Jade Raposa" w:date="2024-10-15T02:18:00Z">
            <w:rPr/>
          </w:rPrChange>
        </w:rPr>
        <w:pPrChange w:id="1933" w:author="Jade Raposa" w:date="2024-10-15T02:21:00Z">
          <w:pPr>
            <w:pStyle w:val="ListParagraph"/>
            <w:ind w:left="1800"/>
          </w:pPr>
        </w:pPrChange>
      </w:pPr>
    </w:p>
    <w:p w14:paraId="6C7CED48" w14:textId="77777777" w:rsidR="008F456D" w:rsidRPr="008F456D" w:rsidRDefault="008F456D">
      <w:pPr>
        <w:pStyle w:val="ListParagraph"/>
        <w:ind w:left="1620" w:hanging="450"/>
        <w:rPr>
          <w:rFonts w:ascii="Georgia" w:hAnsi="Georgia"/>
          <w:rPrChange w:id="1934" w:author="Jade Raposa" w:date="2024-10-15T02:18:00Z">
            <w:rPr/>
          </w:rPrChange>
        </w:rPr>
        <w:pPrChange w:id="1935" w:author="Jade Raposa" w:date="2024-10-15T02:21:00Z">
          <w:pPr>
            <w:pStyle w:val="ListParagraph"/>
            <w:ind w:left="1800"/>
          </w:pPr>
        </w:pPrChange>
      </w:pPr>
    </w:p>
    <w:p w14:paraId="0FA7E1F0" w14:textId="77777777" w:rsidR="008F456D" w:rsidRPr="008F456D" w:rsidRDefault="008F456D">
      <w:pPr>
        <w:pStyle w:val="ListParagraph"/>
        <w:ind w:left="1620" w:hanging="450"/>
        <w:rPr>
          <w:rFonts w:ascii="Georgia" w:hAnsi="Georgia"/>
          <w:rPrChange w:id="1936" w:author="Jade Raposa" w:date="2024-10-15T02:18:00Z">
            <w:rPr/>
          </w:rPrChange>
        </w:rPr>
        <w:pPrChange w:id="1937" w:author="Jade Raposa" w:date="2024-10-15T02:21:00Z">
          <w:pPr>
            <w:pStyle w:val="ListParagraph"/>
            <w:ind w:left="1800"/>
          </w:pPr>
        </w:pPrChange>
      </w:pPr>
    </w:p>
    <w:p w14:paraId="3693748D" w14:textId="77777777" w:rsidR="008F456D" w:rsidRPr="008F456D" w:rsidRDefault="008F456D">
      <w:pPr>
        <w:pStyle w:val="ListParagraph"/>
        <w:ind w:left="1620" w:hanging="450"/>
        <w:rPr>
          <w:rFonts w:ascii="Georgia" w:hAnsi="Georgia"/>
          <w:rPrChange w:id="1938" w:author="Jade Raposa" w:date="2024-10-15T02:18:00Z">
            <w:rPr/>
          </w:rPrChange>
        </w:rPr>
        <w:pPrChange w:id="1939" w:author="Jade Raposa" w:date="2024-10-15T02:21:00Z">
          <w:pPr>
            <w:pStyle w:val="ListParagraph"/>
            <w:ind w:left="1800"/>
          </w:pPr>
        </w:pPrChange>
      </w:pPr>
    </w:p>
    <w:p w14:paraId="51EB202F" w14:textId="77777777" w:rsidR="008F456D" w:rsidRPr="008F456D" w:rsidRDefault="008F456D">
      <w:pPr>
        <w:pStyle w:val="ListParagraph"/>
        <w:ind w:left="1620" w:hanging="450"/>
        <w:rPr>
          <w:rFonts w:ascii="Georgia" w:hAnsi="Georgia"/>
          <w:rPrChange w:id="1940" w:author="Jade Raposa" w:date="2024-10-15T02:18:00Z">
            <w:rPr/>
          </w:rPrChange>
        </w:rPr>
        <w:pPrChange w:id="1941" w:author="Jade Raposa" w:date="2024-10-15T02:21:00Z">
          <w:pPr>
            <w:pStyle w:val="ListParagraph"/>
            <w:ind w:left="1800"/>
          </w:pPr>
        </w:pPrChange>
      </w:pPr>
    </w:p>
    <w:p w14:paraId="443E988B" w14:textId="77777777" w:rsidR="008F456D" w:rsidRPr="008F456D" w:rsidRDefault="008F456D">
      <w:pPr>
        <w:pStyle w:val="ListParagraph"/>
        <w:ind w:left="1620" w:hanging="450"/>
        <w:rPr>
          <w:rFonts w:ascii="Georgia" w:hAnsi="Georgia"/>
          <w:rPrChange w:id="1942" w:author="Jade Raposa" w:date="2024-10-15T02:18:00Z">
            <w:rPr/>
          </w:rPrChange>
        </w:rPr>
        <w:pPrChange w:id="1943" w:author="Jade Raposa" w:date="2024-10-15T02:21:00Z">
          <w:pPr>
            <w:pStyle w:val="ListParagraph"/>
            <w:ind w:left="1800"/>
          </w:pPr>
        </w:pPrChange>
      </w:pPr>
    </w:p>
    <w:p w14:paraId="306EF4CC" w14:textId="77777777" w:rsidR="008F456D" w:rsidRPr="008F456D" w:rsidRDefault="008F456D">
      <w:pPr>
        <w:pStyle w:val="ListParagraph"/>
        <w:ind w:left="1620" w:hanging="450"/>
        <w:rPr>
          <w:rFonts w:ascii="Georgia" w:hAnsi="Georgia"/>
          <w:rPrChange w:id="1944" w:author="Jade Raposa" w:date="2024-10-15T02:18:00Z">
            <w:rPr/>
          </w:rPrChange>
        </w:rPr>
        <w:pPrChange w:id="1945" w:author="Jade Raposa" w:date="2024-10-15T02:21:00Z">
          <w:pPr>
            <w:pStyle w:val="ListParagraph"/>
            <w:ind w:left="1800"/>
          </w:pPr>
        </w:pPrChange>
      </w:pPr>
    </w:p>
    <w:p w14:paraId="2BB209F5" w14:textId="77777777" w:rsidR="008F456D" w:rsidRPr="008F456D" w:rsidRDefault="008F456D">
      <w:pPr>
        <w:pStyle w:val="ListParagraph"/>
        <w:ind w:left="1620" w:hanging="450"/>
        <w:rPr>
          <w:rFonts w:ascii="Georgia" w:hAnsi="Georgia"/>
          <w:rPrChange w:id="1946" w:author="Jade Raposa" w:date="2024-10-15T02:18:00Z">
            <w:rPr/>
          </w:rPrChange>
        </w:rPr>
        <w:pPrChange w:id="1947" w:author="Jade Raposa" w:date="2024-10-15T02:21:00Z">
          <w:pPr>
            <w:pStyle w:val="ListParagraph"/>
            <w:ind w:left="1800"/>
          </w:pPr>
        </w:pPrChange>
      </w:pPr>
    </w:p>
    <w:p w14:paraId="6834B94B" w14:textId="77777777" w:rsidR="008F456D" w:rsidRPr="008F456D" w:rsidRDefault="008F456D">
      <w:pPr>
        <w:pStyle w:val="ListParagraph"/>
        <w:ind w:left="1620" w:hanging="450"/>
        <w:rPr>
          <w:rFonts w:ascii="Georgia" w:hAnsi="Georgia"/>
          <w:rPrChange w:id="1948" w:author="Jade Raposa" w:date="2024-10-15T02:18:00Z">
            <w:rPr/>
          </w:rPrChange>
        </w:rPr>
        <w:pPrChange w:id="1949" w:author="Jade Raposa" w:date="2024-10-15T02:21:00Z">
          <w:pPr>
            <w:pStyle w:val="ListParagraph"/>
            <w:ind w:left="1800"/>
          </w:pPr>
        </w:pPrChange>
      </w:pPr>
    </w:p>
    <w:p w14:paraId="49B5626A" w14:textId="77777777" w:rsidR="008F456D" w:rsidRPr="008F456D" w:rsidRDefault="008F456D">
      <w:pPr>
        <w:pStyle w:val="ListParagraph"/>
        <w:ind w:left="1620" w:hanging="450"/>
        <w:rPr>
          <w:rFonts w:ascii="Georgia" w:hAnsi="Georgia"/>
          <w:rPrChange w:id="1950" w:author="Jade Raposa" w:date="2024-10-15T02:18:00Z">
            <w:rPr/>
          </w:rPrChange>
        </w:rPr>
        <w:pPrChange w:id="1951" w:author="Jade Raposa" w:date="2024-10-15T02:21:00Z">
          <w:pPr>
            <w:pStyle w:val="ListParagraph"/>
            <w:ind w:left="1800"/>
          </w:pPr>
        </w:pPrChange>
      </w:pPr>
    </w:p>
    <w:p w14:paraId="4E8D5320" w14:textId="77777777" w:rsidR="008F456D" w:rsidRDefault="008F456D">
      <w:pPr>
        <w:pStyle w:val="ListParagraph"/>
        <w:ind w:left="1620" w:hanging="450"/>
        <w:rPr>
          <w:ins w:id="1952" w:author="Jade Raposa" w:date="2024-10-15T02:26:00Z"/>
          <w:rFonts w:ascii="Georgia" w:hAnsi="Georgia"/>
        </w:rPr>
      </w:pPr>
    </w:p>
    <w:p w14:paraId="1DAC20F2" w14:textId="77777777" w:rsidR="008F456D" w:rsidRPr="008F456D" w:rsidRDefault="008F456D">
      <w:pPr>
        <w:pStyle w:val="ListParagraph"/>
        <w:ind w:left="1620" w:hanging="450"/>
        <w:rPr>
          <w:del w:id="1953" w:author="Jade Raposa" w:date="2024-10-15T02:32:00Z"/>
          <w:rFonts w:ascii="Georgia" w:hAnsi="Georgia"/>
          <w:rPrChange w:id="1954" w:author="Jade Raposa" w:date="2024-10-15T02:18:00Z">
            <w:rPr>
              <w:del w:id="1955" w:author="Jade Raposa" w:date="2024-10-15T02:32:00Z"/>
            </w:rPr>
          </w:rPrChange>
        </w:rPr>
        <w:pPrChange w:id="1956" w:author="Jade Raposa" w:date="2024-10-15T02:21:00Z">
          <w:pPr>
            <w:pStyle w:val="ListParagraph"/>
            <w:ind w:left="1800"/>
          </w:pPr>
        </w:pPrChange>
      </w:pPr>
    </w:p>
    <w:p w14:paraId="1EBACB91" w14:textId="77777777" w:rsidR="008F456D" w:rsidRPr="008F456D" w:rsidRDefault="008F456D">
      <w:pPr>
        <w:ind w:left="1800"/>
        <w:rPr>
          <w:rFonts w:ascii="Georgia" w:hAnsi="Georgia"/>
          <w:rPrChange w:id="1957" w:author="Jade Raposa" w:date="2024-10-15T02:32:00Z">
            <w:rPr/>
          </w:rPrChange>
        </w:rPr>
        <w:pPrChange w:id="1958" w:author="Jade Raposa" w:date="2024-10-15T02:32:00Z">
          <w:pPr>
            <w:pStyle w:val="ListParagraph"/>
            <w:ind w:left="1800"/>
          </w:pPr>
        </w:pPrChange>
      </w:pPr>
    </w:p>
    <w:p w14:paraId="7F204473" w14:textId="77777777" w:rsidR="008F456D" w:rsidRDefault="002B278F">
      <w:pPr>
        <w:pStyle w:val="ListParagraph"/>
        <w:numPr>
          <w:ilvl w:val="0"/>
          <w:numId w:val="17"/>
        </w:numPr>
        <w:rPr>
          <w:ins w:id="1959" w:author="Jade Raposa" w:date="2024-10-15T02:30:00Z"/>
          <w:rFonts w:ascii="Georgia" w:hAnsi="Georgia"/>
        </w:rPr>
      </w:pPr>
      <w:del w:id="1960" w:author="Jade Raposa" w:date="2024-10-15T02:26:00Z">
        <w:r>
          <w:rPr>
            <w:rFonts w:ascii="Georgia" w:hAnsi="Georgia"/>
            <w:rPrChange w:id="1961" w:author="Jade Raposa" w:date="2024-10-15T02:27:00Z">
              <w:rPr/>
            </w:rPrChange>
          </w:rPr>
          <w:delText xml:space="preserve">7. </w:delText>
        </w:r>
      </w:del>
      <w:r>
        <w:rPr>
          <w:rFonts w:ascii="Georgia" w:hAnsi="Georgia"/>
          <w:rPrChange w:id="1962" w:author="Jade Raposa" w:date="2024-10-15T02:27:00Z">
            <w:rPr/>
          </w:rPrChange>
        </w:rPr>
        <w:t>After logging in, click the 3 lines at the top left.</w:t>
      </w:r>
    </w:p>
    <w:p w14:paraId="05FF6973" w14:textId="77777777" w:rsidR="008F456D" w:rsidRPr="008F456D" w:rsidRDefault="002B278F">
      <w:pPr>
        <w:ind w:left="1800"/>
        <w:rPr>
          <w:rFonts w:ascii="Georgia" w:hAnsi="Georgia"/>
          <w:rPrChange w:id="1963" w:author="Jade Raposa" w:date="2024-10-15T02:30:00Z">
            <w:rPr/>
          </w:rPrChange>
        </w:rPr>
        <w:pPrChange w:id="1964" w:author="Jade Raposa" w:date="2024-10-15T02:30:00Z">
          <w:pPr>
            <w:pStyle w:val="ListParagraph"/>
            <w:ind w:left="1800"/>
          </w:pPr>
        </w:pPrChange>
      </w:pPr>
      <w:r>
        <w:rPr>
          <w:rFonts w:ascii="Georgia" w:hAnsi="Georgia"/>
          <w:b/>
          <w:bCs/>
          <w:noProof/>
          <w:rPrChange w:id="1965" w:author="Jade Raposa" w:date="2024-10-15T02:18:00Z">
            <w:rPr>
              <w:b/>
              <w:bCs/>
              <w:noProof/>
            </w:rPr>
          </w:rPrChange>
        </w:rPr>
        <mc:AlternateContent>
          <mc:Choice Requires="wps">
            <w:drawing>
              <wp:anchor distT="0" distB="0" distL="114300" distR="114300" simplePos="0" relativeHeight="251699200" behindDoc="0" locked="0" layoutInCell="1" allowOverlap="1" wp14:anchorId="4F41D3CD" wp14:editId="2B674633">
                <wp:simplePos x="0" y="0"/>
                <wp:positionH relativeFrom="column">
                  <wp:posOffset>1689735</wp:posOffset>
                </wp:positionH>
                <wp:positionV relativeFrom="paragraph">
                  <wp:posOffset>182245</wp:posOffset>
                </wp:positionV>
                <wp:extent cx="259080" cy="483870"/>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79EE3BF" id="Arrow: Up 6" o:spid="_x0000_s1026" type="#_x0000_t68" style="position:absolute;margin-left:133.05pt;margin-top:14.35pt;width:20.4pt;height:38.1pt;rotation:3126155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" adj="5779" fillcolor="#c00000" strokecolor="#09101d [484]" strokeweight="1pt"/>
            </w:pict>
          </mc:Fallback>
        </mc:AlternateContent>
      </w:r>
      <w:r>
        <w:rPr>
          <w:noProof/>
        </w:rPr>
        <w:drawing>
          <wp:anchor distT="0" distB="0" distL="114300" distR="114300" simplePos="0" relativeHeight="251686912" behindDoc="0" locked="0" layoutInCell="1" allowOverlap="1" wp14:anchorId="33FCED7E" wp14:editId="092FC1E2">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a:picLocks noChangeAspect="1"/>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anchor>
        </w:drawing>
      </w:r>
    </w:p>
    <w:p w14:paraId="13EEFA9F" w14:textId="77777777" w:rsidR="008F456D" w:rsidRPr="008F456D" w:rsidRDefault="008F456D">
      <w:pPr>
        <w:pStyle w:val="ListParagraph"/>
        <w:ind w:left="1620" w:hanging="450"/>
        <w:rPr>
          <w:rFonts w:ascii="Georgia" w:hAnsi="Georgia"/>
          <w:rPrChange w:id="1966" w:author="Jade Raposa" w:date="2024-10-15T02:18:00Z">
            <w:rPr/>
          </w:rPrChange>
        </w:rPr>
        <w:pPrChange w:id="1967" w:author="Jade Raposa" w:date="2024-10-15T02:21:00Z">
          <w:pPr>
            <w:pStyle w:val="ListParagraph"/>
            <w:ind w:left="1800"/>
          </w:pPr>
        </w:pPrChange>
      </w:pPr>
    </w:p>
    <w:p w14:paraId="52116F91" w14:textId="77777777" w:rsidR="008F456D" w:rsidRPr="008F456D" w:rsidRDefault="008F456D">
      <w:pPr>
        <w:pStyle w:val="ListParagraph"/>
        <w:ind w:left="1620" w:hanging="450"/>
        <w:rPr>
          <w:rFonts w:ascii="Georgia" w:hAnsi="Georgia"/>
          <w:rPrChange w:id="1968" w:author="Jade Raposa" w:date="2024-10-15T02:18:00Z">
            <w:rPr/>
          </w:rPrChange>
        </w:rPr>
        <w:pPrChange w:id="1969" w:author="Jade Raposa" w:date="2024-10-15T02:21:00Z">
          <w:pPr>
            <w:pStyle w:val="ListParagraph"/>
            <w:ind w:left="1800"/>
          </w:pPr>
        </w:pPrChange>
      </w:pPr>
    </w:p>
    <w:p w14:paraId="01F1E44C" w14:textId="77777777" w:rsidR="008F456D" w:rsidRPr="008F456D" w:rsidRDefault="008F456D">
      <w:pPr>
        <w:pStyle w:val="ListParagraph"/>
        <w:ind w:left="1620" w:hanging="450"/>
        <w:rPr>
          <w:rFonts w:ascii="Georgia" w:hAnsi="Georgia"/>
          <w:rPrChange w:id="1970" w:author="Jade Raposa" w:date="2024-10-15T02:18:00Z">
            <w:rPr/>
          </w:rPrChange>
        </w:rPr>
        <w:pPrChange w:id="1971" w:author="Jade Raposa" w:date="2024-10-15T02:21:00Z">
          <w:pPr>
            <w:pStyle w:val="ListParagraph"/>
            <w:ind w:left="1800"/>
          </w:pPr>
        </w:pPrChange>
      </w:pPr>
    </w:p>
    <w:p w14:paraId="37CFEA30" w14:textId="77777777" w:rsidR="008F456D" w:rsidRPr="008F456D" w:rsidRDefault="008F456D">
      <w:pPr>
        <w:pStyle w:val="ListParagraph"/>
        <w:ind w:left="1620" w:hanging="450"/>
        <w:rPr>
          <w:rFonts w:ascii="Georgia" w:hAnsi="Georgia"/>
          <w:rPrChange w:id="1972" w:author="Jade Raposa" w:date="2024-10-15T02:18:00Z">
            <w:rPr/>
          </w:rPrChange>
        </w:rPr>
        <w:pPrChange w:id="1973" w:author="Jade Raposa" w:date="2024-10-15T02:21:00Z">
          <w:pPr>
            <w:pStyle w:val="ListParagraph"/>
            <w:ind w:left="1800"/>
          </w:pPr>
        </w:pPrChange>
      </w:pPr>
    </w:p>
    <w:p w14:paraId="3E57FE38" w14:textId="77777777" w:rsidR="008F456D" w:rsidRPr="008F456D" w:rsidRDefault="008F456D">
      <w:pPr>
        <w:pStyle w:val="ListParagraph"/>
        <w:ind w:left="1620" w:hanging="450"/>
        <w:rPr>
          <w:rFonts w:ascii="Georgia" w:hAnsi="Georgia"/>
          <w:rPrChange w:id="1974" w:author="Jade Raposa" w:date="2024-10-15T02:18:00Z">
            <w:rPr/>
          </w:rPrChange>
        </w:rPr>
        <w:pPrChange w:id="1975" w:author="Jade Raposa" w:date="2024-10-15T02:21:00Z">
          <w:pPr>
            <w:pStyle w:val="ListParagraph"/>
            <w:ind w:left="1800"/>
          </w:pPr>
        </w:pPrChange>
      </w:pPr>
    </w:p>
    <w:p w14:paraId="50C07F76" w14:textId="77777777" w:rsidR="008F456D" w:rsidRPr="008F456D" w:rsidRDefault="002B278F">
      <w:pPr>
        <w:pStyle w:val="ListParagraph"/>
        <w:ind w:left="1620" w:hanging="450"/>
        <w:rPr>
          <w:rFonts w:ascii="Georgia" w:hAnsi="Georgia"/>
          <w:rPrChange w:id="1976" w:author="Jade Raposa" w:date="2024-10-15T02:18:00Z">
            <w:rPr/>
          </w:rPrChange>
        </w:rPr>
        <w:pPrChange w:id="1977" w:author="Jade Raposa" w:date="2024-10-15T02:21:00Z">
          <w:pPr>
            <w:pStyle w:val="ListParagraph"/>
            <w:ind w:left="1800"/>
          </w:pPr>
        </w:pPrChange>
      </w:pPr>
      <w:ins w:id="1978" w:author="Jade Raposa" w:date="2024-10-15T02:32:00Z">
        <w:r>
          <w:rPr>
            <w:rFonts w:ascii="Georgia" w:hAnsi="Georgia"/>
          </w:rPr>
          <w:t xml:space="preserve"> </w:t>
        </w:r>
      </w:ins>
    </w:p>
    <w:p w14:paraId="03E6B8E6" w14:textId="77777777" w:rsidR="008F456D" w:rsidRPr="008F456D" w:rsidRDefault="008F456D">
      <w:pPr>
        <w:pStyle w:val="ListParagraph"/>
        <w:ind w:left="1620" w:hanging="450"/>
        <w:rPr>
          <w:rFonts w:ascii="Georgia" w:hAnsi="Georgia"/>
          <w:rPrChange w:id="1979" w:author="Jade Raposa" w:date="2024-10-15T02:18:00Z">
            <w:rPr/>
          </w:rPrChange>
        </w:rPr>
        <w:pPrChange w:id="1980" w:author="Jade Raposa" w:date="2024-10-15T02:21:00Z">
          <w:pPr>
            <w:pStyle w:val="ListParagraph"/>
            <w:ind w:left="1800"/>
          </w:pPr>
        </w:pPrChange>
      </w:pPr>
    </w:p>
    <w:p w14:paraId="454FF9AA" w14:textId="77777777" w:rsidR="008F456D" w:rsidRPr="008F456D" w:rsidRDefault="008F456D">
      <w:pPr>
        <w:pStyle w:val="ListParagraph"/>
        <w:ind w:left="1620" w:hanging="450"/>
        <w:rPr>
          <w:rFonts w:ascii="Georgia" w:hAnsi="Georgia"/>
          <w:rPrChange w:id="1981" w:author="Jade Raposa" w:date="2024-10-15T02:18:00Z">
            <w:rPr/>
          </w:rPrChange>
        </w:rPr>
        <w:pPrChange w:id="1982" w:author="Jade Raposa" w:date="2024-10-15T02:21:00Z">
          <w:pPr>
            <w:pStyle w:val="ListParagraph"/>
            <w:ind w:left="1800"/>
          </w:pPr>
        </w:pPrChange>
      </w:pPr>
    </w:p>
    <w:p w14:paraId="2829CBBF" w14:textId="77777777" w:rsidR="008F456D" w:rsidRPr="008F456D" w:rsidRDefault="008F456D">
      <w:pPr>
        <w:pStyle w:val="ListParagraph"/>
        <w:ind w:left="1620" w:hanging="450"/>
        <w:rPr>
          <w:rFonts w:ascii="Georgia" w:hAnsi="Georgia"/>
          <w:rPrChange w:id="1983" w:author="Jade Raposa" w:date="2024-10-15T02:18:00Z">
            <w:rPr/>
          </w:rPrChange>
        </w:rPr>
        <w:pPrChange w:id="1984" w:author="Jade Raposa" w:date="2024-10-15T02:21:00Z">
          <w:pPr>
            <w:pStyle w:val="ListParagraph"/>
            <w:ind w:left="1800"/>
          </w:pPr>
        </w:pPrChange>
      </w:pPr>
    </w:p>
    <w:p w14:paraId="667A21D2" w14:textId="77777777" w:rsidR="008F456D" w:rsidRPr="008F456D" w:rsidRDefault="008F456D">
      <w:pPr>
        <w:pStyle w:val="ListParagraph"/>
        <w:ind w:left="1620" w:hanging="450"/>
        <w:rPr>
          <w:del w:id="1985" w:author="Jade Raposa" w:date="2024-10-15T02:33:00Z"/>
          <w:rFonts w:ascii="Georgia" w:hAnsi="Georgia"/>
          <w:rPrChange w:id="1986" w:author="Jade Raposa" w:date="2024-10-15T02:18:00Z">
            <w:rPr>
              <w:del w:id="1987" w:author="Jade Raposa" w:date="2024-10-15T02:33:00Z"/>
            </w:rPr>
          </w:rPrChange>
        </w:rPr>
        <w:pPrChange w:id="1988" w:author="Jade Raposa" w:date="2024-10-15T02:21:00Z">
          <w:pPr>
            <w:pStyle w:val="ListParagraph"/>
            <w:ind w:left="1800"/>
          </w:pPr>
        </w:pPrChange>
      </w:pPr>
    </w:p>
    <w:p w14:paraId="1BE8855F" w14:textId="77777777" w:rsidR="008F456D" w:rsidRPr="008F456D" w:rsidRDefault="008F456D">
      <w:pPr>
        <w:ind w:left="1620"/>
        <w:rPr>
          <w:ins w:id="1989" w:author="Jade Raposa" w:date="2024-10-15T02:31:00Z"/>
          <w:rFonts w:ascii="Georgia" w:hAnsi="Georgia"/>
          <w:rPrChange w:id="1990" w:author="Jade Raposa" w:date="2024-10-15T02:33:00Z">
            <w:rPr>
              <w:ins w:id="1991" w:author="Jade Raposa" w:date="2024-10-15T02:31:00Z"/>
            </w:rPr>
          </w:rPrChange>
        </w:rPr>
        <w:pPrChange w:id="1992" w:author="Jade Raposa" w:date="2024-10-15T02:33:00Z">
          <w:pPr>
            <w:pStyle w:val="ListParagraph"/>
            <w:ind w:left="1620" w:hanging="450"/>
          </w:pPr>
        </w:pPrChange>
      </w:pPr>
    </w:p>
    <w:p w14:paraId="2C68ED16" w14:textId="77777777" w:rsidR="008F456D" w:rsidRDefault="008F456D">
      <w:pPr>
        <w:pStyle w:val="ListParagraph"/>
        <w:ind w:left="1620" w:hanging="450"/>
        <w:rPr>
          <w:ins w:id="1993" w:author="Jade Raposa" w:date="2024-10-15T02:31:00Z"/>
          <w:rFonts w:ascii="Georgia" w:hAnsi="Georgia"/>
        </w:rPr>
      </w:pPr>
    </w:p>
    <w:p w14:paraId="5EC1A1AA" w14:textId="77777777" w:rsidR="008F456D" w:rsidRDefault="002B278F">
      <w:pPr>
        <w:pStyle w:val="ListParagraph"/>
        <w:numPr>
          <w:ilvl w:val="0"/>
          <w:numId w:val="17"/>
        </w:numPr>
        <w:rPr>
          <w:del w:id="1994" w:author="Jade Raposa" w:date="2024-10-15T02:33:00Z"/>
          <w:rFonts w:ascii="Georgia" w:hAnsi="Georgia"/>
        </w:rPr>
      </w:pPr>
      <w:ins w:id="1995" w:author="Jade Raposa" w:date="2024-10-15T02:31:00Z">
        <w:r>
          <w:rPr>
            <w:noProof/>
            <w:rPrChange w:id="1996" w:author="Jade Raposa" w:date="2024-10-15T02:18:00Z">
              <w:rPr>
                <w:b/>
                <w:bCs/>
                <w:noProof/>
              </w:rPr>
            </w:rPrChange>
          </w:rPr>
          <w:drawing>
            <wp:anchor distT="0" distB="0" distL="114300" distR="114300" simplePos="0" relativeHeight="251700224" behindDoc="0" locked="0" layoutInCell="1" allowOverlap="1" wp14:anchorId="082DBD0B" wp14:editId="5DB9FC7A">
              <wp:simplePos x="0" y="0"/>
              <wp:positionH relativeFrom="margin">
                <wp:posOffset>2242820</wp:posOffset>
              </wp:positionH>
              <wp:positionV relativeFrom="paragraph">
                <wp:posOffset>366395</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532" name="Picture 24" descr="A screenshot of a phone&#10;&#10;Description automatically generated"/>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anchor>
          </w:drawing>
        </w:r>
        <w:r>
          <w:rPr>
            <w:rFonts w:ascii="Georgia" w:hAnsi="Georgia"/>
          </w:rPr>
          <w:t>You will see the options: “</w:t>
        </w:r>
        <w:r>
          <w:rPr>
            <w:rFonts w:ascii="Georgia" w:hAnsi="Georgia"/>
            <w:b/>
            <w:bCs/>
            <w:rPrChange w:id="1997" w:author="Jade Raposa" w:date="2024-10-15T02:31:00Z">
              <w:rPr>
                <w:rFonts w:ascii="Georgia" w:hAnsi="Georgia"/>
              </w:rPr>
            </w:rPrChange>
          </w:rPr>
          <w:t>HOME</w:t>
        </w:r>
        <w:r>
          <w:rPr>
            <w:rFonts w:ascii="Georgia" w:hAnsi="Georgia"/>
          </w:rPr>
          <w:t>,” “</w:t>
        </w:r>
        <w:r>
          <w:rPr>
            <w:rFonts w:ascii="Georgia" w:hAnsi="Georgia"/>
            <w:b/>
            <w:bCs/>
            <w:rPrChange w:id="1998" w:author="Jade Raposa" w:date="2024-10-15T02:31:00Z">
              <w:rPr>
                <w:rFonts w:ascii="Georgia" w:hAnsi="Georgia"/>
              </w:rPr>
            </w:rPrChange>
          </w:rPr>
          <w:t>INBOX</w:t>
        </w:r>
        <w:r>
          <w:rPr>
            <w:rFonts w:ascii="Georgia" w:hAnsi="Georgia"/>
          </w:rPr>
          <w:t>,” “</w:t>
        </w:r>
        <w:r>
          <w:rPr>
            <w:rFonts w:ascii="Georgia" w:hAnsi="Georgia"/>
            <w:b/>
            <w:bCs/>
            <w:rPrChange w:id="1999" w:author="Jade Raposa" w:date="2024-10-15T02:31:00Z">
              <w:rPr>
                <w:rFonts w:ascii="Georgia" w:hAnsi="Georgia"/>
              </w:rPr>
            </w:rPrChange>
          </w:rPr>
          <w:t>SET PROFILE PIC</w:t>
        </w:r>
        <w:r>
          <w:rPr>
            <w:rFonts w:ascii="Georgia" w:hAnsi="Georgia"/>
          </w:rPr>
          <w:t>,” “</w:t>
        </w:r>
        <w:r>
          <w:rPr>
            <w:rFonts w:ascii="Georgia" w:hAnsi="Georgia"/>
            <w:b/>
            <w:bCs/>
            <w:rPrChange w:id="2000" w:author="Jade Raposa" w:date="2024-10-15T02:31:00Z">
              <w:rPr>
                <w:rFonts w:ascii="Georgia" w:hAnsi="Georgia"/>
              </w:rPr>
            </w:rPrChange>
          </w:rPr>
          <w:t>CHANGE</w:t>
        </w:r>
        <w:r>
          <w:rPr>
            <w:rFonts w:ascii="Georgia" w:hAnsi="Georgia"/>
          </w:rPr>
          <w:t xml:space="preserve"> </w:t>
        </w:r>
        <w:r>
          <w:rPr>
            <w:rFonts w:ascii="Georgia" w:hAnsi="Georgia"/>
            <w:b/>
            <w:bCs/>
            <w:rPrChange w:id="2001" w:author="Jade Raposa" w:date="2024-10-15T02:31:00Z">
              <w:rPr>
                <w:rFonts w:ascii="Georgia" w:hAnsi="Georgia"/>
              </w:rPr>
            </w:rPrChange>
          </w:rPr>
          <w:t>PASSWORD</w:t>
        </w:r>
        <w:r>
          <w:rPr>
            <w:rFonts w:ascii="Georgia" w:hAnsi="Georgia"/>
          </w:rPr>
          <w:t>,” “</w:t>
        </w:r>
        <w:r>
          <w:rPr>
            <w:rFonts w:ascii="Georgia" w:hAnsi="Georgia"/>
            <w:b/>
            <w:bCs/>
            <w:rPrChange w:id="2002" w:author="Jade Raposa" w:date="2024-10-15T02:31:00Z">
              <w:rPr>
                <w:rFonts w:ascii="Georgia" w:hAnsi="Georgia"/>
              </w:rPr>
            </w:rPrChange>
          </w:rPr>
          <w:t>SUBJECTS</w:t>
        </w:r>
        <w:r>
          <w:rPr>
            <w:rFonts w:ascii="Georgia" w:hAnsi="Georgia"/>
          </w:rPr>
          <w:t>,” and “</w:t>
        </w:r>
        <w:r>
          <w:rPr>
            <w:rFonts w:ascii="Georgia" w:hAnsi="Georgia"/>
            <w:b/>
            <w:bCs/>
            <w:rPrChange w:id="2003" w:author="Jade Raposa" w:date="2024-10-15T02:31:00Z">
              <w:rPr>
                <w:rFonts w:ascii="Georgia" w:hAnsi="Georgia"/>
              </w:rPr>
            </w:rPrChange>
          </w:rPr>
          <w:t>LOG OUT</w:t>
        </w:r>
        <w:r>
          <w:rPr>
            <w:rFonts w:ascii="Georgia" w:hAnsi="Georgia"/>
          </w:rPr>
          <w:t>.”</w:t>
        </w:r>
      </w:ins>
    </w:p>
    <w:p w14:paraId="52D402E7" w14:textId="77777777" w:rsidR="008F456D" w:rsidRPr="008F456D" w:rsidRDefault="008F456D">
      <w:pPr>
        <w:pStyle w:val="ListParagraph"/>
        <w:numPr>
          <w:ilvl w:val="0"/>
          <w:numId w:val="17"/>
        </w:numPr>
        <w:rPr>
          <w:ins w:id="2004" w:author="Jade Raposa" w:date="2024-10-15T02:34:00Z"/>
          <w:rFonts w:ascii="Georgia" w:hAnsi="Georgia"/>
          <w:rPrChange w:id="2005" w:author="Jade Raposa" w:date="2024-10-15T02:33:00Z">
            <w:rPr>
              <w:ins w:id="2006" w:author="Jade Raposa" w:date="2024-10-15T02:34:00Z"/>
            </w:rPr>
          </w:rPrChange>
        </w:rPr>
        <w:pPrChange w:id="2007" w:author="Jade Raposa" w:date="2024-10-15T02:33:00Z">
          <w:pPr>
            <w:pStyle w:val="ListParagraph"/>
            <w:ind w:left="1800"/>
          </w:pPr>
        </w:pPrChange>
      </w:pPr>
    </w:p>
    <w:p w14:paraId="09AF9FE3" w14:textId="77777777" w:rsidR="008F456D" w:rsidRDefault="008F456D">
      <w:pPr>
        <w:pStyle w:val="ListParagraph"/>
        <w:numPr>
          <w:ilvl w:val="0"/>
          <w:numId w:val="17"/>
        </w:numPr>
        <w:spacing w:line="360" w:lineRule="auto"/>
        <w:rPr>
          <w:ins w:id="2008" w:author="Jade Raposa" w:date="2024-10-17T01:01:00Z"/>
        </w:rPr>
        <w:sectPr w:rsidR="008F456D">
          <w:headerReference w:type="default" r:id="rId143"/>
          <w:headerReference w:type="first" r:id="rId144"/>
          <w:pgSz w:w="12240" w:h="15840"/>
          <w:pgMar w:top="1440" w:right="1440" w:bottom="1440" w:left="1440" w:header="708" w:footer="708" w:gutter="0"/>
          <w:pgNumType w:start="1"/>
          <w:cols w:space="708"/>
          <w:titlePg/>
          <w:docGrid w:linePitch="360"/>
        </w:sectPr>
      </w:pPr>
    </w:p>
    <w:p w14:paraId="595D553F" w14:textId="77777777" w:rsidR="008F456D" w:rsidRDefault="008F456D">
      <w:pPr>
        <w:ind w:left="1080"/>
        <w:rPr>
          <w:del w:id="2019" w:author="Jade Raposa" w:date="2024-10-15T02:28:00Z"/>
        </w:rPr>
        <w:pPrChange w:id="2020" w:author="Jade Raposa" w:date="2024-10-15T02:34:00Z">
          <w:pPr/>
        </w:pPrChange>
      </w:pPr>
    </w:p>
    <w:p w14:paraId="713013AB" w14:textId="77777777" w:rsidR="008F456D" w:rsidRDefault="008F456D">
      <w:pPr>
        <w:ind w:left="1080"/>
        <w:rPr>
          <w:del w:id="2021" w:author="Jade Raposa" w:date="2024-10-15T02:28:00Z"/>
        </w:rPr>
        <w:pPrChange w:id="2022" w:author="Jade Raposa" w:date="2024-10-15T02:34:00Z">
          <w:pPr>
            <w:pStyle w:val="ListParagraph"/>
            <w:ind w:left="1800"/>
          </w:pPr>
        </w:pPrChange>
      </w:pPr>
    </w:p>
    <w:p w14:paraId="4D25C076" w14:textId="77777777" w:rsidR="008F456D" w:rsidRDefault="008F456D">
      <w:pPr>
        <w:ind w:left="1080"/>
        <w:rPr>
          <w:del w:id="2023" w:author="Jade Raposa" w:date="2024-10-15T02:33:00Z"/>
        </w:rPr>
        <w:pPrChange w:id="2024" w:author="Jade Raposa" w:date="2024-10-15T02:34:00Z">
          <w:pPr>
            <w:pStyle w:val="ListParagraph"/>
            <w:ind w:left="1800"/>
          </w:pPr>
        </w:pPrChange>
      </w:pPr>
    </w:p>
    <w:p w14:paraId="0CC3D725" w14:textId="77777777" w:rsidR="008F456D" w:rsidRPr="008F456D" w:rsidRDefault="002B278F">
      <w:pPr>
        <w:ind w:left="1080"/>
        <w:rPr>
          <w:del w:id="2025" w:author="Jade Raposa" w:date="2024-10-15T02:29:00Z"/>
          <w:b/>
          <w:bCs/>
          <w:rPrChange w:id="2026" w:author="Jade Raposa" w:date="2024-10-15T02:30:00Z">
            <w:rPr>
              <w:del w:id="2027" w:author="Jade Raposa" w:date="2024-10-15T02:29:00Z"/>
            </w:rPr>
          </w:rPrChange>
        </w:rPr>
        <w:pPrChange w:id="2028" w:author="Jade Raposa" w:date="2024-10-15T02:34:00Z">
          <w:pPr>
            <w:pStyle w:val="ListParagraph"/>
            <w:numPr>
              <w:numId w:val="17"/>
            </w:numPr>
            <w:ind w:left="1440" w:hanging="360"/>
          </w:pPr>
        </w:pPrChange>
      </w:pPr>
      <w:del w:id="2029" w:author="Jade Raposa" w:date="2024-10-15T02:31:00Z">
        <w:r>
          <w:rPr>
            <w:b/>
            <w:bCs/>
            <w:noProof/>
          </w:rPr>
          <w:drawing>
            <wp:anchor distT="0" distB="0" distL="114300" distR="114300" simplePos="0" relativeHeight="251687936" behindDoc="0" locked="0" layoutInCell="1" allowOverlap="1" wp14:anchorId="4317B7FA" wp14:editId="7FF9BB9F">
              <wp:simplePos x="0" y="0"/>
              <wp:positionH relativeFrom="margin">
                <wp:align>center</wp:align>
              </wp:positionH>
              <wp:positionV relativeFrom="paragraph">
                <wp:posOffset>75565</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anchor>
          </w:drawing>
        </w:r>
      </w:del>
      <w:del w:id="2030" w:author="Jade Raposa" w:date="2024-10-15T02:27:00Z">
        <w:r>
          <w:delText xml:space="preserve">8. </w:delText>
        </w:r>
      </w:del>
      <w:del w:id="2031" w:author="Jade Raposa" w:date="2024-10-15T02:31:00Z">
        <w:r>
          <w:delText>Y</w:delText>
        </w:r>
      </w:del>
      <w:del w:id="2032" w:author="Jade Raposa" w:date="2024-10-15T02:30:00Z">
        <w:r>
          <w:delText xml:space="preserve">ou will see the options: </w:delText>
        </w:r>
        <w:r>
          <w:rPr>
            <w:b/>
            <w:bCs/>
          </w:rPr>
          <w:delText xml:space="preserve">“HOME,” “INBOX,” “SET PROFILE PIC,” “CHANGE PASSWORD,” “SUBJECTS,” </w:delText>
        </w:r>
        <w:r>
          <w:delText>and</w:delText>
        </w:r>
        <w:r>
          <w:rPr>
            <w:b/>
            <w:bCs/>
          </w:rPr>
          <w:delText xml:space="preserve"> “LOG OUT.”</w:delText>
        </w:r>
      </w:del>
    </w:p>
    <w:p w14:paraId="3C554975" w14:textId="77777777" w:rsidR="008F456D" w:rsidRDefault="008F456D">
      <w:pPr>
        <w:ind w:left="1080"/>
        <w:rPr>
          <w:del w:id="2033" w:author="Jade Raposa" w:date="2024-10-15T02:27:00Z"/>
          <w:b/>
          <w:bCs/>
        </w:rPr>
        <w:pPrChange w:id="2034" w:author="Jade Raposa" w:date="2024-10-15T02:34:00Z">
          <w:pPr>
            <w:pStyle w:val="ListParagraph"/>
            <w:ind w:left="1800"/>
          </w:pPr>
        </w:pPrChange>
      </w:pPr>
    </w:p>
    <w:p w14:paraId="2EEFD822" w14:textId="77777777" w:rsidR="008F456D" w:rsidRDefault="008F456D">
      <w:pPr>
        <w:ind w:left="1080"/>
        <w:rPr>
          <w:del w:id="2035" w:author="Jade Raposa" w:date="2024-10-15T02:27:00Z"/>
          <w:b/>
          <w:bCs/>
        </w:rPr>
        <w:pPrChange w:id="2036" w:author="Jade Raposa" w:date="2024-10-15T02:34:00Z">
          <w:pPr>
            <w:pStyle w:val="ListParagraph"/>
            <w:ind w:left="1800"/>
          </w:pPr>
        </w:pPrChange>
      </w:pPr>
    </w:p>
    <w:p w14:paraId="424366E5" w14:textId="77777777" w:rsidR="008F456D" w:rsidRDefault="008F456D">
      <w:pPr>
        <w:ind w:left="1080"/>
        <w:rPr>
          <w:del w:id="2037" w:author="Jade Raposa" w:date="2024-10-15T02:27:00Z"/>
          <w:b/>
          <w:bCs/>
        </w:rPr>
        <w:pPrChange w:id="2038" w:author="Jade Raposa" w:date="2024-10-15T02:34:00Z">
          <w:pPr>
            <w:pStyle w:val="ListParagraph"/>
            <w:ind w:left="1800"/>
          </w:pPr>
        </w:pPrChange>
      </w:pPr>
    </w:p>
    <w:p w14:paraId="2ECF312A" w14:textId="77777777" w:rsidR="008F456D" w:rsidRDefault="008F456D">
      <w:pPr>
        <w:ind w:left="1080"/>
        <w:rPr>
          <w:del w:id="2039" w:author="Jade Raposa" w:date="2024-10-15T02:27:00Z"/>
          <w:b/>
          <w:bCs/>
        </w:rPr>
        <w:pPrChange w:id="2040" w:author="Jade Raposa" w:date="2024-10-15T02:34:00Z">
          <w:pPr>
            <w:pStyle w:val="ListParagraph"/>
            <w:ind w:left="1800"/>
          </w:pPr>
        </w:pPrChange>
      </w:pPr>
    </w:p>
    <w:p w14:paraId="5D9DE728" w14:textId="77777777" w:rsidR="008F456D" w:rsidRDefault="008F456D">
      <w:pPr>
        <w:ind w:left="1080"/>
        <w:rPr>
          <w:del w:id="2041" w:author="Jade Raposa" w:date="2024-10-15T02:27:00Z"/>
          <w:b/>
          <w:bCs/>
        </w:rPr>
        <w:pPrChange w:id="2042" w:author="Jade Raposa" w:date="2024-10-15T02:34:00Z">
          <w:pPr>
            <w:pStyle w:val="ListParagraph"/>
            <w:ind w:left="1800"/>
          </w:pPr>
        </w:pPrChange>
      </w:pPr>
    </w:p>
    <w:p w14:paraId="0DB9CDA4" w14:textId="77777777" w:rsidR="008F456D" w:rsidRDefault="008F456D">
      <w:pPr>
        <w:ind w:left="1080"/>
        <w:rPr>
          <w:del w:id="2043" w:author="Jade Raposa" w:date="2024-10-15T02:27:00Z"/>
          <w:b/>
          <w:bCs/>
        </w:rPr>
        <w:pPrChange w:id="2044" w:author="Jade Raposa" w:date="2024-10-15T02:34:00Z">
          <w:pPr>
            <w:pStyle w:val="ListParagraph"/>
            <w:ind w:left="1800"/>
          </w:pPr>
        </w:pPrChange>
      </w:pPr>
    </w:p>
    <w:p w14:paraId="2C12B378" w14:textId="77777777" w:rsidR="008F456D" w:rsidRDefault="008F456D">
      <w:pPr>
        <w:ind w:left="1080"/>
        <w:rPr>
          <w:del w:id="2045" w:author="Jade Raposa" w:date="2024-10-15T02:27:00Z"/>
          <w:b/>
          <w:bCs/>
        </w:rPr>
        <w:pPrChange w:id="2046" w:author="Jade Raposa" w:date="2024-10-15T02:34:00Z">
          <w:pPr>
            <w:pStyle w:val="ListParagraph"/>
            <w:ind w:left="1800"/>
          </w:pPr>
        </w:pPrChange>
      </w:pPr>
    </w:p>
    <w:p w14:paraId="647BC07C" w14:textId="77777777" w:rsidR="008F456D" w:rsidRDefault="008F456D">
      <w:pPr>
        <w:ind w:left="1080"/>
        <w:rPr>
          <w:del w:id="2047" w:author="Jade Raposa" w:date="2024-10-15T02:27:00Z"/>
          <w:b/>
          <w:bCs/>
        </w:rPr>
        <w:pPrChange w:id="2048" w:author="Jade Raposa" w:date="2024-10-15T02:34:00Z">
          <w:pPr>
            <w:pStyle w:val="ListParagraph"/>
            <w:ind w:left="1800"/>
          </w:pPr>
        </w:pPrChange>
      </w:pPr>
    </w:p>
    <w:p w14:paraId="7A94303B" w14:textId="77777777" w:rsidR="008F456D" w:rsidRDefault="008F456D">
      <w:pPr>
        <w:ind w:left="1080"/>
        <w:rPr>
          <w:del w:id="2049" w:author="Jade Raposa" w:date="2024-10-15T02:27:00Z"/>
          <w:b/>
          <w:bCs/>
        </w:rPr>
        <w:pPrChange w:id="2050" w:author="Jade Raposa" w:date="2024-10-15T02:34:00Z">
          <w:pPr>
            <w:pStyle w:val="ListParagraph"/>
            <w:ind w:left="1800"/>
          </w:pPr>
        </w:pPrChange>
      </w:pPr>
    </w:p>
    <w:p w14:paraId="220B49D0" w14:textId="77777777" w:rsidR="008F456D" w:rsidRDefault="008F456D">
      <w:pPr>
        <w:ind w:left="1080"/>
        <w:rPr>
          <w:del w:id="2051" w:author="Jade Raposa" w:date="2024-10-15T02:27:00Z"/>
          <w:b/>
          <w:bCs/>
        </w:rPr>
        <w:pPrChange w:id="2052" w:author="Jade Raposa" w:date="2024-10-15T02:34:00Z">
          <w:pPr>
            <w:pStyle w:val="ListParagraph"/>
            <w:ind w:left="1800"/>
          </w:pPr>
        </w:pPrChange>
      </w:pPr>
    </w:p>
    <w:p w14:paraId="261B6623" w14:textId="77777777" w:rsidR="008F456D" w:rsidRDefault="008F456D">
      <w:pPr>
        <w:ind w:left="1080"/>
        <w:rPr>
          <w:del w:id="2053" w:author="Jade Raposa" w:date="2024-10-15T02:27:00Z"/>
          <w:b/>
          <w:bCs/>
        </w:rPr>
        <w:pPrChange w:id="2054" w:author="Jade Raposa" w:date="2024-10-15T02:34:00Z">
          <w:pPr>
            <w:pStyle w:val="ListParagraph"/>
            <w:ind w:left="1800"/>
          </w:pPr>
        </w:pPrChange>
      </w:pPr>
    </w:p>
    <w:p w14:paraId="042A21B0" w14:textId="77777777" w:rsidR="008F456D" w:rsidRDefault="008F456D">
      <w:pPr>
        <w:ind w:left="1080"/>
        <w:rPr>
          <w:del w:id="2055" w:author="Jade Raposa" w:date="2024-10-15T02:27:00Z"/>
          <w:b/>
          <w:bCs/>
        </w:rPr>
        <w:pPrChange w:id="2056" w:author="Jade Raposa" w:date="2024-10-15T02:34:00Z">
          <w:pPr>
            <w:pStyle w:val="ListParagraph"/>
            <w:ind w:left="1800"/>
          </w:pPr>
        </w:pPrChange>
      </w:pPr>
    </w:p>
    <w:p w14:paraId="5F5B0FAA" w14:textId="77777777" w:rsidR="008F456D" w:rsidRDefault="008F456D">
      <w:pPr>
        <w:ind w:left="1080"/>
        <w:rPr>
          <w:del w:id="2057" w:author="Jade Raposa" w:date="2024-10-15T02:27:00Z"/>
        </w:rPr>
        <w:pPrChange w:id="2058" w:author="Jade Raposa" w:date="2024-10-15T02:34:00Z">
          <w:pPr>
            <w:pStyle w:val="ListParagraph"/>
            <w:ind w:left="1800"/>
          </w:pPr>
        </w:pPrChange>
      </w:pPr>
    </w:p>
    <w:p w14:paraId="4374C579" w14:textId="77777777" w:rsidR="008F456D" w:rsidRDefault="008F456D">
      <w:pPr>
        <w:ind w:left="1080"/>
        <w:rPr>
          <w:del w:id="2059" w:author="Jade Raposa" w:date="2024-10-17T01:01:00Z"/>
        </w:rPr>
        <w:pPrChange w:id="2060" w:author="Jade Raposa" w:date="2024-10-15T02:34:00Z">
          <w:pPr>
            <w:pStyle w:val="ListParagraph"/>
            <w:ind w:left="1800"/>
          </w:pPr>
        </w:pPrChange>
      </w:pPr>
    </w:p>
    <w:p w14:paraId="71C88F31" w14:textId="77777777" w:rsidR="008F456D" w:rsidRPr="008F456D" w:rsidRDefault="002B278F">
      <w:pPr>
        <w:pStyle w:val="ListParagraph"/>
        <w:numPr>
          <w:ilvl w:val="0"/>
          <w:numId w:val="17"/>
        </w:numPr>
        <w:spacing w:line="360" w:lineRule="auto"/>
        <w:rPr>
          <w:rFonts w:ascii="Georgia" w:hAnsi="Georgia"/>
          <w:rPrChange w:id="2061" w:author="Jade Raposa" w:date="2024-10-15T02:18:00Z">
            <w:rPr/>
          </w:rPrChange>
        </w:rPr>
        <w:pPrChange w:id="2062" w:author="Jade Raposa" w:date="2024-10-15T02:35:00Z">
          <w:pPr>
            <w:pStyle w:val="ListParagraph"/>
            <w:ind w:left="1800"/>
          </w:pPr>
        </w:pPrChange>
      </w:pPr>
      <w:del w:id="2063" w:author="Jade Raposa" w:date="2024-10-15T02:33:00Z">
        <w:r>
          <w:rPr>
            <w:rFonts w:ascii="Georgia" w:hAnsi="Georgia"/>
            <w:rPrChange w:id="2064" w:author="Jade Raposa" w:date="2024-10-15T02:18:00Z">
              <w:rPr/>
            </w:rPrChange>
          </w:rPr>
          <w:delText xml:space="preserve">9. </w:delText>
        </w:r>
      </w:del>
      <w:r>
        <w:rPr>
          <w:rFonts w:ascii="Georgia" w:hAnsi="Georgia"/>
          <w:rPrChange w:id="2065" w:author="Jade Raposa" w:date="2024-10-15T02:18:00Z">
            <w:rPr/>
          </w:rPrChange>
        </w:rPr>
        <w:t xml:space="preserve">Click </w:t>
      </w:r>
      <w:r>
        <w:rPr>
          <w:rFonts w:ascii="Georgia" w:hAnsi="Georgia"/>
          <w:b/>
          <w:bCs/>
          <w:rPrChange w:id="2066" w:author="Jade Raposa" w:date="2024-10-15T02:18:00Z">
            <w:rPr>
              <w:b/>
              <w:bCs/>
            </w:rPr>
          </w:rPrChange>
        </w:rPr>
        <w:t>“SUBJECTS”</w:t>
      </w:r>
      <w:r>
        <w:rPr>
          <w:rFonts w:ascii="Georgia" w:hAnsi="Georgia"/>
          <w:rPrChange w:id="2067" w:author="Jade Raposa" w:date="2024-10-15T02:18:00Z">
            <w:rPr/>
          </w:rPrChange>
        </w:rPr>
        <w:t xml:space="preserve"> so that you can start adding the subjects you will teach.</w:t>
      </w:r>
    </w:p>
    <w:p w14:paraId="362A3BA5" w14:textId="77777777" w:rsidR="008F456D" w:rsidRPr="008F456D" w:rsidRDefault="002B278F">
      <w:pPr>
        <w:pStyle w:val="ListParagraph"/>
        <w:numPr>
          <w:ilvl w:val="0"/>
          <w:numId w:val="17"/>
        </w:numPr>
        <w:spacing w:line="360" w:lineRule="auto"/>
        <w:rPr>
          <w:rFonts w:ascii="Georgia" w:hAnsi="Georgia"/>
          <w:rPrChange w:id="2068" w:author="Jade Raposa" w:date="2024-10-15T02:34:00Z">
            <w:rPr/>
          </w:rPrChange>
        </w:rPr>
        <w:pPrChange w:id="2069" w:author="Jade Raposa" w:date="2024-10-15T02:35:00Z">
          <w:pPr>
            <w:pStyle w:val="ListParagraph"/>
            <w:ind w:left="1800"/>
          </w:pPr>
        </w:pPrChange>
      </w:pPr>
      <w:del w:id="2070" w:author="Jade Raposa" w:date="2024-10-15T02:34:00Z">
        <w:r>
          <w:rPr>
            <w:rFonts w:ascii="Georgia" w:hAnsi="Georgia"/>
            <w:rPrChange w:id="2071" w:author="Jade Raposa" w:date="2024-10-15T02:34:00Z">
              <w:rPr/>
            </w:rPrChange>
          </w:rPr>
          <w:delText xml:space="preserve">10. </w:delText>
        </w:r>
      </w:del>
      <w:r>
        <w:rPr>
          <w:rFonts w:ascii="Georgia" w:hAnsi="Georgia"/>
          <w:rPrChange w:id="2072" w:author="Jade Raposa" w:date="2024-10-15T02:34:00Z">
            <w:rPr/>
          </w:rPrChange>
        </w:rPr>
        <w:t xml:space="preserve">After clicking </w:t>
      </w:r>
      <w:r>
        <w:rPr>
          <w:rFonts w:ascii="Georgia" w:hAnsi="Georgia"/>
          <w:b/>
          <w:bCs/>
          <w:rPrChange w:id="2073" w:author="Jade Raposa" w:date="2024-10-15T02:34:00Z">
            <w:rPr>
              <w:b/>
              <w:bCs/>
            </w:rPr>
          </w:rPrChange>
        </w:rPr>
        <w:t>“SUBJECTS,”</w:t>
      </w:r>
      <w:r>
        <w:rPr>
          <w:rFonts w:ascii="Georgia" w:hAnsi="Georgia"/>
          <w:rPrChange w:id="2074" w:author="Jade Raposa" w:date="2024-10-15T02:34:00Z">
            <w:rPr/>
          </w:rPrChange>
        </w:rPr>
        <w:t xml:space="preserve"> click the </w:t>
      </w:r>
      <w:r>
        <w:rPr>
          <w:rFonts w:ascii="Georgia" w:hAnsi="Georgia"/>
          <w:b/>
          <w:bCs/>
          <w:rPrChange w:id="2075" w:author="Jade Raposa" w:date="2024-10-15T02:34:00Z">
            <w:rPr>
              <w:b/>
              <w:bCs/>
            </w:rPr>
          </w:rPrChange>
        </w:rPr>
        <w:t>“ADD”</w:t>
      </w:r>
      <w:r>
        <w:rPr>
          <w:rFonts w:ascii="Georgia" w:hAnsi="Georgia"/>
          <w:rPrChange w:id="2076" w:author="Jade Raposa" w:date="2024-10-15T02:34:00Z">
            <w:rPr/>
          </w:rPrChange>
        </w:rPr>
        <w:t xml:space="preserve"> button to add the subjects you want.</w:t>
      </w:r>
    </w:p>
    <w:p w14:paraId="0D3EF1B3" w14:textId="77777777" w:rsidR="008F456D" w:rsidRPr="008F456D" w:rsidRDefault="002B278F">
      <w:pPr>
        <w:pStyle w:val="ListParagraph"/>
        <w:ind w:left="1620" w:hanging="450"/>
        <w:rPr>
          <w:rFonts w:ascii="Georgia" w:hAnsi="Georgia"/>
          <w:rPrChange w:id="2077" w:author="Jade Raposa" w:date="2024-10-15T02:18:00Z">
            <w:rPr/>
          </w:rPrChange>
        </w:rPr>
        <w:pPrChange w:id="2078" w:author="Jade Raposa" w:date="2024-10-15T02:21:00Z">
          <w:pPr>
            <w:pStyle w:val="ListParagraph"/>
            <w:ind w:left="1800"/>
          </w:pPr>
        </w:pPrChange>
      </w:pPr>
      <w:r>
        <w:rPr>
          <w:rFonts w:ascii="Georgia" w:hAnsi="Georgia"/>
          <w:noProof/>
          <w:rPrChange w:id="2079" w:author="Jade Raposa" w:date="2024-10-15T02:18:00Z">
            <w:rPr>
              <w:noProof/>
            </w:rPr>
          </w:rPrChange>
        </w:rPr>
        <w:drawing>
          <wp:anchor distT="0" distB="0" distL="114300" distR="114300" simplePos="0" relativeHeight="251688960" behindDoc="0" locked="0" layoutInCell="1" allowOverlap="1" wp14:anchorId="2A9FBFBE" wp14:editId="4D8BB4F6">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a:picLocks noChangeAspect="1"/>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anchor>
        </w:drawing>
      </w:r>
      <w:r>
        <w:rPr>
          <w:rFonts w:ascii="Georgia" w:hAnsi="Georgia"/>
          <w:noProof/>
          <w:rPrChange w:id="2080" w:author="Jade Raposa" w:date="2024-10-15T02:18:00Z">
            <w:rPr>
              <w:noProof/>
            </w:rPr>
          </w:rPrChange>
        </w:rPr>
        <w:drawing>
          <wp:anchor distT="0" distB="0" distL="114300" distR="114300" simplePos="0" relativeHeight="251689984" behindDoc="0" locked="0" layoutInCell="1" allowOverlap="1" wp14:anchorId="03AA3283" wp14:editId="336089B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a:picLocks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anchor>
        </w:drawing>
      </w:r>
    </w:p>
    <w:p w14:paraId="42CB21D1" w14:textId="77777777" w:rsidR="008F456D" w:rsidRPr="008F456D" w:rsidRDefault="008F456D">
      <w:pPr>
        <w:pStyle w:val="ListParagraph"/>
        <w:ind w:left="1620" w:hanging="450"/>
        <w:rPr>
          <w:rFonts w:ascii="Georgia" w:hAnsi="Georgia"/>
          <w:rPrChange w:id="2081" w:author="Jade Raposa" w:date="2024-10-15T02:18:00Z">
            <w:rPr/>
          </w:rPrChange>
        </w:rPr>
        <w:pPrChange w:id="2082" w:author="Jade Raposa" w:date="2024-10-15T02:21:00Z">
          <w:pPr>
            <w:pStyle w:val="ListParagraph"/>
            <w:ind w:left="1800"/>
          </w:pPr>
        </w:pPrChange>
      </w:pPr>
    </w:p>
    <w:p w14:paraId="05DD14D6" w14:textId="77777777" w:rsidR="008F456D" w:rsidRPr="008F456D" w:rsidRDefault="008F456D">
      <w:pPr>
        <w:pStyle w:val="ListParagraph"/>
        <w:ind w:left="1620" w:hanging="450"/>
        <w:rPr>
          <w:rFonts w:ascii="Georgia" w:hAnsi="Georgia"/>
          <w:rPrChange w:id="2083" w:author="Jade Raposa" w:date="2024-10-15T02:18:00Z">
            <w:rPr/>
          </w:rPrChange>
        </w:rPr>
        <w:pPrChange w:id="2084" w:author="Jade Raposa" w:date="2024-10-15T02:21:00Z">
          <w:pPr>
            <w:pStyle w:val="ListParagraph"/>
            <w:ind w:left="1800"/>
          </w:pPr>
        </w:pPrChange>
      </w:pPr>
    </w:p>
    <w:p w14:paraId="0D751B47" w14:textId="77777777" w:rsidR="008F456D" w:rsidRPr="008F456D" w:rsidRDefault="008F456D">
      <w:pPr>
        <w:pStyle w:val="ListParagraph"/>
        <w:ind w:left="1620" w:hanging="450"/>
        <w:rPr>
          <w:rFonts w:ascii="Georgia" w:hAnsi="Georgia"/>
          <w:rPrChange w:id="2085" w:author="Jade Raposa" w:date="2024-10-15T02:18:00Z">
            <w:rPr/>
          </w:rPrChange>
        </w:rPr>
        <w:pPrChange w:id="2086" w:author="Jade Raposa" w:date="2024-10-15T02:21:00Z">
          <w:pPr>
            <w:pStyle w:val="ListParagraph"/>
            <w:ind w:left="1800"/>
          </w:pPr>
        </w:pPrChange>
      </w:pPr>
    </w:p>
    <w:p w14:paraId="60A43BD9" w14:textId="77777777" w:rsidR="008F456D" w:rsidRPr="008F456D" w:rsidRDefault="008F456D">
      <w:pPr>
        <w:pStyle w:val="ListParagraph"/>
        <w:ind w:left="1620" w:hanging="450"/>
        <w:rPr>
          <w:rFonts w:ascii="Georgia" w:hAnsi="Georgia"/>
          <w:rPrChange w:id="2087" w:author="Jade Raposa" w:date="2024-10-15T02:18:00Z">
            <w:rPr/>
          </w:rPrChange>
        </w:rPr>
        <w:pPrChange w:id="2088" w:author="Jade Raposa" w:date="2024-10-15T02:21:00Z">
          <w:pPr>
            <w:pStyle w:val="ListParagraph"/>
            <w:ind w:left="1800"/>
          </w:pPr>
        </w:pPrChange>
      </w:pPr>
    </w:p>
    <w:p w14:paraId="1798D17F" w14:textId="77777777" w:rsidR="008F456D" w:rsidRPr="008F456D" w:rsidRDefault="008F456D">
      <w:pPr>
        <w:pStyle w:val="ListParagraph"/>
        <w:ind w:left="1620" w:hanging="450"/>
        <w:rPr>
          <w:rFonts w:ascii="Georgia" w:hAnsi="Georgia"/>
          <w:rPrChange w:id="2089" w:author="Jade Raposa" w:date="2024-10-15T02:18:00Z">
            <w:rPr/>
          </w:rPrChange>
        </w:rPr>
        <w:pPrChange w:id="2090" w:author="Jade Raposa" w:date="2024-10-15T02:21:00Z">
          <w:pPr>
            <w:pStyle w:val="ListParagraph"/>
            <w:ind w:left="1800"/>
          </w:pPr>
        </w:pPrChange>
      </w:pPr>
    </w:p>
    <w:p w14:paraId="5CA9AA8F" w14:textId="77777777" w:rsidR="008F456D" w:rsidRPr="008F456D" w:rsidRDefault="008F456D">
      <w:pPr>
        <w:pStyle w:val="ListParagraph"/>
        <w:ind w:left="1620" w:hanging="450"/>
        <w:rPr>
          <w:rFonts w:ascii="Georgia" w:hAnsi="Georgia"/>
          <w:rPrChange w:id="2091" w:author="Jade Raposa" w:date="2024-10-15T02:18:00Z">
            <w:rPr/>
          </w:rPrChange>
        </w:rPr>
        <w:pPrChange w:id="2092" w:author="Jade Raposa" w:date="2024-10-15T02:21:00Z">
          <w:pPr>
            <w:pStyle w:val="ListParagraph"/>
            <w:ind w:left="1800"/>
          </w:pPr>
        </w:pPrChange>
      </w:pPr>
    </w:p>
    <w:p w14:paraId="74011D57" w14:textId="77777777" w:rsidR="008F456D" w:rsidRPr="008F456D" w:rsidRDefault="008F456D">
      <w:pPr>
        <w:pStyle w:val="ListParagraph"/>
        <w:ind w:left="1620" w:hanging="450"/>
        <w:rPr>
          <w:rFonts w:ascii="Georgia" w:hAnsi="Georgia"/>
          <w:rPrChange w:id="2093" w:author="Jade Raposa" w:date="2024-10-15T02:18:00Z">
            <w:rPr/>
          </w:rPrChange>
        </w:rPr>
        <w:pPrChange w:id="2094" w:author="Jade Raposa" w:date="2024-10-15T02:21:00Z">
          <w:pPr>
            <w:pStyle w:val="ListParagraph"/>
            <w:ind w:left="1800"/>
          </w:pPr>
        </w:pPrChange>
      </w:pPr>
    </w:p>
    <w:p w14:paraId="69CF9A4C" w14:textId="77777777" w:rsidR="008F456D" w:rsidRPr="008F456D" w:rsidRDefault="008F456D">
      <w:pPr>
        <w:pStyle w:val="ListParagraph"/>
        <w:ind w:left="1620" w:hanging="450"/>
        <w:rPr>
          <w:rFonts w:ascii="Georgia" w:hAnsi="Georgia"/>
          <w:rPrChange w:id="2095" w:author="Jade Raposa" w:date="2024-10-15T02:18:00Z">
            <w:rPr/>
          </w:rPrChange>
        </w:rPr>
        <w:pPrChange w:id="2096" w:author="Jade Raposa" w:date="2024-10-15T02:21:00Z">
          <w:pPr>
            <w:pStyle w:val="ListParagraph"/>
            <w:ind w:left="1800"/>
          </w:pPr>
        </w:pPrChange>
      </w:pPr>
    </w:p>
    <w:p w14:paraId="5C5F5403" w14:textId="77777777" w:rsidR="008F456D" w:rsidRDefault="008F456D">
      <w:pPr>
        <w:pStyle w:val="ListParagraph"/>
        <w:ind w:left="1620" w:hanging="450"/>
        <w:rPr>
          <w:ins w:id="2097" w:author="Jade Raposa" w:date="2024-10-15T02:40:00Z"/>
          <w:rFonts w:ascii="Georgia" w:hAnsi="Georgia"/>
        </w:rPr>
      </w:pPr>
    </w:p>
    <w:p w14:paraId="17A386FF" w14:textId="77777777" w:rsidR="008F456D" w:rsidRDefault="008F456D">
      <w:pPr>
        <w:pStyle w:val="ListParagraph"/>
        <w:ind w:left="1620" w:hanging="450"/>
        <w:rPr>
          <w:ins w:id="2098" w:author="Jade Raposa" w:date="2024-10-15T02:40:00Z"/>
          <w:rFonts w:ascii="Georgia" w:hAnsi="Georgia"/>
        </w:rPr>
      </w:pPr>
    </w:p>
    <w:p w14:paraId="0C377A92" w14:textId="77777777" w:rsidR="008F456D" w:rsidRPr="008F456D" w:rsidRDefault="008F456D">
      <w:pPr>
        <w:pStyle w:val="ListParagraph"/>
        <w:ind w:left="1620" w:hanging="450"/>
        <w:rPr>
          <w:rFonts w:ascii="Georgia" w:hAnsi="Georgia"/>
          <w:rPrChange w:id="2099" w:author="Jade Raposa" w:date="2024-10-15T02:18:00Z">
            <w:rPr/>
          </w:rPrChange>
        </w:rPr>
        <w:pPrChange w:id="2100" w:author="Jade Raposa" w:date="2024-10-15T02:21:00Z">
          <w:pPr>
            <w:pStyle w:val="ListParagraph"/>
            <w:ind w:left="1800"/>
          </w:pPr>
        </w:pPrChange>
      </w:pPr>
    </w:p>
    <w:p w14:paraId="5026E156" w14:textId="77777777" w:rsidR="008F456D" w:rsidRDefault="008F456D">
      <w:pPr>
        <w:pStyle w:val="ListParagraph"/>
        <w:ind w:left="1620" w:hanging="450"/>
        <w:rPr>
          <w:ins w:id="2101" w:author="Jade Raposa" w:date="2024-10-15T02:40:00Z"/>
          <w:rFonts w:ascii="Georgia" w:hAnsi="Georgia"/>
        </w:rPr>
      </w:pPr>
    </w:p>
    <w:p w14:paraId="5C9F11AE" w14:textId="77777777" w:rsidR="008F456D" w:rsidRDefault="002B278F">
      <w:pPr>
        <w:pStyle w:val="ListParagraph"/>
        <w:numPr>
          <w:ilvl w:val="0"/>
          <w:numId w:val="17"/>
        </w:numPr>
        <w:spacing w:line="360" w:lineRule="auto"/>
        <w:rPr>
          <w:ins w:id="2102" w:author="Jade Raposa" w:date="2024-10-15T02:40:00Z"/>
          <w:rFonts w:ascii="Georgia" w:hAnsi="Georgia"/>
        </w:rPr>
        <w:pPrChange w:id="2103" w:author="Jade Raposa" w:date="2024-10-15T02:41:00Z">
          <w:pPr>
            <w:pStyle w:val="ListParagraph"/>
            <w:numPr>
              <w:numId w:val="17"/>
            </w:numPr>
            <w:ind w:left="1440" w:hanging="360"/>
          </w:pPr>
        </w:pPrChange>
      </w:pPr>
      <w:ins w:id="2104" w:author="Jade Raposa" w:date="2024-10-15T02:40:00Z">
        <w:r>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77777777" w:rsidR="008F456D" w:rsidRDefault="002B278F">
      <w:pPr>
        <w:pStyle w:val="ListParagraph"/>
        <w:numPr>
          <w:ilvl w:val="0"/>
          <w:numId w:val="17"/>
        </w:numPr>
        <w:spacing w:line="360" w:lineRule="auto"/>
        <w:rPr>
          <w:ins w:id="2105" w:author="Jade Raposa" w:date="2024-10-15T02:41:00Z"/>
          <w:rFonts w:ascii="Georgia" w:hAnsi="Georgia"/>
          <w:b/>
          <w:bCs/>
        </w:rPr>
        <w:pPrChange w:id="2106" w:author="Jade Raposa" w:date="2024-10-15T02:41:00Z">
          <w:pPr>
            <w:pStyle w:val="ListParagraph"/>
            <w:numPr>
              <w:numId w:val="17"/>
            </w:numPr>
            <w:ind w:left="1440" w:hanging="360"/>
          </w:pPr>
        </w:pPrChange>
      </w:pPr>
      <w:r>
        <w:rPr>
          <w:rFonts w:ascii="Georgia" w:hAnsi="Georgia"/>
          <w:b/>
          <w:bCs/>
          <w:noProof/>
          <w:rPrChange w:id="2107" w:author="Jade Raposa" w:date="2024-10-15T02:18:00Z">
            <w:rPr>
              <w:b/>
              <w:bCs/>
              <w:noProof/>
            </w:rPr>
          </w:rPrChange>
        </w:rPr>
        <w:drawing>
          <wp:anchor distT="0" distB="0" distL="114300" distR="114300" simplePos="0" relativeHeight="251691008" behindDoc="0" locked="0" layoutInCell="1" allowOverlap="1" wp14:anchorId="198FAE7C" wp14:editId="38259AB2">
            <wp:simplePos x="0" y="0"/>
            <wp:positionH relativeFrom="margin">
              <wp:posOffset>2434590</wp:posOffset>
            </wp:positionH>
            <wp:positionV relativeFrom="paragraph">
              <wp:posOffset>596265</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anchor>
        </w:drawing>
      </w:r>
      <w:ins w:id="2108" w:author="Jade Raposa" w:date="2024-10-15T02:40:00Z">
        <w:r>
          <w:rPr>
            <w:rFonts w:ascii="Georgia" w:hAnsi="Georgia"/>
          </w:rPr>
          <w:t xml:space="preserve">In the dashboard, you’ll see the subjects you added, along with </w:t>
        </w:r>
        <w:r>
          <w:rPr>
            <w:rFonts w:ascii="Georgia" w:hAnsi="Georgia"/>
            <w:b/>
            <w:bCs/>
          </w:rPr>
          <w:t>“SUBJECT,” “NO. OF STUDENTS,”</w:t>
        </w:r>
        <w:r>
          <w:rPr>
            <w:rFonts w:ascii="Georgia" w:hAnsi="Georgia"/>
          </w:rPr>
          <w:t xml:space="preserve"> and</w:t>
        </w:r>
        <w:r>
          <w:rPr>
            <w:rFonts w:ascii="Georgia" w:hAnsi="Georgia"/>
            <w:b/>
            <w:bCs/>
          </w:rPr>
          <w:t xml:space="preserve"> “ACTIONS.”</w:t>
        </w:r>
      </w:ins>
    </w:p>
    <w:p w14:paraId="3007E53B" w14:textId="77777777" w:rsidR="008F456D" w:rsidRPr="008F456D" w:rsidRDefault="008F456D">
      <w:pPr>
        <w:spacing w:line="360" w:lineRule="auto"/>
        <w:ind w:left="1440"/>
        <w:rPr>
          <w:ins w:id="2109" w:author="Jade Raposa" w:date="2024-10-15T02:40:00Z"/>
          <w:rFonts w:ascii="Georgia" w:hAnsi="Georgia"/>
          <w:b/>
          <w:bCs/>
          <w:rPrChange w:id="2110" w:author="Jade Raposa" w:date="2024-10-15T02:41:00Z">
            <w:rPr>
              <w:ins w:id="2111" w:author="Jade Raposa" w:date="2024-10-15T02:40:00Z"/>
            </w:rPr>
          </w:rPrChange>
        </w:rPr>
        <w:pPrChange w:id="2112" w:author="Jade Raposa" w:date="2024-10-15T02:41:00Z">
          <w:pPr>
            <w:pStyle w:val="ListParagraph"/>
            <w:numPr>
              <w:numId w:val="17"/>
            </w:numPr>
            <w:ind w:left="1440" w:hanging="360"/>
          </w:pPr>
        </w:pPrChange>
      </w:pPr>
    </w:p>
    <w:p w14:paraId="626F658D" w14:textId="77777777" w:rsidR="008F456D" w:rsidRDefault="002B278F">
      <w:pPr>
        <w:pStyle w:val="ListParagraph"/>
        <w:numPr>
          <w:ilvl w:val="0"/>
          <w:numId w:val="17"/>
        </w:numPr>
        <w:spacing w:line="360" w:lineRule="auto"/>
        <w:rPr>
          <w:ins w:id="2113" w:author="Jade Raposa" w:date="2024-10-15T02:42:00Z"/>
          <w:rFonts w:ascii="Georgia" w:hAnsi="Georgia"/>
        </w:rPr>
      </w:pPr>
      <w:ins w:id="2114" w:author="Jade Raposa" w:date="2024-10-15T02:40:00Z">
        <w:r>
          <w:rPr>
            <w:rFonts w:ascii="Georgia" w:hAnsi="Georgia"/>
          </w:rPr>
          <w:t>Click the blue icon under “</w:t>
        </w:r>
        <w:r>
          <w:rPr>
            <w:rFonts w:ascii="Georgia" w:hAnsi="Georgia"/>
            <w:b/>
            <w:bCs/>
            <w:rPrChange w:id="2115" w:author="Jade Raposa" w:date="2024-10-15T02:41:00Z">
              <w:rPr>
                <w:rFonts w:ascii="Georgia" w:hAnsi="Georgia"/>
              </w:rPr>
            </w:rPrChange>
          </w:rPr>
          <w:t>ACTIONS</w:t>
        </w:r>
        <w:r>
          <w:rPr>
            <w:rFonts w:ascii="Georgia" w:hAnsi="Georgia"/>
          </w:rPr>
          <w:t>,” which will direct you to: “</w:t>
        </w:r>
        <w:r>
          <w:rPr>
            <w:rFonts w:ascii="Georgia" w:hAnsi="Georgia"/>
            <w:b/>
            <w:bCs/>
            <w:rPrChange w:id="2116" w:author="Jade Raposa" w:date="2024-10-15T02:41:00Z">
              <w:rPr>
                <w:rFonts w:ascii="Georgia" w:hAnsi="Georgia"/>
              </w:rPr>
            </w:rPrChange>
          </w:rPr>
          <w:t>LESSONS</w:t>
        </w:r>
        <w:r>
          <w:rPr>
            <w:rFonts w:ascii="Georgia" w:hAnsi="Georgia"/>
          </w:rPr>
          <w:t>” (where you will post lesson files), “</w:t>
        </w:r>
        <w:r>
          <w:rPr>
            <w:rFonts w:ascii="Georgia" w:hAnsi="Georgia"/>
            <w:b/>
            <w:bCs/>
            <w:rPrChange w:id="2117" w:author="Jade Raposa" w:date="2024-10-15T02:41:00Z">
              <w:rPr>
                <w:rFonts w:ascii="Georgia" w:hAnsi="Georgia"/>
              </w:rPr>
            </w:rPrChange>
          </w:rPr>
          <w:t>ACTIVITY</w:t>
        </w:r>
        <w:r>
          <w:rPr>
            <w:rFonts w:ascii="Georgia" w:hAnsi="Georgia"/>
          </w:rPr>
          <w:t>” (where you will upload quizzes), “</w:t>
        </w:r>
        <w:r>
          <w:rPr>
            <w:rFonts w:ascii="Georgia" w:hAnsi="Georgia"/>
            <w:b/>
            <w:bCs/>
            <w:rPrChange w:id="2118" w:author="Jade Raposa" w:date="2024-10-15T02:41:00Z">
              <w:rPr>
                <w:rFonts w:ascii="Georgia" w:hAnsi="Georgia"/>
              </w:rPr>
            </w:rPrChange>
          </w:rPr>
          <w:t>REPORTS</w:t>
        </w:r>
        <w:r>
          <w:rPr>
            <w:rFonts w:ascii="Georgia" w:hAnsi="Georgia"/>
          </w:rPr>
          <w:t>” (where you will track your students' progress), and “</w:t>
        </w:r>
        <w:r>
          <w:rPr>
            <w:rFonts w:ascii="Georgia" w:hAnsi="Georgia"/>
            <w:b/>
            <w:bCs/>
            <w:rPrChange w:id="2119" w:author="Jade Raposa" w:date="2024-10-15T02:41:00Z">
              <w:rPr>
                <w:rFonts w:ascii="Georgia" w:hAnsi="Georgia"/>
              </w:rPr>
            </w:rPrChange>
          </w:rPr>
          <w:t>PEOPLE</w:t>
        </w:r>
        <w:r>
          <w:rPr>
            <w:rFonts w:ascii="Georgia" w:hAnsi="Georgia"/>
          </w:rPr>
          <w:t>” (where you can see and message your students).</w:t>
        </w:r>
      </w:ins>
    </w:p>
    <w:p w14:paraId="24B66962" w14:textId="77777777" w:rsidR="008F456D" w:rsidRDefault="008F456D">
      <w:pPr>
        <w:pStyle w:val="ListParagraph"/>
        <w:numPr>
          <w:ilvl w:val="0"/>
          <w:numId w:val="17"/>
        </w:numPr>
        <w:spacing w:line="360" w:lineRule="auto"/>
        <w:rPr>
          <w:ins w:id="2120" w:author="Jade Raposa" w:date="2024-10-17T01:01:00Z"/>
          <w:rFonts w:ascii="Georgia" w:hAnsi="Georgia"/>
        </w:rPr>
        <w:sectPr w:rsidR="008F456D">
          <w:headerReference w:type="first" r:id="rId149"/>
          <w:pgSz w:w="12240" w:h="15840"/>
          <w:pgMar w:top="1440" w:right="1440" w:bottom="1440" w:left="1440" w:header="708" w:footer="708" w:gutter="0"/>
          <w:pgNumType w:start="1"/>
          <w:cols w:space="708"/>
          <w:titlePg/>
          <w:docGrid w:linePitch="360"/>
        </w:sectPr>
      </w:pPr>
    </w:p>
    <w:p w14:paraId="7311F6B4" w14:textId="77777777" w:rsidR="008F456D" w:rsidRDefault="002B278F">
      <w:pPr>
        <w:pStyle w:val="ListParagraph"/>
        <w:numPr>
          <w:ilvl w:val="0"/>
          <w:numId w:val="17"/>
        </w:numPr>
        <w:spacing w:line="360" w:lineRule="auto"/>
        <w:rPr>
          <w:ins w:id="2131" w:author="Jade Raposa" w:date="2024-10-15T02:42:00Z"/>
          <w:rFonts w:ascii="Georgia" w:hAnsi="Georgia"/>
        </w:rPr>
      </w:pPr>
      <w:ins w:id="2132" w:author="Jade Raposa" w:date="2024-10-15T02:42:00Z">
        <w:r>
          <w:rPr>
            <w:rFonts w:ascii="Georgia" w:hAnsi="Georgia"/>
          </w:rPr>
          <w:lastRenderedPageBreak/>
          <w:t>You can add lessons by clicking “</w:t>
        </w:r>
        <w:r>
          <w:rPr>
            <w:rFonts w:ascii="Georgia" w:hAnsi="Georgia"/>
            <w:b/>
            <w:bCs/>
            <w:rPrChange w:id="2133" w:author="Jade Raposa" w:date="2024-10-15T02:43:00Z">
              <w:rPr>
                <w:rFonts w:ascii="Georgia" w:hAnsi="Georgia"/>
              </w:rPr>
            </w:rPrChange>
          </w:rPr>
          <w:t>VIDEO</w:t>
        </w:r>
        <w:r>
          <w:rPr>
            <w:rFonts w:ascii="Georgia" w:hAnsi="Georgia"/>
          </w:rPr>
          <w:t>” and “</w:t>
        </w:r>
        <w:r>
          <w:rPr>
            <w:rFonts w:ascii="Georgia" w:hAnsi="Georgia"/>
            <w:b/>
            <w:bCs/>
            <w:rPrChange w:id="2134" w:author="Jade Raposa" w:date="2024-10-15T02:43:00Z">
              <w:rPr>
                <w:rFonts w:ascii="Georgia" w:hAnsi="Georgia"/>
              </w:rPr>
            </w:rPrChange>
          </w:rPr>
          <w:t>EBOOK</w:t>
        </w:r>
        <w:r>
          <w:rPr>
            <w:rFonts w:ascii="Georgia" w:hAnsi="Georgia"/>
          </w:rPr>
          <w:t xml:space="preserve">.” You can choose to upload lessons as video </w:t>
        </w:r>
        <w:proofErr w:type="spellStart"/>
        <w:r>
          <w:rPr>
            <w:rFonts w:ascii="Georgia" w:hAnsi="Georgia"/>
          </w:rPr>
          <w:t>url</w:t>
        </w:r>
        <w:proofErr w:type="spellEnd"/>
        <w:r>
          <w:rPr>
            <w:rFonts w:ascii="Georgia" w:hAnsi="Georgia"/>
          </w:rPr>
          <w:t xml:space="preserve"> link from </w:t>
        </w:r>
        <w:proofErr w:type="spellStart"/>
        <w:r>
          <w:rPr>
            <w:rFonts w:ascii="Georgia" w:hAnsi="Georgia"/>
          </w:rPr>
          <w:t>Youtube</w:t>
        </w:r>
        <w:proofErr w:type="spellEnd"/>
        <w:r>
          <w:rPr>
            <w:rFonts w:ascii="Georgia" w:hAnsi="Georgia"/>
          </w:rPr>
          <w:t xml:space="preserve"> or PDF files.</w:t>
        </w:r>
      </w:ins>
    </w:p>
    <w:p w14:paraId="0D7A3182" w14:textId="77777777" w:rsidR="008F456D" w:rsidRPr="008F456D" w:rsidRDefault="008F456D">
      <w:pPr>
        <w:pStyle w:val="ListParagraph"/>
        <w:rPr>
          <w:ins w:id="2135" w:author="Jade Raposa" w:date="2024-10-15T02:42:00Z"/>
          <w:rFonts w:ascii="Georgia" w:hAnsi="Georgia"/>
          <w:rPrChange w:id="2136" w:author="Jade Raposa" w:date="2024-10-15T02:42:00Z">
            <w:rPr>
              <w:ins w:id="2137" w:author="Jade Raposa" w:date="2024-10-15T02:42:00Z"/>
            </w:rPr>
          </w:rPrChange>
        </w:rPr>
        <w:pPrChange w:id="2138" w:author="Jade Raposa" w:date="2024-10-15T02:42:00Z">
          <w:pPr>
            <w:pStyle w:val="ListParagraph"/>
            <w:numPr>
              <w:numId w:val="17"/>
            </w:numPr>
            <w:spacing w:line="360" w:lineRule="auto"/>
            <w:ind w:left="1440" w:hanging="360"/>
          </w:pPr>
        </w:pPrChange>
      </w:pPr>
    </w:p>
    <w:p w14:paraId="7C380DE6" w14:textId="77777777" w:rsidR="008F456D" w:rsidRDefault="002B278F">
      <w:pPr>
        <w:pStyle w:val="ListParagraph"/>
        <w:numPr>
          <w:ilvl w:val="0"/>
          <w:numId w:val="17"/>
        </w:numPr>
        <w:spacing w:line="360" w:lineRule="auto"/>
        <w:rPr>
          <w:ins w:id="2139" w:author="Jade Raposa" w:date="2024-10-15T02:42:00Z"/>
          <w:rFonts w:ascii="Georgia" w:hAnsi="Georgia"/>
        </w:rPr>
      </w:pPr>
      <w:ins w:id="2140" w:author="Jade Raposa" w:date="2024-10-15T02:42:00Z">
        <w:r>
          <w:rPr>
            <w:rFonts w:ascii="Georgia" w:hAnsi="Georgia"/>
          </w:rPr>
          <w:t>If you want to hold a Google Meet, click the “</w:t>
        </w:r>
        <w:r>
          <w:rPr>
            <w:rFonts w:ascii="Georgia" w:hAnsi="Georgia"/>
            <w:b/>
            <w:bCs/>
            <w:rPrChange w:id="2141" w:author="Jade Raposa" w:date="2024-10-15T02:43:00Z">
              <w:rPr>
                <w:rFonts w:ascii="Georgia" w:hAnsi="Georgia"/>
              </w:rPr>
            </w:rPrChange>
          </w:rPr>
          <w:t>ACTIVITY</w:t>
        </w:r>
        <w:r>
          <w:rPr>
            <w:rFonts w:ascii="Georgia" w:hAnsi="Georgia"/>
          </w:rPr>
          <w:t>” button. There, you will see two options: “</w:t>
        </w:r>
        <w:r>
          <w:rPr>
            <w:rFonts w:ascii="Georgia" w:hAnsi="Georgia"/>
            <w:b/>
            <w:bCs/>
            <w:rPrChange w:id="2142" w:author="Jade Raposa" w:date="2024-10-15T02:43:00Z">
              <w:rPr>
                <w:rFonts w:ascii="Georgia" w:hAnsi="Georgia"/>
              </w:rPr>
            </w:rPrChange>
          </w:rPr>
          <w:t>Virtual meetings</w:t>
        </w:r>
        <w:r>
          <w:rPr>
            <w:rFonts w:ascii="Georgia" w:hAnsi="Georgia"/>
          </w:rPr>
          <w:t>” (to interact with your students online) and “</w:t>
        </w:r>
        <w:r>
          <w:rPr>
            <w:rFonts w:ascii="Georgia" w:hAnsi="Georgia"/>
            <w:b/>
            <w:bCs/>
            <w:rPrChange w:id="2143" w:author="Jade Raposa" w:date="2024-10-15T02:42:00Z">
              <w:rPr>
                <w:rFonts w:ascii="Georgia" w:hAnsi="Georgia"/>
              </w:rPr>
            </w:rPrChange>
          </w:rPr>
          <w:t>Google Form</w:t>
        </w:r>
        <w:r>
          <w:rPr>
            <w:rFonts w:ascii="Georgia" w:hAnsi="Georgia"/>
          </w:rPr>
          <w:t>” (this is where you will put your quizzes)</w:t>
        </w:r>
      </w:ins>
    </w:p>
    <w:p w14:paraId="78FF757D" w14:textId="77777777" w:rsidR="008F456D" w:rsidRPr="008F456D" w:rsidRDefault="008F456D">
      <w:pPr>
        <w:pStyle w:val="ListParagraph"/>
        <w:rPr>
          <w:ins w:id="2144" w:author="Jade Raposa" w:date="2024-10-15T02:42:00Z"/>
          <w:rFonts w:ascii="Georgia" w:hAnsi="Georgia"/>
          <w:rPrChange w:id="2145" w:author="Jade Raposa" w:date="2024-10-15T02:42:00Z">
            <w:rPr>
              <w:ins w:id="2146" w:author="Jade Raposa" w:date="2024-10-15T02:42:00Z"/>
            </w:rPr>
          </w:rPrChange>
        </w:rPr>
        <w:pPrChange w:id="2147" w:author="Jade Raposa" w:date="2024-10-15T02:42:00Z">
          <w:pPr>
            <w:pStyle w:val="ListParagraph"/>
            <w:numPr>
              <w:numId w:val="17"/>
            </w:numPr>
            <w:spacing w:line="360" w:lineRule="auto"/>
            <w:ind w:left="1440" w:hanging="360"/>
          </w:pPr>
        </w:pPrChange>
      </w:pPr>
    </w:p>
    <w:p w14:paraId="4DC77C7C" w14:textId="77777777" w:rsidR="008F456D" w:rsidRDefault="002B278F">
      <w:pPr>
        <w:pStyle w:val="ListParagraph"/>
        <w:numPr>
          <w:ilvl w:val="0"/>
          <w:numId w:val="17"/>
        </w:numPr>
        <w:spacing w:line="360" w:lineRule="auto"/>
        <w:rPr>
          <w:ins w:id="2148" w:author="Jade Raposa" w:date="2024-10-15T02:40:00Z"/>
          <w:rFonts w:ascii="Georgia" w:hAnsi="Georgia"/>
        </w:rPr>
        <w:pPrChange w:id="2149" w:author="Jade Raposa" w:date="2024-10-15T02:41:00Z">
          <w:pPr>
            <w:pStyle w:val="ListParagraph"/>
            <w:numPr>
              <w:numId w:val="17"/>
            </w:numPr>
            <w:ind w:left="1440" w:hanging="360"/>
          </w:pPr>
        </w:pPrChange>
      </w:pPr>
      <w:ins w:id="2150" w:author="Jade Raposa" w:date="2024-10-15T02:42:00Z">
        <w:r>
          <w:rPr>
            <w:rFonts w:ascii="Georgia" w:hAnsi="Georgia"/>
          </w:rPr>
          <w:t>After quizzes or when the term ends, you can issue certificates to your students. To do this, click the “</w:t>
        </w:r>
        <w:r>
          <w:rPr>
            <w:rFonts w:ascii="Georgia" w:hAnsi="Georgia"/>
            <w:b/>
            <w:bCs/>
            <w:rPrChange w:id="2151" w:author="Jade Raposa" w:date="2024-10-15T02:43:00Z">
              <w:rPr>
                <w:rFonts w:ascii="Georgia" w:hAnsi="Georgia"/>
              </w:rPr>
            </w:rPrChange>
          </w:rPr>
          <w:t>PEOPLE</w:t>
        </w:r>
        <w:r>
          <w:rPr>
            <w:rFonts w:ascii="Georgia" w:hAnsi="Georgia"/>
          </w:rPr>
          <w:t>” button, find the student you wish to give the certificate to, and click the “</w:t>
        </w:r>
        <w:r>
          <w:rPr>
            <w:rFonts w:ascii="Georgia" w:hAnsi="Georgia"/>
            <w:b/>
            <w:bCs/>
            <w:rPrChange w:id="2152" w:author="Jade Raposa" w:date="2024-10-15T02:43:00Z">
              <w:rPr>
                <w:rFonts w:ascii="Georgia" w:hAnsi="Georgia"/>
              </w:rPr>
            </w:rPrChange>
          </w:rPr>
          <w:t>CERTIFICATE</w:t>
        </w:r>
        <w:r>
          <w:rPr>
            <w:rFonts w:ascii="Georgia" w:hAnsi="Georgia"/>
          </w:rPr>
          <w:t>” button next to the “</w:t>
        </w:r>
        <w:r>
          <w:rPr>
            <w:rFonts w:ascii="Georgia" w:hAnsi="Georgia"/>
            <w:b/>
            <w:bCs/>
            <w:rPrChange w:id="2153" w:author="Jade Raposa" w:date="2024-10-15T02:43:00Z">
              <w:rPr>
                <w:rFonts w:ascii="Georgia" w:hAnsi="Georgia"/>
              </w:rPr>
            </w:rPrChange>
          </w:rPr>
          <w:t>MESSAGE</w:t>
        </w:r>
        <w:r>
          <w:rPr>
            <w:rFonts w:ascii="Georgia" w:hAnsi="Georgia"/>
          </w:rPr>
          <w:t>” button.</w:t>
        </w:r>
      </w:ins>
    </w:p>
    <w:p w14:paraId="06B2566F" w14:textId="77777777" w:rsidR="008F456D" w:rsidRPr="008F456D" w:rsidRDefault="008F456D">
      <w:pPr>
        <w:pStyle w:val="ListParagraph"/>
        <w:ind w:left="1620" w:hanging="450"/>
        <w:rPr>
          <w:del w:id="2154" w:author="Jade Raposa" w:date="2024-10-15T02:42:00Z"/>
          <w:rFonts w:ascii="Georgia" w:hAnsi="Georgia"/>
          <w:rPrChange w:id="2155" w:author="Jade Raposa" w:date="2024-10-15T02:18:00Z">
            <w:rPr>
              <w:del w:id="2156" w:author="Jade Raposa" w:date="2024-10-15T02:42:00Z"/>
            </w:rPr>
          </w:rPrChange>
        </w:rPr>
        <w:pPrChange w:id="2157" w:author="Jade Raposa" w:date="2024-10-15T02:21:00Z">
          <w:pPr>
            <w:pStyle w:val="ListParagraph"/>
            <w:ind w:left="1800"/>
          </w:pPr>
        </w:pPrChange>
      </w:pPr>
    </w:p>
    <w:p w14:paraId="7E9F8FCF" w14:textId="77777777" w:rsidR="008F456D" w:rsidRPr="008F456D" w:rsidRDefault="008F456D">
      <w:pPr>
        <w:ind w:left="1800"/>
        <w:rPr>
          <w:del w:id="2158" w:author="Jade Raposa" w:date="2024-10-15T02:40:00Z"/>
          <w:rFonts w:ascii="Georgia" w:hAnsi="Georgia"/>
          <w:rPrChange w:id="2159" w:author="Jade Raposa" w:date="2024-10-15T02:40:00Z">
            <w:rPr>
              <w:del w:id="2160" w:author="Jade Raposa" w:date="2024-10-15T02:40:00Z"/>
            </w:rPr>
          </w:rPrChange>
        </w:rPr>
        <w:pPrChange w:id="2161" w:author="Jade Raposa" w:date="2024-10-15T02:40:00Z">
          <w:pPr>
            <w:pStyle w:val="ListParagraph"/>
            <w:ind w:left="1800"/>
          </w:pPr>
        </w:pPrChange>
      </w:pPr>
    </w:p>
    <w:p w14:paraId="4A5CE3CC" w14:textId="77777777" w:rsidR="008F456D" w:rsidRDefault="002B278F">
      <w:pPr>
        <w:ind w:left="1800"/>
        <w:rPr>
          <w:del w:id="2162" w:author="Jade Raposa" w:date="2024-10-15T02:40:00Z"/>
        </w:rPr>
        <w:pPrChange w:id="2163" w:author="Jade Raposa" w:date="2024-10-15T02:40:00Z">
          <w:pPr>
            <w:pStyle w:val="ListParagraph"/>
            <w:ind w:left="1800"/>
          </w:pPr>
        </w:pPrChange>
      </w:pPr>
      <w:del w:id="2164" w:author="Jade Raposa" w:date="2024-10-15T02:39:00Z">
        <w:r>
          <w:delText xml:space="preserve">11. </w:delText>
        </w:r>
      </w:del>
      <w:del w:id="2165" w:author="Jade Raposa" w:date="2024-10-15T02:40:00Z">
        <w:r>
          <w:delText>You will have to wait for students to enroll in your class, but before they can enroll, you have the right to accept or decline their enrollment. If you accept, they will be automatically enrolled in your class.</w:delText>
        </w:r>
      </w:del>
    </w:p>
    <w:p w14:paraId="689BDCA7" w14:textId="77777777" w:rsidR="008F456D" w:rsidRDefault="002B278F">
      <w:pPr>
        <w:ind w:left="1800"/>
        <w:rPr>
          <w:del w:id="2166" w:author="Jade Raposa" w:date="2024-10-15T02:40:00Z"/>
          <w:b/>
          <w:bCs/>
        </w:rPr>
        <w:pPrChange w:id="2167" w:author="Jade Raposa" w:date="2024-10-15T02:40:00Z">
          <w:pPr>
            <w:pStyle w:val="ListParagraph"/>
            <w:ind w:left="1800"/>
          </w:pPr>
        </w:pPrChange>
      </w:pPr>
      <w:del w:id="2168" w:author="Jade Raposa" w:date="2024-10-15T02:40:00Z">
        <w:r>
          <w:delText xml:space="preserve">12. In the dashboard, you’ll see the subjects you added, along with </w:delText>
        </w:r>
        <w:r>
          <w:rPr>
            <w:b/>
            <w:bCs/>
          </w:rPr>
          <w:delText>“SUBJECT,” “NO. OF STUDENTS,”</w:delText>
        </w:r>
        <w:r>
          <w:delText xml:space="preserve"> and</w:delText>
        </w:r>
        <w:r>
          <w:rPr>
            <w:b/>
            <w:bCs/>
          </w:rPr>
          <w:delText xml:space="preserve"> “ACTIONS.”</w:delText>
        </w:r>
      </w:del>
    </w:p>
    <w:p w14:paraId="7C05F4F8" w14:textId="77777777" w:rsidR="008F456D" w:rsidRDefault="002B278F">
      <w:pPr>
        <w:ind w:left="1800"/>
        <w:rPr>
          <w:del w:id="2169" w:author="Jade Raposa" w:date="2024-10-15T02:40:00Z"/>
        </w:rPr>
        <w:sectPr w:rsidR="008F456D">
          <w:pgSz w:w="12240" w:h="15840"/>
          <w:pgMar w:top="1440" w:right="1440" w:bottom="1440" w:left="1440" w:header="708" w:footer="708" w:gutter="0"/>
          <w:pgNumType w:start="1"/>
          <w:cols w:space="708"/>
          <w:titlePg/>
          <w:docGrid w:linePitch="360"/>
        </w:sectPr>
        <w:pPrChange w:id="2170" w:author="Jade Raposa" w:date="2024-10-15T02:40:00Z">
          <w:pPr>
            <w:pStyle w:val="ListParagraph"/>
            <w:ind w:left="1800"/>
          </w:pPr>
        </w:pPrChange>
      </w:pPr>
      <w:del w:id="2171" w:author="Jade Raposa" w:date="2024-10-15T02:40:00Z">
        <w:r>
          <w:delText xml:space="preserve">13. Click the blue icon under </w:delText>
        </w:r>
        <w:r>
          <w:rPr>
            <w:b/>
            <w:bCs/>
          </w:rPr>
          <w:delText>“ACTIONS,”</w:delText>
        </w:r>
        <w:r>
          <w:delText xml:space="preserve"> which will direct you to: </w:delText>
        </w:r>
        <w:r>
          <w:rPr>
            <w:b/>
            <w:bCs/>
          </w:rPr>
          <w:delText>“LESSONS”</w:delText>
        </w:r>
        <w:r>
          <w:delText xml:space="preserve"> (where you will post lesson files), </w:delText>
        </w:r>
        <w:r>
          <w:rPr>
            <w:b/>
            <w:bCs/>
          </w:rPr>
          <w:delText>“ACTIVITY”</w:delText>
        </w:r>
        <w:r>
          <w:delText xml:space="preserve"> (where you will upload quizzes), </w:delText>
        </w:r>
        <w:r>
          <w:rPr>
            <w:b/>
            <w:bCs/>
          </w:rPr>
          <w:delText>“REPORTS”</w:delText>
        </w:r>
        <w:r>
          <w:delText xml:space="preserve"> (where you will track your students' progress), and </w:delText>
        </w:r>
        <w:r>
          <w:rPr>
            <w:b/>
            <w:bCs/>
          </w:rPr>
          <w:delText>“PEOPLE”</w:delText>
        </w:r>
        <w:r>
          <w:delText xml:space="preserve"> (where you can see and message your students).</w:delText>
        </w:r>
      </w:del>
    </w:p>
    <w:p w14:paraId="3E6CE0D0" w14:textId="77777777" w:rsidR="008F456D" w:rsidRDefault="008F456D">
      <w:pPr>
        <w:ind w:left="1800"/>
        <w:rPr>
          <w:del w:id="2172" w:author="Jade Raposa" w:date="2024-10-15T02:42:00Z"/>
        </w:rPr>
        <w:pPrChange w:id="2173" w:author="Jade Raposa" w:date="2024-10-15T02:40:00Z">
          <w:pPr>
            <w:pStyle w:val="ListParagraph"/>
            <w:ind w:left="1800"/>
          </w:pPr>
        </w:pPrChange>
      </w:pPr>
    </w:p>
    <w:p w14:paraId="71F965D9" w14:textId="77777777" w:rsidR="008F456D" w:rsidRPr="008F456D" w:rsidRDefault="008F456D">
      <w:pPr>
        <w:pStyle w:val="ListParagraph"/>
        <w:ind w:left="1620" w:hanging="450"/>
        <w:rPr>
          <w:del w:id="2174" w:author="Jade Raposa" w:date="2024-10-15T02:42:00Z"/>
          <w:rFonts w:ascii="Georgia" w:hAnsi="Georgia"/>
          <w:rPrChange w:id="2175" w:author="Jade Raposa" w:date="2024-10-15T02:18:00Z">
            <w:rPr>
              <w:del w:id="2176" w:author="Jade Raposa" w:date="2024-10-15T02:42:00Z"/>
            </w:rPr>
          </w:rPrChange>
        </w:rPr>
        <w:pPrChange w:id="2177" w:author="Jade Raposa" w:date="2024-10-15T02:21:00Z">
          <w:pPr>
            <w:pStyle w:val="ListParagraph"/>
            <w:ind w:left="1800"/>
          </w:pPr>
        </w:pPrChange>
      </w:pPr>
    </w:p>
    <w:p w14:paraId="07C53151" w14:textId="77777777" w:rsidR="008F456D" w:rsidRPr="008F456D" w:rsidRDefault="008F456D">
      <w:pPr>
        <w:pStyle w:val="ListParagraph"/>
        <w:ind w:left="1620" w:hanging="450"/>
        <w:rPr>
          <w:del w:id="2178" w:author="Jade Raposa" w:date="2024-10-15T02:42:00Z"/>
          <w:rFonts w:ascii="Georgia" w:hAnsi="Georgia"/>
          <w:rPrChange w:id="2179" w:author="Jade Raposa" w:date="2024-10-15T02:18:00Z">
            <w:rPr>
              <w:del w:id="2180" w:author="Jade Raposa" w:date="2024-10-15T02:42:00Z"/>
            </w:rPr>
          </w:rPrChange>
        </w:rPr>
        <w:pPrChange w:id="2181" w:author="Jade Raposa" w:date="2024-10-15T02:21:00Z">
          <w:pPr>
            <w:pStyle w:val="ListParagraph"/>
            <w:ind w:left="1800"/>
          </w:pPr>
        </w:pPrChange>
      </w:pPr>
    </w:p>
    <w:p w14:paraId="3301B117" w14:textId="77777777" w:rsidR="008F456D" w:rsidRPr="008F456D" w:rsidRDefault="008F456D">
      <w:pPr>
        <w:pStyle w:val="ListParagraph"/>
        <w:ind w:left="1620" w:hanging="450"/>
        <w:rPr>
          <w:del w:id="2182" w:author="Jade Raposa" w:date="2024-10-15T02:42:00Z"/>
          <w:rFonts w:ascii="Georgia" w:hAnsi="Georgia"/>
          <w:rPrChange w:id="2183" w:author="Jade Raposa" w:date="2024-10-15T02:18:00Z">
            <w:rPr>
              <w:del w:id="2184" w:author="Jade Raposa" w:date="2024-10-15T02:42:00Z"/>
            </w:rPr>
          </w:rPrChange>
        </w:rPr>
        <w:pPrChange w:id="2185" w:author="Jade Raposa" w:date="2024-10-15T02:21:00Z">
          <w:pPr>
            <w:pStyle w:val="ListParagraph"/>
            <w:ind w:left="1800"/>
          </w:pPr>
        </w:pPrChange>
      </w:pPr>
    </w:p>
    <w:p w14:paraId="62F38FD4" w14:textId="77777777" w:rsidR="008F456D" w:rsidRPr="008F456D" w:rsidRDefault="008F456D">
      <w:pPr>
        <w:pStyle w:val="ListParagraph"/>
        <w:ind w:left="1620" w:hanging="450"/>
        <w:rPr>
          <w:del w:id="2186" w:author="Jade Raposa" w:date="2024-10-15T02:42:00Z"/>
          <w:rFonts w:ascii="Georgia" w:hAnsi="Georgia"/>
          <w:rPrChange w:id="2187" w:author="Jade Raposa" w:date="2024-10-15T02:18:00Z">
            <w:rPr>
              <w:del w:id="2188" w:author="Jade Raposa" w:date="2024-10-15T02:42:00Z"/>
            </w:rPr>
          </w:rPrChange>
        </w:rPr>
        <w:pPrChange w:id="2189" w:author="Jade Raposa" w:date="2024-10-15T02:21:00Z">
          <w:pPr>
            <w:pStyle w:val="ListParagraph"/>
            <w:ind w:left="1800"/>
          </w:pPr>
        </w:pPrChange>
      </w:pPr>
    </w:p>
    <w:p w14:paraId="34E19501" w14:textId="77777777" w:rsidR="008F456D" w:rsidRPr="008F456D" w:rsidRDefault="008F456D">
      <w:pPr>
        <w:pStyle w:val="ListParagraph"/>
        <w:ind w:left="1620" w:hanging="450"/>
        <w:rPr>
          <w:del w:id="2190" w:author="Jade Raposa" w:date="2024-10-15T02:42:00Z"/>
          <w:rFonts w:ascii="Georgia" w:hAnsi="Georgia"/>
          <w:rPrChange w:id="2191" w:author="Jade Raposa" w:date="2024-10-15T02:18:00Z">
            <w:rPr>
              <w:del w:id="2192" w:author="Jade Raposa" w:date="2024-10-15T02:42:00Z"/>
            </w:rPr>
          </w:rPrChange>
        </w:rPr>
        <w:pPrChange w:id="2193" w:author="Jade Raposa" w:date="2024-10-15T02:21:00Z">
          <w:pPr>
            <w:pStyle w:val="ListParagraph"/>
            <w:ind w:left="1800"/>
          </w:pPr>
        </w:pPrChange>
      </w:pPr>
    </w:p>
    <w:p w14:paraId="4D1E0ACC" w14:textId="77777777" w:rsidR="008F456D" w:rsidRPr="008F456D" w:rsidRDefault="008F456D">
      <w:pPr>
        <w:pStyle w:val="ListParagraph"/>
        <w:ind w:left="1620" w:hanging="450"/>
        <w:rPr>
          <w:del w:id="2194" w:author="Jade Raposa" w:date="2024-10-15T02:42:00Z"/>
          <w:rFonts w:ascii="Georgia" w:hAnsi="Georgia"/>
          <w:rPrChange w:id="2195" w:author="Jade Raposa" w:date="2024-10-15T02:18:00Z">
            <w:rPr>
              <w:del w:id="2196" w:author="Jade Raposa" w:date="2024-10-15T02:42:00Z"/>
            </w:rPr>
          </w:rPrChange>
        </w:rPr>
        <w:pPrChange w:id="2197" w:author="Jade Raposa" w:date="2024-10-15T02:21:00Z">
          <w:pPr>
            <w:pStyle w:val="ListParagraph"/>
            <w:ind w:left="1800"/>
          </w:pPr>
        </w:pPrChange>
      </w:pPr>
    </w:p>
    <w:p w14:paraId="1491203C" w14:textId="77777777" w:rsidR="008F456D" w:rsidRPr="008F456D" w:rsidRDefault="008F456D">
      <w:pPr>
        <w:pStyle w:val="ListParagraph"/>
        <w:ind w:left="1620" w:hanging="450"/>
        <w:rPr>
          <w:del w:id="2198" w:author="Jade Raposa" w:date="2024-10-15T02:42:00Z"/>
          <w:rFonts w:ascii="Georgia" w:hAnsi="Georgia"/>
          <w:rPrChange w:id="2199" w:author="Jade Raposa" w:date="2024-10-15T02:18:00Z">
            <w:rPr>
              <w:del w:id="2200" w:author="Jade Raposa" w:date="2024-10-15T02:42:00Z"/>
            </w:rPr>
          </w:rPrChange>
        </w:rPr>
        <w:pPrChange w:id="2201" w:author="Jade Raposa" w:date="2024-10-15T02:21:00Z">
          <w:pPr>
            <w:pStyle w:val="ListParagraph"/>
            <w:ind w:left="1800"/>
          </w:pPr>
        </w:pPrChange>
      </w:pPr>
    </w:p>
    <w:p w14:paraId="1E8E5565" w14:textId="77777777" w:rsidR="008F456D" w:rsidRPr="008F456D" w:rsidRDefault="008F456D">
      <w:pPr>
        <w:pStyle w:val="ListParagraph"/>
        <w:ind w:left="1620" w:hanging="450"/>
        <w:rPr>
          <w:del w:id="2202" w:author="Jade Raposa" w:date="2024-10-15T02:42:00Z"/>
          <w:rFonts w:ascii="Georgia" w:hAnsi="Georgia"/>
          <w:rPrChange w:id="2203" w:author="Jade Raposa" w:date="2024-10-15T02:18:00Z">
            <w:rPr>
              <w:del w:id="2204" w:author="Jade Raposa" w:date="2024-10-15T02:42:00Z"/>
            </w:rPr>
          </w:rPrChange>
        </w:rPr>
        <w:pPrChange w:id="2205" w:author="Jade Raposa" w:date="2024-10-15T02:21:00Z">
          <w:pPr>
            <w:pStyle w:val="ListParagraph"/>
            <w:ind w:left="1800"/>
          </w:pPr>
        </w:pPrChange>
      </w:pPr>
    </w:p>
    <w:p w14:paraId="556ED4FD" w14:textId="77777777" w:rsidR="008F456D" w:rsidRPr="008F456D" w:rsidRDefault="008F456D">
      <w:pPr>
        <w:pStyle w:val="ListParagraph"/>
        <w:ind w:left="1620" w:hanging="450"/>
        <w:rPr>
          <w:del w:id="2206" w:author="Jade Raposa" w:date="2024-10-15T02:42:00Z"/>
          <w:rFonts w:ascii="Georgia" w:hAnsi="Georgia"/>
          <w:rPrChange w:id="2207" w:author="Jade Raposa" w:date="2024-10-15T02:18:00Z">
            <w:rPr>
              <w:del w:id="2208" w:author="Jade Raposa" w:date="2024-10-15T02:42:00Z"/>
            </w:rPr>
          </w:rPrChange>
        </w:rPr>
        <w:pPrChange w:id="2209" w:author="Jade Raposa" w:date="2024-10-15T02:21:00Z">
          <w:pPr>
            <w:pStyle w:val="ListParagraph"/>
            <w:ind w:left="1800"/>
          </w:pPr>
        </w:pPrChange>
      </w:pPr>
    </w:p>
    <w:p w14:paraId="17EDCAD3" w14:textId="77777777" w:rsidR="008F456D" w:rsidRPr="008F456D" w:rsidRDefault="008F456D">
      <w:pPr>
        <w:pStyle w:val="ListParagraph"/>
        <w:ind w:left="1620" w:hanging="450"/>
        <w:rPr>
          <w:del w:id="2210" w:author="Jade Raposa" w:date="2024-10-15T02:42:00Z"/>
          <w:rFonts w:ascii="Georgia" w:hAnsi="Georgia"/>
          <w:rPrChange w:id="2211" w:author="Jade Raposa" w:date="2024-10-15T02:18:00Z">
            <w:rPr>
              <w:del w:id="2212" w:author="Jade Raposa" w:date="2024-10-15T02:42:00Z"/>
            </w:rPr>
          </w:rPrChange>
        </w:rPr>
        <w:pPrChange w:id="2213" w:author="Jade Raposa" w:date="2024-10-15T02:21:00Z">
          <w:pPr>
            <w:pStyle w:val="ListParagraph"/>
            <w:ind w:left="1800"/>
          </w:pPr>
        </w:pPrChange>
      </w:pPr>
    </w:p>
    <w:p w14:paraId="188ABD1F" w14:textId="77777777" w:rsidR="008F456D" w:rsidRPr="008F456D" w:rsidRDefault="008F456D">
      <w:pPr>
        <w:pStyle w:val="ListParagraph"/>
        <w:ind w:left="1620" w:hanging="450"/>
        <w:rPr>
          <w:del w:id="2214" w:author="Jade Raposa" w:date="2024-10-15T02:42:00Z"/>
          <w:rFonts w:ascii="Georgia" w:hAnsi="Georgia"/>
          <w:rPrChange w:id="2215" w:author="Jade Raposa" w:date="2024-10-15T02:18:00Z">
            <w:rPr>
              <w:del w:id="2216" w:author="Jade Raposa" w:date="2024-10-15T02:42:00Z"/>
            </w:rPr>
          </w:rPrChange>
        </w:rPr>
        <w:pPrChange w:id="2217" w:author="Jade Raposa" w:date="2024-10-15T02:21:00Z">
          <w:pPr>
            <w:pStyle w:val="ListParagraph"/>
            <w:ind w:left="1800"/>
          </w:pPr>
        </w:pPrChange>
      </w:pPr>
    </w:p>
    <w:p w14:paraId="1D861825" w14:textId="77777777" w:rsidR="008F456D" w:rsidRPr="008F456D" w:rsidRDefault="008F456D">
      <w:pPr>
        <w:pStyle w:val="ListParagraph"/>
        <w:ind w:left="1620" w:hanging="450"/>
        <w:rPr>
          <w:del w:id="2218" w:author="Jade Raposa" w:date="2024-10-15T02:42:00Z"/>
          <w:rFonts w:ascii="Georgia" w:hAnsi="Georgia"/>
          <w:rPrChange w:id="2219" w:author="Jade Raposa" w:date="2024-10-15T02:18:00Z">
            <w:rPr>
              <w:del w:id="2220" w:author="Jade Raposa" w:date="2024-10-15T02:42:00Z"/>
            </w:rPr>
          </w:rPrChange>
        </w:rPr>
        <w:pPrChange w:id="2221" w:author="Jade Raposa" w:date="2024-10-15T02:21:00Z">
          <w:pPr>
            <w:pStyle w:val="ListParagraph"/>
            <w:ind w:left="1800"/>
          </w:pPr>
        </w:pPrChange>
      </w:pPr>
    </w:p>
    <w:p w14:paraId="3C58FAAA" w14:textId="77777777" w:rsidR="008F456D" w:rsidRPr="008F456D" w:rsidRDefault="008F456D">
      <w:pPr>
        <w:pStyle w:val="ListParagraph"/>
        <w:ind w:left="1620" w:hanging="450"/>
        <w:rPr>
          <w:del w:id="2222" w:author="Jade Raposa" w:date="2024-10-15T02:42:00Z"/>
          <w:rFonts w:ascii="Georgia" w:hAnsi="Georgia"/>
          <w:rPrChange w:id="2223" w:author="Jade Raposa" w:date="2024-10-15T02:18:00Z">
            <w:rPr>
              <w:del w:id="2224" w:author="Jade Raposa" w:date="2024-10-15T02:42:00Z"/>
            </w:rPr>
          </w:rPrChange>
        </w:rPr>
        <w:pPrChange w:id="2225" w:author="Jade Raposa" w:date="2024-10-15T02:21:00Z">
          <w:pPr>
            <w:pStyle w:val="ListParagraph"/>
            <w:ind w:left="1800"/>
          </w:pPr>
        </w:pPrChange>
      </w:pPr>
    </w:p>
    <w:p w14:paraId="3C952094" w14:textId="77777777" w:rsidR="008F456D" w:rsidRPr="008F456D" w:rsidRDefault="008F456D">
      <w:pPr>
        <w:ind w:left="1800"/>
        <w:rPr>
          <w:del w:id="2226" w:author="Jade Raposa" w:date="2024-10-15T02:42:00Z"/>
          <w:rFonts w:ascii="Georgia" w:hAnsi="Georgia"/>
          <w:rPrChange w:id="2227" w:author="Jade Raposa" w:date="2024-10-15T02:42:00Z">
            <w:rPr>
              <w:del w:id="2228" w:author="Jade Raposa" w:date="2024-10-15T02:42:00Z"/>
            </w:rPr>
          </w:rPrChange>
        </w:rPr>
        <w:pPrChange w:id="2229" w:author="Jade Raposa" w:date="2024-10-15T02:42:00Z">
          <w:pPr>
            <w:pStyle w:val="ListParagraph"/>
            <w:ind w:left="1800"/>
          </w:pPr>
        </w:pPrChange>
      </w:pPr>
    </w:p>
    <w:p w14:paraId="400F98EB" w14:textId="77777777" w:rsidR="008F456D" w:rsidRPr="008F456D" w:rsidRDefault="008F456D">
      <w:pPr>
        <w:pStyle w:val="ListParagraph"/>
        <w:ind w:left="1620" w:hanging="450"/>
        <w:rPr>
          <w:del w:id="2230" w:author="Jade Raposa" w:date="2024-10-15T02:42:00Z"/>
          <w:rFonts w:ascii="Georgia" w:hAnsi="Georgia"/>
          <w:rPrChange w:id="2231" w:author="Jade Raposa" w:date="2024-10-15T02:18:00Z">
            <w:rPr>
              <w:del w:id="2232" w:author="Jade Raposa" w:date="2024-10-15T02:42:00Z"/>
            </w:rPr>
          </w:rPrChange>
        </w:rPr>
        <w:pPrChange w:id="2233" w:author="Jade Raposa" w:date="2024-10-15T02:21:00Z">
          <w:pPr>
            <w:pStyle w:val="ListParagraph"/>
            <w:ind w:left="1800"/>
          </w:pPr>
        </w:pPrChange>
      </w:pPr>
    </w:p>
    <w:p w14:paraId="316A5054" w14:textId="77777777" w:rsidR="008F456D" w:rsidRPr="008F456D" w:rsidRDefault="008F456D">
      <w:pPr>
        <w:pStyle w:val="ListParagraph"/>
        <w:ind w:left="1620" w:hanging="450"/>
        <w:rPr>
          <w:del w:id="2234" w:author="Jade Raposa" w:date="2024-10-15T02:42:00Z"/>
          <w:rFonts w:ascii="Georgia" w:hAnsi="Georgia"/>
          <w:rPrChange w:id="2235" w:author="Jade Raposa" w:date="2024-10-15T02:18:00Z">
            <w:rPr>
              <w:del w:id="2236" w:author="Jade Raposa" w:date="2024-10-15T02:42:00Z"/>
            </w:rPr>
          </w:rPrChange>
        </w:rPr>
        <w:pPrChange w:id="2237" w:author="Jade Raposa" w:date="2024-10-15T02:21:00Z">
          <w:pPr>
            <w:pStyle w:val="ListParagraph"/>
            <w:ind w:left="1800"/>
          </w:pPr>
        </w:pPrChange>
      </w:pPr>
    </w:p>
    <w:p w14:paraId="56988201" w14:textId="77777777" w:rsidR="008F456D" w:rsidRPr="008F456D" w:rsidRDefault="002B278F">
      <w:pPr>
        <w:pStyle w:val="ListParagraph"/>
        <w:ind w:left="1620" w:hanging="450"/>
        <w:rPr>
          <w:del w:id="2238" w:author="Jade Raposa" w:date="2024-10-15T02:42:00Z"/>
          <w:rFonts w:ascii="Georgia" w:hAnsi="Georgia"/>
          <w:rPrChange w:id="2239" w:author="Jade Raposa" w:date="2024-10-15T02:18:00Z">
            <w:rPr>
              <w:del w:id="2240" w:author="Jade Raposa" w:date="2024-10-15T02:42:00Z"/>
            </w:rPr>
          </w:rPrChange>
        </w:rPr>
        <w:pPrChange w:id="2241" w:author="Jade Raposa" w:date="2024-10-15T02:21:00Z">
          <w:pPr>
            <w:pStyle w:val="ListParagraph"/>
            <w:ind w:left="1800"/>
          </w:pPr>
        </w:pPrChange>
      </w:pPr>
      <w:del w:id="2242" w:author="Jade Raposa" w:date="2024-10-15T02:42:00Z">
        <w:r>
          <w:rPr>
            <w:rFonts w:ascii="Georgia" w:hAnsi="Georgia"/>
            <w:rPrChange w:id="2243" w:author="Jade Raposa" w:date="2024-10-15T02:18:00Z">
              <w:rPr/>
            </w:rPrChange>
          </w:rPr>
          <w:delText xml:space="preserve">14. You can add lessons by clicking </w:delText>
        </w:r>
        <w:r>
          <w:rPr>
            <w:rFonts w:ascii="Georgia" w:hAnsi="Georgia"/>
            <w:b/>
            <w:bCs/>
            <w:rPrChange w:id="2244" w:author="Jade Raposa" w:date="2024-10-15T02:18:00Z">
              <w:rPr>
                <w:b/>
                <w:bCs/>
              </w:rPr>
            </w:rPrChange>
          </w:rPr>
          <w:delText>“VIDEO”</w:delText>
        </w:r>
        <w:r>
          <w:rPr>
            <w:rFonts w:ascii="Georgia" w:hAnsi="Georgia"/>
            <w:rPrChange w:id="2245" w:author="Jade Raposa" w:date="2024-10-15T02:18:00Z">
              <w:rPr/>
            </w:rPrChange>
          </w:rPr>
          <w:delText xml:space="preserve"> and </w:delText>
        </w:r>
        <w:r>
          <w:rPr>
            <w:rFonts w:ascii="Georgia" w:hAnsi="Georgia"/>
            <w:b/>
            <w:bCs/>
            <w:rPrChange w:id="2246" w:author="Jade Raposa" w:date="2024-10-15T02:18:00Z">
              <w:rPr>
                <w:b/>
                <w:bCs/>
              </w:rPr>
            </w:rPrChange>
          </w:rPr>
          <w:delText>“EBOOK.”</w:delText>
        </w:r>
        <w:r>
          <w:rPr>
            <w:rFonts w:ascii="Georgia" w:hAnsi="Georgia"/>
            <w:rPrChange w:id="2247" w:author="Jade Raposa" w:date="2024-10-15T02:18:00Z">
              <w:rPr/>
            </w:rPrChange>
          </w:rPr>
          <w:delText xml:space="preserve"> You can choose to upload lessons as video url link from Youtube or PDF files.</w:delText>
        </w:r>
      </w:del>
    </w:p>
    <w:p w14:paraId="33C031E3" w14:textId="77777777" w:rsidR="008F456D" w:rsidRPr="008F456D" w:rsidRDefault="002B278F">
      <w:pPr>
        <w:pStyle w:val="ListParagraph"/>
        <w:ind w:left="1620" w:hanging="450"/>
        <w:rPr>
          <w:del w:id="2248" w:author="Jade Raposa" w:date="2024-10-15T02:42:00Z"/>
          <w:rFonts w:ascii="Georgia" w:hAnsi="Georgia"/>
          <w:rPrChange w:id="2249" w:author="Jade Raposa" w:date="2024-10-15T02:18:00Z">
            <w:rPr>
              <w:del w:id="2250" w:author="Jade Raposa" w:date="2024-10-15T02:42:00Z"/>
            </w:rPr>
          </w:rPrChange>
        </w:rPr>
        <w:pPrChange w:id="2251" w:author="Jade Raposa" w:date="2024-10-15T02:21:00Z">
          <w:pPr>
            <w:pStyle w:val="ListParagraph"/>
            <w:ind w:left="1800"/>
          </w:pPr>
        </w:pPrChange>
      </w:pPr>
      <w:del w:id="2252" w:author="Jade Raposa" w:date="2024-10-15T02:42:00Z">
        <w:r>
          <w:rPr>
            <w:rFonts w:ascii="Georgia" w:hAnsi="Georgia"/>
            <w:rPrChange w:id="2253" w:author="Jade Raposa" w:date="2024-10-15T02:18:00Z">
              <w:rPr/>
            </w:rPrChange>
          </w:rPr>
          <w:delText xml:space="preserve">15. If you want to hold a Google Meet, click the “ACTIVITY” button. There, you will see two options: </w:delText>
        </w:r>
        <w:r>
          <w:rPr>
            <w:rFonts w:ascii="Georgia" w:hAnsi="Georgia"/>
            <w:b/>
            <w:bCs/>
            <w:rPrChange w:id="2254" w:author="Jade Raposa" w:date="2024-10-15T02:18:00Z">
              <w:rPr>
                <w:b/>
                <w:bCs/>
              </w:rPr>
            </w:rPrChange>
          </w:rPr>
          <w:delText>“Virtual meetings”</w:delText>
        </w:r>
        <w:r>
          <w:rPr>
            <w:rFonts w:ascii="Georgia" w:hAnsi="Georgia"/>
            <w:rPrChange w:id="2255" w:author="Jade Raposa" w:date="2024-10-15T02:18:00Z">
              <w:rPr/>
            </w:rPrChange>
          </w:rPr>
          <w:delText xml:space="preserve"> (to interact with your students online) and </w:delText>
        </w:r>
        <w:r>
          <w:rPr>
            <w:rFonts w:ascii="Georgia" w:hAnsi="Georgia"/>
            <w:b/>
            <w:bCs/>
            <w:rPrChange w:id="2256" w:author="Jade Raposa" w:date="2024-10-15T02:18:00Z">
              <w:rPr>
                <w:b/>
                <w:bCs/>
              </w:rPr>
            </w:rPrChange>
          </w:rPr>
          <w:delText xml:space="preserve">“Google Form” </w:delText>
        </w:r>
        <w:r>
          <w:rPr>
            <w:rFonts w:ascii="Georgia" w:hAnsi="Georgia"/>
            <w:rPrChange w:id="2257" w:author="Jade Raposa" w:date="2024-10-15T02:18:00Z">
              <w:rPr/>
            </w:rPrChange>
          </w:rPr>
          <w:delText>(this is where you will put your quizzes)</w:delText>
        </w:r>
      </w:del>
    </w:p>
    <w:p w14:paraId="6F469CEA" w14:textId="77777777" w:rsidR="008F456D" w:rsidRPr="008F456D" w:rsidRDefault="002B278F">
      <w:pPr>
        <w:pStyle w:val="ListParagraph"/>
        <w:ind w:left="1620" w:hanging="450"/>
        <w:rPr>
          <w:del w:id="2258" w:author="Jade Raposa" w:date="2024-10-15T02:42:00Z"/>
          <w:rFonts w:ascii="Georgia" w:hAnsi="Georgia"/>
          <w:rPrChange w:id="2259" w:author="Jade Raposa" w:date="2024-10-15T02:18:00Z">
            <w:rPr>
              <w:del w:id="2260" w:author="Jade Raposa" w:date="2024-10-15T02:42:00Z"/>
            </w:rPr>
          </w:rPrChange>
        </w:rPr>
        <w:pPrChange w:id="2261" w:author="Jade Raposa" w:date="2024-10-15T02:21:00Z">
          <w:pPr>
            <w:pStyle w:val="ListParagraph"/>
            <w:ind w:left="1800"/>
          </w:pPr>
        </w:pPrChange>
      </w:pPr>
      <w:del w:id="2262" w:author="Jade Raposa" w:date="2024-10-15T02:42:00Z">
        <w:r>
          <w:rPr>
            <w:rFonts w:ascii="Georgia" w:hAnsi="Georgia"/>
            <w:rPrChange w:id="2263" w:author="Jade Raposa" w:date="2024-10-15T02:18:00Z">
              <w:rPr/>
            </w:rPrChange>
          </w:rPr>
          <w:delText xml:space="preserve">16. After quizzes or when the term ends, you can issue certificates to your students. To do this, click the </w:delText>
        </w:r>
        <w:r>
          <w:rPr>
            <w:rFonts w:ascii="Georgia" w:hAnsi="Georgia"/>
            <w:b/>
            <w:bCs/>
            <w:rPrChange w:id="2264" w:author="Jade Raposa" w:date="2024-10-15T02:18:00Z">
              <w:rPr>
                <w:b/>
                <w:bCs/>
              </w:rPr>
            </w:rPrChange>
          </w:rPr>
          <w:delText xml:space="preserve">“PEOPLE” </w:delText>
        </w:r>
        <w:r>
          <w:rPr>
            <w:rFonts w:ascii="Georgia" w:hAnsi="Georgia"/>
            <w:rPrChange w:id="2265" w:author="Jade Raposa" w:date="2024-10-15T02:18:00Z">
              <w:rPr/>
            </w:rPrChange>
          </w:rPr>
          <w:delText xml:space="preserve">button, find the student you wish to give the certificate to, and click the </w:delText>
        </w:r>
        <w:r>
          <w:rPr>
            <w:rFonts w:ascii="Georgia" w:hAnsi="Georgia"/>
            <w:b/>
            <w:bCs/>
            <w:rPrChange w:id="2266" w:author="Jade Raposa" w:date="2024-10-15T02:18:00Z">
              <w:rPr>
                <w:b/>
                <w:bCs/>
              </w:rPr>
            </w:rPrChange>
          </w:rPr>
          <w:delText>“CERTIFICATE”</w:delText>
        </w:r>
        <w:r>
          <w:rPr>
            <w:rFonts w:ascii="Georgia" w:hAnsi="Georgia"/>
            <w:rPrChange w:id="2267" w:author="Jade Raposa" w:date="2024-10-15T02:18:00Z">
              <w:rPr/>
            </w:rPrChange>
          </w:rPr>
          <w:delText xml:space="preserve"> button next to the </w:delText>
        </w:r>
        <w:r>
          <w:rPr>
            <w:rFonts w:ascii="Georgia" w:hAnsi="Georgia"/>
            <w:b/>
            <w:bCs/>
            <w:rPrChange w:id="2268" w:author="Jade Raposa" w:date="2024-10-15T02:18:00Z">
              <w:rPr>
                <w:b/>
                <w:bCs/>
              </w:rPr>
            </w:rPrChange>
          </w:rPr>
          <w:delText>“MESSAGE”</w:delText>
        </w:r>
        <w:r>
          <w:rPr>
            <w:rFonts w:ascii="Georgia" w:hAnsi="Georgia"/>
            <w:rPrChange w:id="2269" w:author="Jade Raposa" w:date="2024-10-15T02:18:00Z">
              <w:rPr/>
            </w:rPrChange>
          </w:rPr>
          <w:delText xml:space="preserve"> button.</w:delText>
        </w:r>
      </w:del>
    </w:p>
    <w:p w14:paraId="02FEB9D8" w14:textId="77777777" w:rsidR="008F456D" w:rsidRPr="008F456D" w:rsidRDefault="008F456D">
      <w:pPr>
        <w:pStyle w:val="ListParagraph"/>
        <w:ind w:left="1620" w:hanging="450"/>
        <w:rPr>
          <w:rFonts w:ascii="Georgia" w:hAnsi="Georgia"/>
          <w:rPrChange w:id="2270" w:author="Jade Raposa" w:date="2024-10-15T02:18:00Z">
            <w:rPr/>
          </w:rPrChange>
        </w:rPr>
        <w:pPrChange w:id="2271" w:author="Jade Raposa" w:date="2024-10-15T02:21:00Z">
          <w:pPr>
            <w:pStyle w:val="ListParagraph"/>
            <w:ind w:left="1800"/>
          </w:pPr>
        </w:pPrChange>
      </w:pPr>
    </w:p>
    <w:p w14:paraId="012C3843" w14:textId="77777777" w:rsidR="008F456D" w:rsidRPr="008F456D" w:rsidRDefault="002B278F">
      <w:pPr>
        <w:pStyle w:val="ListParagraph"/>
        <w:ind w:left="1620" w:hanging="450"/>
        <w:rPr>
          <w:rFonts w:ascii="Georgia" w:hAnsi="Georgia"/>
          <w:rPrChange w:id="2272" w:author="Jade Raposa" w:date="2024-10-15T02:18:00Z">
            <w:rPr/>
          </w:rPrChange>
        </w:rPr>
        <w:pPrChange w:id="2273" w:author="Jade Raposa" w:date="2024-10-15T02:21:00Z">
          <w:pPr>
            <w:pStyle w:val="ListParagraph"/>
            <w:ind w:left="1800"/>
          </w:pPr>
        </w:pPrChange>
      </w:pPr>
      <w:r>
        <w:rPr>
          <w:rFonts w:ascii="Georgia" w:hAnsi="Georgia"/>
          <w:noProof/>
          <w:rPrChange w:id="2274" w:author="Jade Raposa" w:date="2024-10-15T02:18:00Z">
            <w:rPr>
              <w:noProof/>
            </w:rPr>
          </w:rPrChange>
        </w:rPr>
        <w:drawing>
          <wp:anchor distT="0" distB="0" distL="114300" distR="114300" simplePos="0" relativeHeight="251692032" behindDoc="0" locked="0" layoutInCell="1" allowOverlap="1" wp14:anchorId="15AC7BBA" wp14:editId="151358FA">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anchor>
        </w:drawing>
      </w:r>
      <w:r>
        <w:rPr>
          <w:rFonts w:ascii="Georgia" w:hAnsi="Georgia"/>
          <w:noProof/>
          <w:rPrChange w:id="2275" w:author="Jade Raposa" w:date="2024-10-15T02:18:00Z">
            <w:rPr>
              <w:noProof/>
            </w:rPr>
          </w:rPrChange>
        </w:rPr>
        <w:drawing>
          <wp:anchor distT="0" distB="0" distL="114300" distR="114300" simplePos="0" relativeHeight="251693056" behindDoc="0" locked="0" layoutInCell="1" allowOverlap="1" wp14:anchorId="22493076" wp14:editId="6CD4D6D6">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anchor>
        </w:drawing>
      </w:r>
    </w:p>
    <w:p w14:paraId="18771CF0" w14:textId="77777777" w:rsidR="008F456D" w:rsidRPr="008F456D" w:rsidRDefault="008F456D">
      <w:pPr>
        <w:pStyle w:val="ListParagraph"/>
        <w:ind w:left="1620" w:hanging="450"/>
        <w:rPr>
          <w:rFonts w:ascii="Georgia" w:hAnsi="Georgia"/>
          <w:rPrChange w:id="2276" w:author="Jade Raposa" w:date="2024-10-15T02:18:00Z">
            <w:rPr/>
          </w:rPrChange>
        </w:rPr>
        <w:pPrChange w:id="2277" w:author="Jade Raposa" w:date="2024-10-15T02:21:00Z">
          <w:pPr>
            <w:pStyle w:val="ListParagraph"/>
            <w:ind w:left="1800"/>
          </w:pPr>
        </w:pPrChange>
      </w:pPr>
    </w:p>
    <w:p w14:paraId="2C9DEF4F" w14:textId="77777777" w:rsidR="008F456D" w:rsidRPr="008F456D" w:rsidRDefault="008F456D">
      <w:pPr>
        <w:pStyle w:val="ListParagraph"/>
        <w:ind w:left="1620" w:hanging="450"/>
        <w:rPr>
          <w:rFonts w:ascii="Georgia" w:hAnsi="Georgia"/>
          <w:rPrChange w:id="2278" w:author="Jade Raposa" w:date="2024-10-15T02:18:00Z">
            <w:rPr/>
          </w:rPrChange>
        </w:rPr>
        <w:pPrChange w:id="2279" w:author="Jade Raposa" w:date="2024-10-15T02:21:00Z">
          <w:pPr>
            <w:pStyle w:val="ListParagraph"/>
            <w:ind w:left="1800"/>
          </w:pPr>
        </w:pPrChange>
      </w:pPr>
    </w:p>
    <w:p w14:paraId="41F28565" w14:textId="77777777" w:rsidR="008F456D" w:rsidRPr="008F456D" w:rsidRDefault="008F456D">
      <w:pPr>
        <w:pStyle w:val="ListParagraph"/>
        <w:ind w:left="1620" w:hanging="450"/>
        <w:rPr>
          <w:rFonts w:ascii="Georgia" w:hAnsi="Georgia"/>
          <w:rPrChange w:id="2280" w:author="Jade Raposa" w:date="2024-10-15T02:18:00Z">
            <w:rPr/>
          </w:rPrChange>
        </w:rPr>
        <w:pPrChange w:id="2281" w:author="Jade Raposa" w:date="2024-10-15T02:21:00Z">
          <w:pPr>
            <w:pStyle w:val="ListParagraph"/>
            <w:ind w:left="1800"/>
          </w:pPr>
        </w:pPrChange>
      </w:pPr>
    </w:p>
    <w:p w14:paraId="0FF43BA0" w14:textId="77777777" w:rsidR="008F456D" w:rsidRPr="008F456D" w:rsidRDefault="008F456D">
      <w:pPr>
        <w:pStyle w:val="ListParagraph"/>
        <w:ind w:left="1620" w:hanging="450"/>
        <w:rPr>
          <w:rFonts w:ascii="Georgia" w:hAnsi="Georgia"/>
          <w:rPrChange w:id="2282" w:author="Jade Raposa" w:date="2024-10-15T02:18:00Z">
            <w:rPr/>
          </w:rPrChange>
        </w:rPr>
        <w:pPrChange w:id="2283" w:author="Jade Raposa" w:date="2024-10-15T02:21:00Z">
          <w:pPr>
            <w:pStyle w:val="ListParagraph"/>
            <w:ind w:left="1800"/>
          </w:pPr>
        </w:pPrChange>
      </w:pPr>
    </w:p>
    <w:p w14:paraId="27A02AFD" w14:textId="77777777" w:rsidR="008F456D" w:rsidRPr="008F456D" w:rsidRDefault="008F456D">
      <w:pPr>
        <w:pStyle w:val="ListParagraph"/>
        <w:ind w:left="1620" w:hanging="450"/>
        <w:rPr>
          <w:rFonts w:ascii="Georgia" w:hAnsi="Georgia"/>
          <w:rPrChange w:id="2284" w:author="Jade Raposa" w:date="2024-10-15T02:18:00Z">
            <w:rPr/>
          </w:rPrChange>
        </w:rPr>
        <w:pPrChange w:id="2285" w:author="Jade Raposa" w:date="2024-10-15T02:21:00Z">
          <w:pPr>
            <w:pStyle w:val="ListParagraph"/>
            <w:ind w:left="1800"/>
          </w:pPr>
        </w:pPrChange>
      </w:pPr>
    </w:p>
    <w:p w14:paraId="469DF8C9" w14:textId="77777777" w:rsidR="008F456D" w:rsidRPr="008F456D" w:rsidRDefault="008F456D">
      <w:pPr>
        <w:pStyle w:val="ListParagraph"/>
        <w:ind w:left="1620" w:hanging="450"/>
        <w:rPr>
          <w:rFonts w:ascii="Georgia" w:hAnsi="Georgia"/>
          <w:rPrChange w:id="2286" w:author="Jade Raposa" w:date="2024-10-15T02:18:00Z">
            <w:rPr/>
          </w:rPrChange>
        </w:rPr>
        <w:pPrChange w:id="2287" w:author="Jade Raposa" w:date="2024-10-15T02:21:00Z">
          <w:pPr>
            <w:pStyle w:val="ListParagraph"/>
            <w:ind w:left="1800"/>
          </w:pPr>
        </w:pPrChange>
      </w:pPr>
    </w:p>
    <w:p w14:paraId="355E1ECC" w14:textId="77777777" w:rsidR="008F456D" w:rsidRPr="008F456D" w:rsidRDefault="008F456D">
      <w:pPr>
        <w:pStyle w:val="ListParagraph"/>
        <w:ind w:left="1620" w:hanging="450"/>
        <w:rPr>
          <w:rFonts w:ascii="Georgia" w:hAnsi="Georgia"/>
          <w:rPrChange w:id="2288" w:author="Jade Raposa" w:date="2024-10-15T02:18:00Z">
            <w:rPr/>
          </w:rPrChange>
        </w:rPr>
        <w:pPrChange w:id="2289" w:author="Jade Raposa" w:date="2024-10-15T02:21:00Z">
          <w:pPr>
            <w:pStyle w:val="ListParagraph"/>
            <w:ind w:left="1800"/>
          </w:pPr>
        </w:pPrChange>
      </w:pPr>
    </w:p>
    <w:p w14:paraId="76D04189" w14:textId="77777777" w:rsidR="008F456D" w:rsidRPr="008F456D" w:rsidRDefault="008F456D">
      <w:pPr>
        <w:pStyle w:val="ListParagraph"/>
        <w:ind w:left="1620" w:hanging="450"/>
        <w:rPr>
          <w:rFonts w:ascii="Georgia" w:hAnsi="Georgia"/>
          <w:rPrChange w:id="2290" w:author="Jade Raposa" w:date="2024-10-15T02:18:00Z">
            <w:rPr/>
          </w:rPrChange>
        </w:rPr>
        <w:pPrChange w:id="2291" w:author="Jade Raposa" w:date="2024-10-15T02:21:00Z">
          <w:pPr>
            <w:pStyle w:val="ListParagraph"/>
            <w:ind w:left="1800"/>
          </w:pPr>
        </w:pPrChange>
      </w:pPr>
    </w:p>
    <w:p w14:paraId="2E6F2546" w14:textId="77777777" w:rsidR="008F456D" w:rsidRPr="008F456D" w:rsidRDefault="008F456D">
      <w:pPr>
        <w:pStyle w:val="ListParagraph"/>
        <w:ind w:left="1620" w:hanging="450"/>
        <w:rPr>
          <w:rFonts w:ascii="Georgia" w:hAnsi="Georgia"/>
          <w:rPrChange w:id="2292" w:author="Jade Raposa" w:date="2024-10-15T02:18:00Z">
            <w:rPr/>
          </w:rPrChange>
        </w:rPr>
        <w:pPrChange w:id="2293" w:author="Jade Raposa" w:date="2024-10-15T02:21:00Z">
          <w:pPr>
            <w:pStyle w:val="ListParagraph"/>
            <w:ind w:left="1800"/>
          </w:pPr>
        </w:pPrChange>
      </w:pPr>
    </w:p>
    <w:p w14:paraId="78F5B5AF" w14:textId="77777777" w:rsidR="008F456D" w:rsidRPr="008F456D" w:rsidRDefault="008F456D">
      <w:pPr>
        <w:pStyle w:val="ListParagraph"/>
        <w:ind w:left="1620" w:hanging="450"/>
        <w:rPr>
          <w:rFonts w:ascii="Georgia" w:hAnsi="Georgia"/>
          <w:rPrChange w:id="2294" w:author="Jade Raposa" w:date="2024-10-15T02:18:00Z">
            <w:rPr/>
          </w:rPrChange>
        </w:rPr>
        <w:pPrChange w:id="2295" w:author="Jade Raposa" w:date="2024-10-15T02:21:00Z">
          <w:pPr>
            <w:pStyle w:val="ListParagraph"/>
            <w:ind w:left="1800"/>
          </w:pPr>
        </w:pPrChange>
      </w:pPr>
    </w:p>
    <w:p w14:paraId="0547F0D1" w14:textId="77777777" w:rsidR="008F456D" w:rsidRPr="008F456D" w:rsidRDefault="002B278F">
      <w:pPr>
        <w:pStyle w:val="ListParagraph"/>
        <w:ind w:left="1620" w:hanging="450"/>
        <w:rPr>
          <w:rFonts w:ascii="Georgia" w:hAnsi="Georgia"/>
          <w:rPrChange w:id="2296" w:author="Jade Raposa" w:date="2024-10-15T02:18:00Z">
            <w:rPr/>
          </w:rPrChange>
        </w:rPr>
        <w:pPrChange w:id="2297" w:author="Jade Raposa" w:date="2024-10-15T02:21:00Z">
          <w:pPr>
            <w:pStyle w:val="ListParagraph"/>
            <w:ind w:left="1800"/>
          </w:pPr>
        </w:pPrChange>
      </w:pPr>
      <w:r>
        <w:rPr>
          <w:rFonts w:ascii="Georgia" w:hAnsi="Georgia"/>
          <w:noProof/>
          <w:rPrChange w:id="2298" w:author="Jade Raposa" w:date="2024-10-15T02:18:00Z">
            <w:rPr>
              <w:noProof/>
            </w:rPr>
          </w:rPrChange>
        </w:rPr>
        <mc:AlternateContent>
          <mc:Choice Requires="wps">
            <w:drawing>
              <wp:anchor distT="0" distB="0" distL="114300" distR="114300" simplePos="0" relativeHeight="251694080" behindDoc="0" locked="0" layoutInCell="1" allowOverlap="1" wp14:anchorId="3C42C3E2" wp14:editId="68617D8E">
                <wp:simplePos x="0" y="0"/>
                <wp:positionH relativeFrom="column">
                  <wp:posOffset>4030345</wp:posOffset>
                </wp:positionH>
                <wp:positionV relativeFrom="paragraph">
                  <wp:posOffset>152400</wp:posOffset>
                </wp:positionV>
                <wp:extent cx="144145" cy="280670"/>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F110B8D" id="Arrow: Up 5" o:spid="_x0000_s1026" type="#_x0000_t68" style="position:absolute;margin-left:317.35pt;margin-top:12pt;width:11.35pt;height:22.1pt;rotation:144520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" adj="5554" fillcolor="#c00000" strokecolor="#09101d [484]" strokeweight="1pt"/>
            </w:pict>
          </mc:Fallback>
        </mc:AlternateContent>
      </w:r>
    </w:p>
    <w:p w14:paraId="33EE2751" w14:textId="77777777" w:rsidR="008F456D" w:rsidRPr="008F456D" w:rsidRDefault="008F456D">
      <w:pPr>
        <w:pStyle w:val="ListParagraph"/>
        <w:ind w:left="1620" w:hanging="450"/>
        <w:rPr>
          <w:rFonts w:ascii="Georgia" w:hAnsi="Georgia"/>
          <w:rPrChange w:id="2299" w:author="Jade Raposa" w:date="2024-10-15T02:18:00Z">
            <w:rPr/>
          </w:rPrChange>
        </w:rPr>
        <w:pPrChange w:id="2300" w:author="Jade Raposa" w:date="2024-10-15T02:21:00Z">
          <w:pPr>
            <w:pStyle w:val="ListParagraph"/>
            <w:ind w:left="1800"/>
          </w:pPr>
        </w:pPrChange>
      </w:pPr>
    </w:p>
    <w:p w14:paraId="52671A67" w14:textId="77777777" w:rsidR="008F456D" w:rsidRPr="008F456D" w:rsidRDefault="008F456D">
      <w:pPr>
        <w:pStyle w:val="ListParagraph"/>
        <w:ind w:left="1620" w:hanging="450"/>
        <w:rPr>
          <w:rFonts w:ascii="Georgia" w:hAnsi="Georgia"/>
          <w:rPrChange w:id="2301" w:author="Jade Raposa" w:date="2024-10-15T02:18:00Z">
            <w:rPr/>
          </w:rPrChange>
        </w:rPr>
        <w:pPrChange w:id="2302" w:author="Jade Raposa" w:date="2024-10-15T02:21:00Z">
          <w:pPr>
            <w:pStyle w:val="ListParagraph"/>
            <w:ind w:left="1800"/>
          </w:pPr>
        </w:pPrChange>
      </w:pPr>
    </w:p>
    <w:p w14:paraId="586CC24D" w14:textId="77777777" w:rsidR="008F456D" w:rsidRPr="008F456D" w:rsidRDefault="008F456D">
      <w:pPr>
        <w:pStyle w:val="ListParagraph"/>
        <w:ind w:left="1620" w:hanging="450"/>
        <w:rPr>
          <w:rFonts w:ascii="Georgia" w:hAnsi="Georgia"/>
          <w:rPrChange w:id="2303" w:author="Jade Raposa" w:date="2024-10-15T02:18:00Z">
            <w:rPr/>
          </w:rPrChange>
        </w:rPr>
        <w:pPrChange w:id="2304" w:author="Jade Raposa" w:date="2024-10-15T02:21:00Z">
          <w:pPr>
            <w:pStyle w:val="ListParagraph"/>
            <w:ind w:left="1800"/>
          </w:pPr>
        </w:pPrChange>
      </w:pPr>
    </w:p>
    <w:p w14:paraId="5F66D87D" w14:textId="77777777" w:rsidR="008F456D" w:rsidRDefault="008F456D">
      <w:pPr>
        <w:pStyle w:val="ListParagraph"/>
        <w:ind w:left="1620" w:hanging="450"/>
        <w:rPr>
          <w:ins w:id="2305" w:author="Jade Raposa" w:date="2024-10-15T02:43:00Z"/>
          <w:rFonts w:ascii="Georgia" w:hAnsi="Georgia"/>
        </w:rPr>
      </w:pPr>
    </w:p>
    <w:p w14:paraId="46B038AE" w14:textId="77777777" w:rsidR="008F456D" w:rsidRPr="008F456D" w:rsidRDefault="008F456D">
      <w:pPr>
        <w:pStyle w:val="ListParagraph"/>
        <w:ind w:left="1620" w:hanging="450"/>
        <w:rPr>
          <w:rFonts w:ascii="Georgia" w:hAnsi="Georgia"/>
          <w:rPrChange w:id="2306" w:author="Jade Raposa" w:date="2024-10-15T02:18:00Z">
            <w:rPr/>
          </w:rPrChange>
        </w:rPr>
        <w:pPrChange w:id="2307" w:author="Jade Raposa" w:date="2024-10-15T02:21:00Z">
          <w:pPr>
            <w:pStyle w:val="ListParagraph"/>
            <w:ind w:left="1800"/>
          </w:pPr>
        </w:pPrChange>
      </w:pPr>
    </w:p>
    <w:p w14:paraId="4F845CB8" w14:textId="77777777" w:rsidR="008F456D" w:rsidRDefault="002B278F">
      <w:pPr>
        <w:pStyle w:val="ListParagraph"/>
        <w:numPr>
          <w:ilvl w:val="0"/>
          <w:numId w:val="17"/>
        </w:numPr>
        <w:rPr>
          <w:ins w:id="2308" w:author="Jade Raposa" w:date="2024-10-17T01:03:00Z"/>
          <w:rFonts w:ascii="Georgia" w:hAnsi="Georgia"/>
        </w:rPr>
        <w:sectPr w:rsidR="008F456D">
          <w:headerReference w:type="default" r:id="rId152"/>
          <w:headerReference w:type="first" r:id="rId153"/>
          <w:pgSz w:w="12240" w:h="15840"/>
          <w:pgMar w:top="1440" w:right="1440" w:bottom="1440" w:left="1440" w:header="708" w:footer="708" w:gutter="0"/>
          <w:pgNumType w:start="1"/>
          <w:cols w:space="708"/>
          <w:titlePg/>
          <w:docGrid w:linePitch="360"/>
        </w:sectPr>
      </w:pPr>
      <w:del w:id="2319" w:author="Jade Raposa" w:date="2024-10-15T02:43:00Z">
        <w:r>
          <w:rPr>
            <w:rFonts w:ascii="Georgia" w:hAnsi="Georgia"/>
            <w:rPrChange w:id="2320" w:author="Jade Raposa" w:date="2024-10-17T01:03:00Z">
              <w:rPr/>
            </w:rPrChange>
          </w:rPr>
          <w:delText xml:space="preserve">17. </w:delText>
        </w:r>
      </w:del>
      <w:r>
        <w:rPr>
          <w:rFonts w:ascii="Georgia" w:hAnsi="Georgia"/>
          <w:rPrChange w:id="2321" w:author="Jade Raposa" w:date="2024-10-17T01:03:00Z">
            <w:rPr/>
          </w:rPrChange>
        </w:rPr>
        <w:t xml:space="preserve">When the session is done, click the </w:t>
      </w:r>
      <w:r>
        <w:rPr>
          <w:rFonts w:ascii="Georgia" w:hAnsi="Georgia"/>
          <w:b/>
          <w:bCs/>
          <w:rPrChange w:id="2322" w:author="Jade Raposa" w:date="2024-10-17T01:03:00Z">
            <w:rPr>
              <w:b/>
              <w:bCs/>
            </w:rPr>
          </w:rPrChange>
        </w:rPr>
        <w:t>“LOG OUT”</w:t>
      </w:r>
      <w:r>
        <w:rPr>
          <w:rFonts w:ascii="Georgia" w:hAnsi="Georgia"/>
          <w:rPrChange w:id="2323" w:author="Jade Raposa" w:date="2024-10-17T01:03:00Z">
            <w:rPr/>
          </w:rPrChange>
        </w:rPr>
        <w:t xml:space="preserve"> button.</w:t>
      </w:r>
      <w:bookmarkEnd w:id="1211"/>
      <w:ins w:id="2324" w:author="Jade Raposa" w:date="2024-10-17T01:03:00Z">
        <w:r>
          <w:rPr>
            <w:rFonts w:ascii="Georgia" w:hAnsi="Georgia"/>
          </w:rPr>
          <w:t xml:space="preserve"> </w:t>
        </w:r>
      </w:ins>
    </w:p>
    <w:p w14:paraId="7D0A9B4D" w14:textId="77777777" w:rsidR="005B336A" w:rsidRPr="005B336A" w:rsidRDefault="005B336A" w:rsidP="005B336A">
      <w:pPr>
        <w:ind w:left="709"/>
        <w:jc w:val="center"/>
        <w:rPr>
          <w:del w:id="2325" w:author="Jade Raposa" w:date="2024-10-17T01:03:00Z"/>
          <w:rFonts w:ascii="Georgia" w:hAnsi="Georgia"/>
          <w:rPrChange w:id="2326" w:author="Jade Raposa" w:date="2024-10-17T01:03:00Z">
            <w:rPr>
              <w:del w:id="2327" w:author="Jade Raposa" w:date="2024-10-17T01:03:00Z"/>
            </w:rPr>
          </w:rPrChange>
        </w:rPr>
        <w:sectPr w:rsidR="005B336A" w:rsidRPr="005B336A">
          <w:pgSz w:w="12240" w:h="15840"/>
          <w:pgMar w:top="1440" w:right="1440" w:bottom="1440" w:left="1440" w:header="708" w:footer="708" w:gutter="0"/>
          <w:pgNumType w:start="1"/>
          <w:cols w:space="708"/>
          <w:titlePg/>
          <w:docGrid w:linePitch="360"/>
        </w:sectPr>
        <w:pPrChange w:id="2328" w:author="Jade Raposa" w:date="2024-10-17T01:03:00Z">
          <w:pPr>
            <w:ind w:left="709"/>
          </w:pPr>
        </w:pPrChange>
      </w:pPr>
    </w:p>
    <w:p w14:paraId="5DC7DDFE" w14:textId="77777777" w:rsidR="008F456D" w:rsidRPr="008F456D" w:rsidRDefault="008F456D">
      <w:pPr>
        <w:jc w:val="center"/>
        <w:rPr>
          <w:del w:id="2329" w:author="Jade Raposa" w:date="2024-10-17T01:03:00Z"/>
          <w:rFonts w:ascii="Georgia" w:hAnsi="Georgia"/>
          <w:rPrChange w:id="2330" w:author="Jade Raposa" w:date="2024-10-17T01:03:00Z">
            <w:rPr>
              <w:del w:id="2331" w:author="Jade Raposa" w:date="2024-10-17T01:03:00Z"/>
            </w:rPr>
          </w:rPrChange>
        </w:rPr>
        <w:pPrChange w:id="2332" w:author="Jade Raposa" w:date="2024-10-17T01:03:00Z">
          <w:pPr/>
        </w:pPrChange>
      </w:pPr>
    </w:p>
    <w:p w14:paraId="0D5ECC8B" w14:textId="77777777" w:rsidR="008F456D" w:rsidRPr="008F456D" w:rsidRDefault="002B278F">
      <w:pPr>
        <w:jc w:val="center"/>
        <w:rPr>
          <w:rFonts w:ascii="Georgia" w:eastAsia="Georgia" w:hAnsi="Georgia" w:cs="Georgia"/>
          <w:b/>
          <w:rPrChange w:id="2333" w:author="Jade Raposa" w:date="2024-10-17T01:03:00Z">
            <w:rPr>
              <w:rFonts w:eastAsia="Georgia" w:cs="Georgia"/>
              <w:b/>
            </w:rPr>
          </w:rPrChange>
        </w:rPr>
        <w:pPrChange w:id="2334" w:author="Jade Raposa" w:date="2024-10-17T01:03:00Z">
          <w:pPr>
            <w:spacing w:line="480" w:lineRule="auto"/>
            <w:jc w:val="center"/>
          </w:pPr>
        </w:pPrChange>
      </w:pPr>
      <w:r>
        <w:rPr>
          <w:rFonts w:ascii="Georgia" w:hAnsi="Georgia"/>
          <w:noProof/>
          <w:rPrChange w:id="2335" w:author="Jade Raposa" w:date="2024-10-17T01:03:00Z">
            <w:rPr>
              <w:noProof/>
            </w:rPr>
          </w:rPrChange>
        </w:rPr>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Pr>
          <w:rFonts w:ascii="Georgia" w:eastAsia="Georgia" w:hAnsi="Georgia" w:cs="Georgia"/>
          <w:b/>
          <w:rPrChange w:id="2336" w:author="Jade Raposa" w:date="2024-10-17T01:03:00Z">
            <w:rPr>
              <w:rFonts w:eastAsia="Georgia" w:cs="Georgia"/>
              <w:b/>
            </w:rPr>
          </w:rPrChange>
        </w:rPr>
        <w:t>CURRICULUM VITAE</w:t>
      </w:r>
    </w:p>
    <w:p w14:paraId="5F6D67F9"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2B278F">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2B278F">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2B278F">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000000">
      <w:pPr>
        <w:spacing w:line="480" w:lineRule="auto"/>
        <w:rPr>
          <w:rFonts w:ascii="Georgia" w:eastAsia="Georgia" w:hAnsi="Georgia" w:cs="Georgia"/>
        </w:rPr>
      </w:pPr>
      <w:r>
        <w:rPr>
          <w:rFonts w:ascii="Georgia" w:hAnsi="Georgia"/>
        </w:rPr>
        <w:pict w14:anchorId="26011F29">
          <v:rect id="_x0000_i1025" style="width:0;height:1.5pt" o:hralign="center" o:hrstd="t" o:hr="t" fillcolor="#a0a0a0" stroked="f"/>
        </w:pict>
      </w:r>
    </w:p>
    <w:p w14:paraId="62AF9B84"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000000">
      <w:pPr>
        <w:spacing w:line="480" w:lineRule="auto"/>
        <w:rPr>
          <w:rFonts w:ascii="Georgia" w:eastAsia="Georgia" w:hAnsi="Georgia" w:cs="Georgia"/>
        </w:rPr>
      </w:pPr>
      <w:r>
        <w:rPr>
          <w:rFonts w:ascii="Georgia" w:hAnsi="Georgia"/>
        </w:rPr>
        <w:pict w14:anchorId="267C23F5">
          <v:rect id="_x0000_i1026" style="width:0;height:1.5pt" o:hralign="center" o:hrstd="t" o:hr="t" fillcolor="#a0a0a0" stroked="f"/>
        </w:pict>
      </w:r>
    </w:p>
    <w:p w14:paraId="02F3FC1C"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Sto. Domingo National High School, Year Graduated: 2015</w:t>
      </w:r>
    </w:p>
    <w:p w14:paraId="7863682C" w14:textId="77777777" w:rsidR="008F456D" w:rsidRDefault="002B278F">
      <w:pPr>
        <w:spacing w:line="480" w:lineRule="auto"/>
        <w:jc w:val="center"/>
        <w:rPr>
          <w:ins w:id="2337" w:author="Jade Raposa" w:date="2024-10-17T01:05:00Z"/>
          <w:rFonts w:ascii="Georgia" w:eastAsia="Georgia" w:hAnsi="Georgia" w:cs="Georgia"/>
        </w:rPr>
        <w:sectPr w:rsidR="008F456D">
          <w:headerReference w:type="default" r:id="rId155"/>
          <w:headerReference w:type="first" r:id="rId156"/>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1DBEE8A3" w14:textId="77777777" w:rsidR="008F456D" w:rsidRDefault="008F456D">
      <w:pPr>
        <w:spacing w:line="480" w:lineRule="auto"/>
        <w:rPr>
          <w:del w:id="2347" w:author="Jade Raposa" w:date="2024-10-17T01:05: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2348" w:author="Jade Raposa" w:date="2024-10-17T01:05:00Z"/>
          <w:rFonts w:ascii="Georgia" w:hAnsi="Georgia"/>
        </w:rPr>
      </w:pPr>
    </w:p>
    <w:p w14:paraId="641B2752" w14:textId="77777777" w:rsidR="008F456D" w:rsidRDefault="002B278F">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2B278F">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2B278F">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2B278F">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000000">
      <w:pPr>
        <w:spacing w:line="480" w:lineRule="auto"/>
        <w:rPr>
          <w:rFonts w:ascii="Georgia" w:eastAsia="Georgia" w:hAnsi="Georgia" w:cs="Georgia"/>
        </w:rPr>
      </w:pPr>
      <w:r>
        <w:rPr>
          <w:rFonts w:ascii="Georgia" w:hAnsi="Georgia"/>
        </w:rPr>
        <w:pict w14:anchorId="44FACEC5">
          <v:rect id="_x0000_i1027" style="width:0;height:1.5pt" o:hralign="center" o:hrstd="t" o:hr="t" fillcolor="#a0a0a0" stroked="f"/>
        </w:pict>
      </w:r>
    </w:p>
    <w:p w14:paraId="1FCC5D3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000000">
      <w:pPr>
        <w:spacing w:line="480" w:lineRule="auto"/>
        <w:rPr>
          <w:rFonts w:ascii="Georgia" w:eastAsia="Georgia" w:hAnsi="Georgia" w:cs="Georgia"/>
        </w:rPr>
      </w:pPr>
      <w:r>
        <w:rPr>
          <w:rFonts w:ascii="Georgia" w:hAnsi="Georgia"/>
        </w:rPr>
        <w:pict w14:anchorId="55783262">
          <v:rect id="_x0000_i1028" style="width:0;height:1.5pt" o:hralign="center" o:hrstd="t" o:hr="t" fillcolor="#a0a0a0" stroked="f"/>
        </w:pict>
      </w:r>
    </w:p>
    <w:p w14:paraId="7CDBEA40"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77777777" w:rsidR="008F456D" w:rsidRDefault="002B278F">
      <w:pPr>
        <w:spacing w:line="480" w:lineRule="auto"/>
        <w:jc w:val="center"/>
        <w:rPr>
          <w:ins w:id="2349" w:author="Jade Raposa" w:date="2024-10-17T01:07:00Z"/>
          <w:rFonts w:ascii="Georgia" w:eastAsia="Georgia" w:hAnsi="Georgia" w:cs="Georgia"/>
        </w:rPr>
        <w:sectPr w:rsidR="008F456D">
          <w:headerReference w:type="default" r:id="rId158"/>
          <w:headerReference w:type="first" r:id="rId159"/>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2359" w:author="Jade Raposa"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pPr>
        <w:spacing w:line="480" w:lineRule="auto"/>
        <w:ind w:left="4320" w:hanging="4320"/>
        <w:rPr>
          <w:del w:id="2360" w:author="Jade Raposa" w:date="2024-10-17T01:06:00Z"/>
          <w:rFonts w:ascii="Georgia" w:eastAsia="Georgia" w:hAnsi="Georgia" w:cs="Georgia"/>
        </w:rPr>
        <w:pPrChange w:id="2361" w:author="Jade Raposa" w:date="2024-10-17T01:07:00Z">
          <w:pPr>
            <w:spacing w:line="480" w:lineRule="auto"/>
          </w:pPr>
        </w:pPrChange>
      </w:pPr>
    </w:p>
    <w:p w14:paraId="2E09B0EB" w14:textId="77777777" w:rsidR="008F456D" w:rsidRDefault="002B278F">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2B278F">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2B278F">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2B278F">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2B278F">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000000">
      <w:pPr>
        <w:spacing w:line="480" w:lineRule="auto"/>
        <w:rPr>
          <w:rFonts w:ascii="Georgia" w:eastAsia="Georgia" w:hAnsi="Georgia" w:cs="Georgia"/>
        </w:rPr>
      </w:pPr>
      <w:r>
        <w:rPr>
          <w:rFonts w:ascii="Georgia" w:hAnsi="Georgia"/>
        </w:rPr>
        <w:pict w14:anchorId="293673C6">
          <v:rect id="_x0000_i1029" style="width:0;height:1.5pt" o:hralign="center" o:hrstd="t" o:hr="t" fillcolor="#a0a0a0" stroked="f"/>
        </w:pict>
      </w:r>
    </w:p>
    <w:p w14:paraId="25E2D3F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000000">
      <w:pPr>
        <w:spacing w:line="480" w:lineRule="auto"/>
        <w:rPr>
          <w:rFonts w:ascii="Georgia" w:eastAsia="Georgia" w:hAnsi="Georgia" w:cs="Georgia"/>
        </w:rPr>
      </w:pPr>
      <w:r>
        <w:rPr>
          <w:rFonts w:ascii="Georgia" w:hAnsi="Georgia"/>
        </w:rPr>
        <w:pict w14:anchorId="4EA3118E">
          <v:rect id="_x0000_i1030" style="width:0;height:1.5pt" o:hralign="center" o:hrstd="t" o:hr="t" fillcolor="#a0a0a0" stroked="f"/>
        </w:pict>
      </w:r>
    </w:p>
    <w:p w14:paraId="66E0EA48"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2B278F">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2B278F">
      <w:pPr>
        <w:spacing w:line="480" w:lineRule="auto"/>
        <w:ind w:firstLine="4395"/>
        <w:rPr>
          <w:rFonts w:ascii="Georgia" w:eastAsia="Georgia" w:hAnsi="Georgia" w:cs="Georgia"/>
        </w:rPr>
      </w:pPr>
      <w:r>
        <w:rPr>
          <w:rFonts w:ascii="Georgia" w:eastAsia="Georgia" w:hAnsi="Georgia" w:cs="Georgia"/>
        </w:rPr>
        <w:t>Year Graduated : 2021</w:t>
      </w:r>
    </w:p>
    <w:p w14:paraId="24697FC0" w14:textId="77777777" w:rsidR="008F456D" w:rsidRDefault="002B278F">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Tabaco South Central Elementary School   Year Graduated : 2015</w:t>
      </w:r>
    </w:p>
    <w:sectPr w:rsidR="008F456D">
      <w:headerReference w:type="default" r:id="rId161"/>
      <w:headerReference w:type="first" r:id="rId162"/>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4" w:author="Jade Raposa" w:date="2024-10-16T18:34:00Z" w:initials="">
    <w:p w14:paraId="3F08A319" w14:textId="77777777" w:rsidR="008F456D" w:rsidRDefault="002B278F">
      <w:pPr>
        <w:pStyle w:val="CommentText"/>
      </w:pPr>
      <w:r>
        <w:t>“What are the gaps that need to be addressed?”</w:t>
      </w:r>
    </w:p>
    <w:p w14:paraId="131B03EC" w14:textId="77777777" w:rsidR="008F456D" w:rsidRDefault="008F456D">
      <w:pPr>
        <w:pStyle w:val="CommentText"/>
      </w:pPr>
    </w:p>
    <w:p w14:paraId="5C1919B0" w14:textId="77777777" w:rsidR="008F456D" w:rsidRDefault="002B278F">
      <w:pPr>
        <w:pStyle w:val="CommentText"/>
        <w:numPr>
          <w:ilvl w:val="0"/>
          <w:numId w:val="1"/>
        </w:numPr>
      </w:pPr>
      <w:r>
        <w:t xml:space="preserve"> Sir Vic</w:t>
      </w:r>
    </w:p>
  </w:comment>
  <w:comment w:id="65" w:author="Jade Raposa" w:date="2024-10-16T18:35:00Z" w:initials="">
    <w:p w14:paraId="5C960BDB" w14:textId="77777777" w:rsidR="008F456D" w:rsidRDefault="002B278F">
      <w:pPr>
        <w:pStyle w:val="CommentText"/>
      </w:pPr>
      <w:r>
        <w:t>Revised, done</w:t>
      </w:r>
    </w:p>
  </w:comment>
  <w:comment w:id="72" w:author="Jade Raposa" w:date="2024-10-14T22:17:00Z" w:initials="">
    <w:p w14:paraId="14EEDE19" w14:textId="77777777" w:rsidR="008F456D" w:rsidRDefault="002B278F">
      <w:pPr>
        <w:pStyle w:val="CommentText"/>
      </w:pPr>
      <w:r>
        <w:t>“What are the gaps?” which means mention the problem as to why we need the app.</w:t>
      </w:r>
      <w:r>
        <w:br/>
      </w:r>
      <w:r>
        <w:br/>
        <w:t>- Sir Vic</w:t>
      </w:r>
    </w:p>
  </w:comment>
  <w:comment w:id="362" w:author="Jade Raposa" w:date="2024-10-14T23:32:00Z" w:initials="">
    <w:p w14:paraId="047CF448" w14:textId="77777777" w:rsidR="008F456D" w:rsidRDefault="002B278F">
      <w:pPr>
        <w:pStyle w:val="CommentText"/>
      </w:pPr>
      <w:r>
        <w:t>Aalisin daw tong introduction..</w:t>
      </w:r>
    </w:p>
  </w:comment>
  <w:comment w:id="363" w:author="Jade Raposa" w:date="2024-10-15T01:51:00Z" w:initials="">
    <w:p w14:paraId="7FC98DF5" w14:textId="77777777" w:rsidR="008F456D" w:rsidRDefault="002B278F">
      <w:pPr>
        <w:pStyle w:val="CommentText"/>
      </w:pPr>
      <w:r>
        <w:t>done</w:t>
      </w:r>
    </w:p>
  </w:comment>
  <w:comment w:id="372" w:author="Jade Raposa" w:date="2024-10-15T02:13:00Z" w:initials="">
    <w:p w14:paraId="6B721C3E" w14:textId="77777777" w:rsidR="008F456D" w:rsidRDefault="002B278F">
      <w:pPr>
        <w:pStyle w:val="CommentText"/>
      </w:pPr>
      <w:r>
        <w:t>“Focus on Gap, give examples with supporting RRLs”</w:t>
      </w:r>
    </w:p>
    <w:p w14:paraId="13B254B6" w14:textId="77777777" w:rsidR="008F456D" w:rsidRDefault="008F456D">
      <w:pPr>
        <w:pStyle w:val="CommentText"/>
      </w:pPr>
    </w:p>
    <w:p w14:paraId="28F0977E" w14:textId="77777777" w:rsidR="008F456D" w:rsidRDefault="002B278F">
      <w:pPr>
        <w:pStyle w:val="CommentText"/>
      </w:pPr>
      <w:r>
        <w:t>- Sir Vic</w:t>
      </w:r>
    </w:p>
  </w:comment>
  <w:comment w:id="377" w:author="Jade Raposa" w:date="2024-10-15T02:13:00Z" w:initials="">
    <w:p w14:paraId="7B25F8E2" w14:textId="77777777" w:rsidR="008F456D" w:rsidRDefault="002B278F">
      <w:pPr>
        <w:pStyle w:val="CommentText"/>
      </w:pPr>
      <w:r>
        <w:t>“Focus on Global Settings, include RRLs”</w:t>
      </w:r>
    </w:p>
    <w:p w14:paraId="7AC9EA9D" w14:textId="77777777" w:rsidR="008F456D" w:rsidRDefault="008F456D">
      <w:pPr>
        <w:pStyle w:val="CommentText"/>
      </w:pPr>
    </w:p>
    <w:p w14:paraId="3FCFC52B" w14:textId="77777777" w:rsidR="008F456D" w:rsidRDefault="002B278F">
      <w:pPr>
        <w:pStyle w:val="CommentText"/>
      </w:pPr>
      <w:r>
        <w:t>-</w:t>
      </w:r>
      <w:r>
        <w:tab/>
        <w:t xml:space="preserve"> Sir Vic</w:t>
      </w:r>
    </w:p>
  </w:comment>
  <w:comment w:id="373" w:author="Jade Raposa" w:date="2024-10-20T17:21:00Z" w:initials="">
    <w:p w14:paraId="52B74313" w14:textId="77777777" w:rsidR="008F456D" w:rsidRDefault="002B278F">
      <w:pPr>
        <w:pStyle w:val="CommentText"/>
      </w:pPr>
      <w:r>
        <w:t>revised</w:t>
      </w:r>
    </w:p>
  </w:comment>
  <w:comment w:id="374" w:author="Jade Raposa" w:date="2024-10-20T17:31:00Z" w:initials="">
    <w:p w14:paraId="75C79A72" w14:textId="77777777" w:rsidR="008F456D" w:rsidRDefault="002B278F">
      <w:pPr>
        <w:pStyle w:val="CommentText"/>
      </w:pPr>
      <w:r>
        <w:rPr>
          <w:rStyle w:val="CommentReference"/>
        </w:rPr>
        <w:t>“Focus On Gap, give examples with supporting RRLs”</w:t>
      </w:r>
      <w:r>
        <w:rPr>
          <w:rStyle w:val="CommentReference"/>
        </w:rPr>
        <w:br/>
        <w:t>“Focus on Global Settings, include RRLs”</w:t>
      </w:r>
    </w:p>
  </w:comment>
  <w:comment w:id="375" w:author="Jade Raposa" w:date="2024-10-20T17:35:00Z" w:initials="">
    <w:p w14:paraId="3DF04BB5" w14:textId="77777777" w:rsidR="008F456D" w:rsidRDefault="002B278F">
      <w:pPr>
        <w:pStyle w:val="CommentText"/>
      </w:pPr>
      <w:r>
        <w:t>Focused on Gap, will include RRLs if it’s a must because RRLs were mentioned below according to their related concept.</w:t>
      </w:r>
    </w:p>
  </w:comment>
  <w:comment w:id="414" w:author="Jade Raposa [2]" w:date="2024-10-27T02:04:00Z" w:initials="JR">
    <w:p w14:paraId="784FA2FA" w14:textId="3C73BB30" w:rsidR="00516CCD" w:rsidRDefault="00516CCD">
      <w:pPr>
        <w:pStyle w:val="CommentText"/>
      </w:pPr>
      <w:r>
        <w:rPr>
          <w:rStyle w:val="CommentReference"/>
        </w:rPr>
        <w:annotationRef/>
      </w:r>
      <w:r>
        <w:t>Could use some structure optimization to eliminate hanging page… but whatever</w:t>
      </w:r>
    </w:p>
  </w:comment>
  <w:comment w:id="454" w:author="Jade Raposa" w:date="2024-10-15T02:14:00Z" w:initials="">
    <w:p w14:paraId="0022F8A9" w14:textId="77777777" w:rsidR="008F456D" w:rsidRDefault="002B278F">
      <w:pPr>
        <w:pStyle w:val="CommentText"/>
      </w:pPr>
      <w:r>
        <w:t>Conceptual + Operational</w:t>
      </w:r>
    </w:p>
    <w:p w14:paraId="58AA1B46" w14:textId="77777777" w:rsidR="008F456D" w:rsidRDefault="002B278F">
      <w:pPr>
        <w:pStyle w:val="CommentText"/>
      </w:pPr>
      <w:r>
        <w:t xml:space="preserve">       ^</w:t>
      </w:r>
    </w:p>
    <w:p w14:paraId="10E528E5" w14:textId="77777777" w:rsidR="008F456D" w:rsidRDefault="002B278F">
      <w:pPr>
        <w:pStyle w:val="CommentText"/>
      </w:pPr>
      <w:r>
        <w:t xml:space="preserve">        l</w:t>
      </w:r>
    </w:p>
    <w:p w14:paraId="425EA099" w14:textId="77777777" w:rsidR="008F456D" w:rsidRDefault="002B278F">
      <w:pPr>
        <w:pStyle w:val="CommentText"/>
      </w:pPr>
      <w:r>
        <w:t>“I can’t see this”</w:t>
      </w:r>
    </w:p>
    <w:p w14:paraId="4343EB64" w14:textId="77777777" w:rsidR="008F456D" w:rsidRDefault="008F456D">
      <w:pPr>
        <w:pStyle w:val="CommentText"/>
      </w:pPr>
    </w:p>
    <w:p w14:paraId="74286692" w14:textId="77777777" w:rsidR="008F456D" w:rsidRDefault="002B278F">
      <w:pPr>
        <w:pStyle w:val="CommentText"/>
      </w:pPr>
      <w:r>
        <w:t>-</w:t>
      </w:r>
      <w:r>
        <w:tab/>
        <w:t xml:space="preserve"> Sir Vic</w:t>
      </w:r>
    </w:p>
  </w:comment>
  <w:comment w:id="456" w:author="Jade Raposa" w:date="2024-10-15T02:07:00Z" w:initials="">
    <w:p w14:paraId="4B81500D" w14:textId="77777777" w:rsidR="008F456D" w:rsidRDefault="002B278F">
      <w:pPr>
        <w:pStyle w:val="CommentText"/>
      </w:pPr>
      <w:r>
        <w:t xml:space="preserve">I remember sir JP saying </w:t>
      </w:r>
      <w:r>
        <w:t>na di naman daw to yung methodology, papalitan natin picture, consequently the description.</w:t>
      </w:r>
    </w:p>
  </w:comment>
  <w:comment w:id="457" w:author="Jade Raposa [2]" w:date="2024-10-27T04:03:00Z" w:initials="JR">
    <w:p w14:paraId="2782BB41" w14:textId="21D1081B" w:rsidR="009D5D9A" w:rsidRPr="00D3478C" w:rsidRDefault="009D5D9A">
      <w:pPr>
        <w:pStyle w:val="CommentText"/>
        <w:rPr>
          <w:strike/>
        </w:rPr>
      </w:pPr>
      <w:r>
        <w:rPr>
          <w:rStyle w:val="CommentReference"/>
        </w:rPr>
        <w:annotationRef/>
      </w:r>
      <w:r w:rsidRPr="00D3478C">
        <w:rPr>
          <w:strike/>
        </w:rPr>
        <w:t xml:space="preserve">Wag </w:t>
      </w:r>
      <w:r w:rsidRPr="00D3478C">
        <w:rPr>
          <w:strike/>
        </w:rPr>
        <w:t>muna palitan kase baka tama tong ginawa</w:t>
      </w:r>
    </w:p>
  </w:comment>
  <w:comment w:id="458" w:author="Jade Raposa" w:date="2024-10-15T02:07:00Z" w:initials="">
    <w:p w14:paraId="567BCE41" w14:textId="77777777" w:rsidR="008F456D" w:rsidRDefault="002B278F">
      <w:pPr>
        <w:pStyle w:val="CommentText"/>
      </w:pPr>
      <w:r>
        <w:t>“Include RRL”</w:t>
      </w:r>
    </w:p>
    <w:p w14:paraId="267C1F13" w14:textId="77777777" w:rsidR="008F456D" w:rsidRDefault="008F456D">
      <w:pPr>
        <w:pStyle w:val="CommentText"/>
      </w:pPr>
    </w:p>
    <w:p w14:paraId="71CECCC5" w14:textId="77777777" w:rsidR="008F456D" w:rsidRDefault="002B278F">
      <w:pPr>
        <w:pStyle w:val="CommentText"/>
        <w:numPr>
          <w:ilvl w:val="0"/>
          <w:numId w:val="2"/>
        </w:numPr>
      </w:pPr>
      <w:r>
        <w:t>Sir Vic</w:t>
      </w:r>
    </w:p>
  </w:comment>
  <w:comment w:id="584" w:author="Jade Raposa" w:date="2024-10-15T02:08:00Z" w:initials="">
    <w:p w14:paraId="4F082E5D" w14:textId="77777777" w:rsidR="008F456D" w:rsidRDefault="002B278F">
      <w:pPr>
        <w:pStyle w:val="CommentText"/>
      </w:pPr>
      <w:r>
        <w:t>I remember the panel mentioning RRL for this, discuss what the theoretical framework expresses</w:t>
      </w:r>
    </w:p>
  </w:comment>
  <w:comment w:id="585" w:author="Jade Raposa [2]" w:date="2024-10-27T04:14:00Z" w:initials="JR">
    <w:p w14:paraId="5FAC0EC9" w14:textId="6DD6284C" w:rsidR="00472F1B" w:rsidRDefault="00472F1B">
      <w:pPr>
        <w:pStyle w:val="CommentText"/>
      </w:pPr>
      <w:r>
        <w:rPr>
          <w:rStyle w:val="CommentReference"/>
        </w:rPr>
        <w:annotationRef/>
      </w:r>
      <w:r>
        <w:t xml:space="preserve">Maybe needs a change, if not. Add </w:t>
      </w:r>
      <w:r w:rsidR="0072287B">
        <w:t xml:space="preserve">an RRL </w:t>
      </w:r>
    </w:p>
  </w:comment>
  <w:comment w:id="604" w:author="Jade Raposa" w:date="2024-10-15T02:09:00Z" w:initials="">
    <w:p w14:paraId="4506A4F1" w14:textId="77777777" w:rsidR="008F456D" w:rsidRDefault="002B278F">
      <w:pPr>
        <w:pStyle w:val="CommentText"/>
      </w:pPr>
      <w:r>
        <w:t>“Revise”</w:t>
      </w:r>
    </w:p>
    <w:p w14:paraId="2AF28BB1" w14:textId="77777777" w:rsidR="008F456D" w:rsidRDefault="008F456D">
      <w:pPr>
        <w:pStyle w:val="CommentText"/>
      </w:pPr>
    </w:p>
    <w:p w14:paraId="6BAE1D50" w14:textId="77777777" w:rsidR="008F456D" w:rsidRDefault="002B278F">
      <w:pPr>
        <w:pStyle w:val="CommentText"/>
      </w:pPr>
      <w:r>
        <w:t>-</w:t>
      </w:r>
      <w:r>
        <w:tab/>
        <w:t xml:space="preserve"> Sir Vic</w:t>
      </w:r>
    </w:p>
  </w:comment>
  <w:comment w:id="617" w:author="Jade Raposa" w:date="2024-10-15T02:10:00Z" w:initials="">
    <w:p w14:paraId="5DC334CD" w14:textId="77777777" w:rsidR="008F456D" w:rsidRDefault="002B278F">
      <w:pPr>
        <w:pStyle w:val="CommentText"/>
      </w:pPr>
      <w:r>
        <w:t>“Update use-case with sequence diagram”</w:t>
      </w:r>
    </w:p>
    <w:p w14:paraId="24CD7D35" w14:textId="77777777" w:rsidR="008F456D" w:rsidRDefault="008F456D">
      <w:pPr>
        <w:pStyle w:val="CommentText"/>
      </w:pPr>
    </w:p>
    <w:p w14:paraId="2F2E50D3" w14:textId="77777777" w:rsidR="008F456D" w:rsidRDefault="002B278F">
      <w:pPr>
        <w:pStyle w:val="CommentText"/>
      </w:pPr>
      <w:r>
        <w:t>-</w:t>
      </w:r>
      <w:r>
        <w:tab/>
        <w:t xml:space="preserve"> Sir Vic</w:t>
      </w:r>
    </w:p>
  </w:comment>
  <w:comment w:id="630" w:author="Jade Raposa" w:date="2024-10-15T02:10:00Z" w:initials="">
    <w:p w14:paraId="55567381" w14:textId="77777777" w:rsidR="008F456D" w:rsidRDefault="002B278F">
      <w:pPr>
        <w:pStyle w:val="CommentText"/>
      </w:pPr>
      <w:r>
        <w:t>“Please correct this diagram”</w:t>
      </w:r>
    </w:p>
    <w:p w14:paraId="7099FBFF" w14:textId="77777777" w:rsidR="008F456D" w:rsidRDefault="008F456D">
      <w:pPr>
        <w:pStyle w:val="CommentText"/>
      </w:pPr>
    </w:p>
    <w:p w14:paraId="3485B384" w14:textId="77777777" w:rsidR="008F456D" w:rsidRDefault="002B278F">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84FA2FA" w15:done="0"/>
  <w15:commentEx w15:paraId="74286692" w15:done="0"/>
  <w15:commentEx w15:paraId="4B81500D" w15:done="0"/>
  <w15:commentEx w15:paraId="2782BB41" w15:paraIdParent="4B81500D" w15:done="0"/>
  <w15:commentEx w15:paraId="71CECCC5" w15:done="0"/>
  <w15:commentEx w15:paraId="4F082E5D" w15:done="0"/>
  <w15:commentEx w15:paraId="5FAC0EC9" w15:paraIdParent="4F082E5D" w15:done="0"/>
  <w15:commentEx w15:paraId="6BAE1D50" w15:done="0"/>
  <w15:commentEx w15:paraId="2F2E50D3" w15:done="0"/>
  <w15:commentEx w15:paraId="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8485EF" w16cex:dateUtc="2024-10-26T18:04:00Z"/>
  <w16cex:commentExtensible w16cex:durableId="718E50D3" w16cex:dateUtc="2024-10-26T20:03:00Z"/>
  <w16cex:commentExtensible w16cex:durableId="2F710155" w16cex:dateUtc="2024-10-26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84FA2FA" w16cid:durableId="5B8485EF"/>
  <w16cid:commentId w16cid:paraId="74286692" w16cid:durableId="4C09601F"/>
  <w16cid:commentId w16cid:paraId="4B81500D" w16cid:durableId="7B4447F5"/>
  <w16cid:commentId w16cid:paraId="2782BB41" w16cid:durableId="718E50D3"/>
  <w16cid:commentId w16cid:paraId="71CECCC5" w16cid:durableId="31D786B5"/>
  <w16cid:commentId w16cid:paraId="4F082E5D" w16cid:durableId="3FE0A435"/>
  <w16cid:commentId w16cid:paraId="5FAC0EC9" w16cid:durableId="2F710155"/>
  <w16cid:commentId w16cid:paraId="6BAE1D50" w16cid:durableId="7421E986"/>
  <w16cid:commentId w16cid:paraId="2F2E50D3" w16cid:durableId="3BA02E1C"/>
  <w16cid:commentId w16cid:paraId="3485B384" w16cid:durableId="7B1B3D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1F1BC0" w14:textId="77777777" w:rsidR="005A77ED" w:rsidRDefault="005A77ED">
      <w:pPr>
        <w:spacing w:line="240" w:lineRule="auto"/>
      </w:pPr>
      <w:r>
        <w:separator/>
      </w:r>
    </w:p>
  </w:endnote>
  <w:endnote w:type="continuationSeparator" w:id="0">
    <w:p w14:paraId="1D99FDAF" w14:textId="77777777" w:rsidR="005A77ED" w:rsidRDefault="005A77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77777777" w:rsidR="008F456D" w:rsidRDefault="008F456D">
    <w:pPr>
      <w:pStyle w:val="Footer"/>
      <w:jc w:val="right"/>
    </w:pPr>
  </w:p>
  <w:p w14:paraId="035183D4"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8F456D" w:rsidRDefault="008F456D">
    <w:pPr>
      <w:pStyle w:val="Footer"/>
      <w:jc w:val="right"/>
    </w:pPr>
  </w:p>
  <w:p w14:paraId="66121E97"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7777777" w:rsidR="008F456D" w:rsidRDefault="008F456D">
    <w:pPr>
      <w:pStyle w:val="Footer"/>
      <w:jc w:val="right"/>
    </w:pPr>
  </w:p>
  <w:p w14:paraId="461749BB"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8C4C5" w14:textId="77777777" w:rsidR="005A77ED" w:rsidRDefault="005A77ED">
      <w:pPr>
        <w:spacing w:after="0"/>
      </w:pPr>
      <w:r>
        <w:separator/>
      </w:r>
    </w:p>
  </w:footnote>
  <w:footnote w:type="continuationSeparator" w:id="0">
    <w:p w14:paraId="6BFCA0B4" w14:textId="77777777" w:rsidR="005A77ED" w:rsidRDefault="005A77E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7777777" w:rsidR="008F456D" w:rsidRDefault="002B278F">
    <w:pPr>
      <w:pStyle w:val="Header"/>
      <w:jc w:val="right"/>
      <w:rPr>
        <w:rFonts w:ascii="Georgia" w:hAnsi="Georgia"/>
      </w:rPr>
    </w:pPr>
    <w:ins w:id="4" w:author="Jade Raposa" w:date="2024-10-16T23:23:00Z">
      <w:r>
        <w:rPr>
          <w:noProof/>
          <w:lang w:val="en-US"/>
        </w:rPr>
        <w:drawing>
          <wp:anchor distT="0" distB="0" distL="114300" distR="114300" simplePos="0" relativeHeight="251784192" behindDoc="1" locked="0" layoutInCell="1" allowOverlap="1" wp14:anchorId="2CD221A4" wp14:editId="14616E51">
            <wp:simplePos x="0" y="0"/>
            <wp:positionH relativeFrom="margin">
              <wp:posOffset>8255</wp:posOffset>
            </wp:positionH>
            <wp:positionV relativeFrom="paragraph">
              <wp:posOffset>-324485</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1675" name="Picture 164884167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noProof/>
          <w:lang w:val="en-US"/>
        </w:rPr>
        <w:drawing>
          <wp:anchor distT="0" distB="0" distL="114300" distR="114300" simplePos="0" relativeHeight="251783168" behindDoc="1" locked="0" layoutInCell="1" allowOverlap="1" wp14:anchorId="78D1E433" wp14:editId="272C835F">
            <wp:simplePos x="0" y="0"/>
            <wp:positionH relativeFrom="margin">
              <wp:posOffset>207010</wp:posOffset>
            </wp:positionH>
            <wp:positionV relativeFrom="paragraph">
              <wp:posOffset>-506095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1574" name="Picture 139222157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 w:author="Jade Raposa" w:date="2024-10-16T23:21:00Z">
      <w:r>
        <w:rPr>
          <w:rFonts w:ascii="Georgia" w:hAnsi="Georgia"/>
          <w:rPrChange w:id="6" w:author="Jade Raposa" w:date="2024-10-16T23:22:00Z">
            <w:rPr/>
          </w:rPrChange>
        </w:rPr>
        <w:t>Recommendation For Capstone Project Final Defense</w:t>
      </w:r>
    </w:ins>
    <w:r>
      <w:rPr>
        <w:rFonts w:ascii="Georgia" w:hAnsi="Georgia"/>
        <w:noProof/>
        <w:lang w:val="en-US"/>
        <w:rPrChange w:id="7" w:author="Jade Raposa"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 w:author="Jade Raposa" w:date="2024-10-16T23:21:00Z">
      <w:r>
        <w:rPr>
          <w:rFonts w:ascii="Georgia" w:hAnsi="Georgia"/>
          <w:rPrChange w:id="9" w:author="Jade Raposa" w:date="2024-10-16T23:22:00Z">
            <w:rPr/>
          </w:rPrChange>
        </w:rPr>
        <w:t xml:space="preserve">  |</w:t>
      </w:r>
    </w:ins>
    <w:ins w:id="10" w:author="Jade Raposa" w:date="2024-10-16T23:22:00Z">
      <w:r>
        <w:rPr>
          <w:rFonts w:ascii="Georgia" w:hAnsi="Georgia"/>
          <w:rPrChange w:id="11" w:author="Jade Raposa" w:date="2024-10-16T23:22:00Z">
            <w:rPr/>
          </w:rPrChange>
        </w:rPr>
        <w:t xml:space="preserve"> </w:t>
      </w:r>
    </w:ins>
    <w:ins w:id="12" w:author="Jade Raposa" w:date="2024-10-16T23:21:00Z">
      <w:r>
        <w:rPr>
          <w:rFonts w:ascii="Georgia" w:hAnsi="Georgia"/>
          <w:rPrChange w:id="13" w:author="Jade Raposa" w:date="2024-10-16T23:22:00Z">
            <w:rPr/>
          </w:rPrChange>
        </w:rPr>
        <w:t xml:space="preserve"> ii</w:t>
      </w:r>
    </w:ins>
    <w:customXmlDelRangeStart w:id="14" w:author="Jade Raposa" w:date="2024-10-16T23:21:00Z"/>
    <w:sdt>
      <w:sdtPr>
        <w:rPr>
          <w:rFonts w:ascii="Georgia" w:hAnsi="Georgia"/>
        </w:rPr>
        <w:id w:val="-254749712"/>
        <w:docPartObj>
          <w:docPartGallery w:val="AutoText"/>
        </w:docPartObj>
      </w:sdtPr>
      <w:sdtContent>
        <w:customXmlDelRangeEnd w:id="14"/>
        <w:del w:id="15" w:author="Jade Raposa" w:date="2024-10-16T23:21:00Z">
          <w:r>
            <w:rPr>
              <w:rFonts w:ascii="Georgia" w:hAnsi="Georgia"/>
              <w:rPrChange w:id="16" w:author="Jade Raposa"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7" w:author="Jade Raposa"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77777777" w:rsidR="008F456D" w:rsidRPr="008F456D" w:rsidRDefault="002B278F">
    <w:pPr>
      <w:pStyle w:val="Header"/>
      <w:tabs>
        <w:tab w:val="clear" w:pos="4680"/>
        <w:tab w:val="clear" w:pos="9360"/>
        <w:tab w:val="right" w:pos="8640"/>
      </w:tabs>
      <w:jc w:val="right"/>
      <w:rPr>
        <w:rFonts w:ascii="Georgia" w:hAnsi="Georgia"/>
        <w:rPrChange w:id="190" w:author="Jade Raposa" w:date="2024-10-16T21:12:00Z">
          <w:rPr/>
        </w:rPrChange>
      </w:rPr>
      <w:pPrChange w:id="191" w:author="Jade Raposa" w:date="2024-10-16T21:13:00Z">
        <w:pPr>
          <w:pStyle w:val="Header"/>
          <w:tabs>
            <w:tab w:val="clear" w:pos="4680"/>
            <w:tab w:val="clear" w:pos="9360"/>
            <w:tab w:val="right" w:pos="8640"/>
          </w:tabs>
        </w:pPr>
      </w:pPrChange>
    </w:pPr>
    <w:ins w:id="192" w:author="Jade Raposa"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93" w:author="Jade Raposa" w:date="2024-10-16T21:22:00Z">
      <w:r>
        <w:t xml:space="preserve"> </w:t>
      </w:r>
    </w:ins>
    <w:ins w:id="194" w:author="Jade Raposa" w:date="2024-10-16T21:38:00Z">
      <w:r>
        <w:rPr>
          <w:rFonts w:ascii="Georgia" w:hAnsi="Georgia"/>
        </w:rPr>
        <w:t>Acknowledgement</w:t>
      </w:r>
    </w:ins>
    <w:ins w:id="195" w:author="Jade Raposa" w:date="2024-10-16T21:22:00Z">
      <w:r>
        <w:rPr>
          <w:rFonts w:ascii="Georgia" w:hAnsi="Georgia"/>
        </w:rPr>
        <w:t xml:space="preserve">  |  </w:t>
      </w:r>
    </w:ins>
    <w:ins w:id="196" w:author="Jade Raposa" w:date="2024-10-16T21:46:00Z">
      <w:r>
        <w:rPr>
          <w:rFonts w:ascii="Georgia" w:hAnsi="Georgia"/>
        </w:rPr>
        <w:t>vii</w:t>
      </w:r>
    </w:ins>
    <w:ins w:id="197" w:author="Jade Raposa" w:date="2024-10-16T21:47:00Z">
      <w:r>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77777777" w:rsidR="008F456D" w:rsidRDefault="002B278F">
    <w:pPr>
      <w:pStyle w:val="Footer"/>
      <w:jc w:val="right"/>
      <w:rPr>
        <w:rFonts w:ascii="Georgia" w:hAnsi="Georgia"/>
      </w:rPr>
      <w:pPrChange w:id="2350" w:author="Jade Raposa" w:date="2024-10-17T00:28:00Z">
        <w:pPr>
          <w:pStyle w:val="Footer"/>
        </w:pPr>
      </w:pPrChange>
    </w:pPr>
    <w:ins w:id="2351" w:author="Jade Raposa" w:date="2024-10-17T01:04:00Z">
      <w:r>
        <w:rPr>
          <w:rFonts w:ascii="Georgia" w:hAnsi="Georgia"/>
        </w:rPr>
        <w:t>Curriculum Vitae</w:t>
      </w:r>
    </w:ins>
    <w:ins w:id="2352" w:author="Jade Raposa" w:date="2024-10-17T00:29:00Z">
      <w:r>
        <w:rPr>
          <w:rFonts w:ascii="Georgia" w:hAnsi="Georgia"/>
        </w:rPr>
        <w:t xml:space="preserve">  </w:t>
      </w:r>
    </w:ins>
    <w:ins w:id="2353" w:author="Jade Raposa" w:date="2024-10-17T00:28:00Z">
      <w:r>
        <w:rPr>
          <w:rFonts w:ascii="Georgia" w:hAnsi="Georgia"/>
        </w:rPr>
        <w:t xml:space="preserve">| </w:t>
      </w:r>
    </w:ins>
    <w:ins w:id="2354" w:author="Jade Raposa" w:date="2024-10-17T00:29:00Z">
      <w:r>
        <w:rPr>
          <w:rFonts w:ascii="Georgia" w:hAnsi="Georgia"/>
        </w:rPr>
        <w:t xml:space="preserve"> </w:t>
      </w:r>
    </w:ins>
    <w:ins w:id="2355" w:author="Jade Raposa" w:date="2024-10-17T00:59:00Z">
      <w:r>
        <w:rPr>
          <w:rFonts w:ascii="Georgia" w:hAnsi="Georgia"/>
        </w:rPr>
        <w:t>8</w:t>
      </w:r>
    </w:ins>
    <w:ins w:id="2356" w:author="Jade Raposa" w:date="2024-10-17T01:06:00Z">
      <w:r>
        <w:rPr>
          <w:rFonts w:ascii="Georgia" w:hAnsi="Georgia"/>
        </w:rPr>
        <w:t>5</w:t>
      </w:r>
    </w:ins>
    <w:del w:id="2357" w:author="Jade Raposa"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358" w:author="Jade Raposa" w:date="2024-10-17T00:28:00Z">
      <w:r>
        <w:rPr>
          <w:rFonts w:ascii="Georgia" w:hAnsi="Georgia"/>
        </w:rPr>
        <w:delText>7</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77777777" w:rsidR="008F456D" w:rsidRDefault="002B278F">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77777777" w:rsidR="008F456D" w:rsidRDefault="002B278F">
    <w:pPr>
      <w:pStyle w:val="Footer"/>
      <w:jc w:val="right"/>
      <w:rPr>
        <w:rFonts w:ascii="Georgia" w:hAnsi="Georgia"/>
      </w:rPr>
      <w:pPrChange w:id="2362" w:author="Jade Raposa" w:date="2024-10-17T00:28:00Z">
        <w:pPr>
          <w:pStyle w:val="Footer"/>
        </w:pPr>
      </w:pPrChange>
    </w:pPr>
    <w:ins w:id="2363" w:author="Jade Raposa" w:date="2024-10-17T01:04:00Z">
      <w:r>
        <w:rPr>
          <w:rFonts w:ascii="Georgia" w:hAnsi="Georgia"/>
        </w:rPr>
        <w:t>Curriculum Vitae</w:t>
      </w:r>
    </w:ins>
    <w:ins w:id="2364" w:author="Jade Raposa" w:date="2024-10-17T00:29:00Z">
      <w:r>
        <w:rPr>
          <w:rFonts w:ascii="Georgia" w:hAnsi="Georgia"/>
        </w:rPr>
        <w:t xml:space="preserve">  </w:t>
      </w:r>
    </w:ins>
    <w:ins w:id="2365" w:author="Jade Raposa" w:date="2024-10-17T00:28:00Z">
      <w:r>
        <w:rPr>
          <w:rFonts w:ascii="Georgia" w:hAnsi="Georgia"/>
        </w:rPr>
        <w:t xml:space="preserve">| </w:t>
      </w:r>
    </w:ins>
    <w:ins w:id="2366" w:author="Jade Raposa" w:date="2024-10-17T00:29:00Z">
      <w:r>
        <w:rPr>
          <w:rFonts w:ascii="Georgia" w:hAnsi="Georgia"/>
        </w:rPr>
        <w:t xml:space="preserve"> </w:t>
      </w:r>
    </w:ins>
    <w:ins w:id="2367" w:author="Jade Raposa" w:date="2024-10-17T00:59:00Z">
      <w:r>
        <w:rPr>
          <w:rFonts w:ascii="Georgia" w:hAnsi="Georgia"/>
        </w:rPr>
        <w:t>8</w:t>
      </w:r>
    </w:ins>
    <w:ins w:id="2368" w:author="Jade Raposa" w:date="2024-10-17T01:07:00Z">
      <w:r>
        <w:rPr>
          <w:rFonts w:ascii="Georgia" w:hAnsi="Georgia"/>
        </w:rPr>
        <w:t>6</w:t>
      </w:r>
    </w:ins>
    <w:del w:id="2369" w:author="Jade Raposa"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370" w:author="Jade Raposa" w:date="2024-10-17T00:28:00Z">
      <w:r>
        <w:rPr>
          <w:rFonts w:ascii="Georgia" w:hAnsi="Georgia"/>
        </w:rPr>
        <w:delText>7</w:delText>
      </w:r>
    </w:del>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77777777" w:rsidR="008F456D" w:rsidRPr="008F456D" w:rsidRDefault="002B278F">
    <w:pPr>
      <w:pStyle w:val="Header"/>
      <w:tabs>
        <w:tab w:val="clear" w:pos="4680"/>
        <w:tab w:val="clear" w:pos="9360"/>
        <w:tab w:val="right" w:pos="8640"/>
      </w:tabs>
      <w:jc w:val="right"/>
      <w:rPr>
        <w:rFonts w:ascii="Georgia" w:hAnsi="Georgia"/>
        <w:rPrChange w:id="235" w:author="Jade Raposa" w:date="2024-10-16T21:12:00Z">
          <w:rPr/>
        </w:rPrChange>
      </w:rPr>
      <w:pPrChange w:id="236" w:author="Jade Raposa" w:date="2024-10-16T21:13:00Z">
        <w:pPr>
          <w:pStyle w:val="Header"/>
          <w:tabs>
            <w:tab w:val="clear" w:pos="4680"/>
            <w:tab w:val="clear" w:pos="9360"/>
            <w:tab w:val="right" w:pos="8640"/>
          </w:tabs>
        </w:pPr>
      </w:pPrChange>
    </w:pPr>
    <w:ins w:id="237" w:author="Jade Raposa"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38" w:author="Jade Raposa" w:date="2024-10-16T21:22:00Z">
      <w:r>
        <w:t xml:space="preserve"> </w:t>
      </w:r>
    </w:ins>
    <w:ins w:id="239" w:author="Jade Raposa" w:date="2024-10-16T21:48:00Z">
      <w:r>
        <w:rPr>
          <w:rFonts w:ascii="Georgia" w:hAnsi="Georgia"/>
        </w:rPr>
        <w:t>T</w:t>
      </w:r>
    </w:ins>
    <w:ins w:id="240" w:author="Jade Raposa" w:date="2024-10-16T21:49:00Z">
      <w:r>
        <w:rPr>
          <w:rFonts w:ascii="Georgia" w:hAnsi="Georgia"/>
        </w:rPr>
        <w:t>able Of Contents</w:t>
      </w:r>
    </w:ins>
    <w:ins w:id="241" w:author="Jade Raposa" w:date="2024-10-16T21:22:00Z">
      <w:r>
        <w:rPr>
          <w:rFonts w:ascii="Georgia" w:hAnsi="Georgia"/>
        </w:rPr>
        <w:t xml:space="preserve">  |  </w:t>
      </w:r>
    </w:ins>
    <w:ins w:id="242" w:author="Jade Raposa" w:date="2024-10-16T21:48:00Z">
      <w:r>
        <w:rPr>
          <w:rFonts w:ascii="Georgia" w:hAnsi="Georgia"/>
        </w:rPr>
        <w:t>x</w:t>
      </w:r>
    </w:ins>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77777777" w:rsidR="008F456D" w:rsidRPr="008F456D" w:rsidRDefault="002B278F">
    <w:pPr>
      <w:pStyle w:val="Header"/>
      <w:tabs>
        <w:tab w:val="clear" w:pos="4680"/>
        <w:tab w:val="clear" w:pos="9360"/>
        <w:tab w:val="right" w:pos="8640"/>
      </w:tabs>
      <w:jc w:val="right"/>
      <w:rPr>
        <w:rFonts w:ascii="Georgia" w:hAnsi="Georgia"/>
        <w:rPrChange w:id="246" w:author="Jade Raposa" w:date="2024-10-16T21:12:00Z">
          <w:rPr/>
        </w:rPrChange>
      </w:rPr>
      <w:pPrChange w:id="247" w:author="Jade Raposa" w:date="2024-10-16T21:13:00Z">
        <w:pPr>
          <w:pStyle w:val="Header"/>
          <w:tabs>
            <w:tab w:val="clear" w:pos="4680"/>
            <w:tab w:val="clear" w:pos="9360"/>
            <w:tab w:val="right" w:pos="8640"/>
          </w:tabs>
        </w:pPr>
      </w:pPrChange>
    </w:pPr>
    <w:ins w:id="248" w:author="Jade Raposa"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9" w:author="Jade Raposa" w:date="2024-10-16T21:22:00Z">
      <w:r>
        <w:t xml:space="preserve"> </w:t>
      </w:r>
    </w:ins>
    <w:ins w:id="250" w:author="Jade Raposa" w:date="2024-10-16T21:48:00Z">
      <w:r>
        <w:rPr>
          <w:rFonts w:ascii="Georgia" w:hAnsi="Georgia"/>
        </w:rPr>
        <w:t>T</w:t>
      </w:r>
    </w:ins>
    <w:ins w:id="251" w:author="Jade Raposa" w:date="2024-10-16T21:49:00Z">
      <w:r>
        <w:rPr>
          <w:rFonts w:ascii="Georgia" w:hAnsi="Georgia"/>
        </w:rPr>
        <w:t>able Of Contents</w:t>
      </w:r>
    </w:ins>
    <w:ins w:id="252" w:author="Jade Raposa" w:date="2024-10-16T21:22:00Z">
      <w:r>
        <w:rPr>
          <w:rFonts w:ascii="Georgia" w:hAnsi="Georgia"/>
        </w:rPr>
        <w:t xml:space="preserve">  |  </w:t>
      </w:r>
    </w:ins>
    <w:ins w:id="253" w:author="Jade Raposa" w:date="2024-10-16T21:48:00Z">
      <w:r>
        <w:rPr>
          <w:rFonts w:ascii="Georgia" w:hAnsi="Georgia"/>
        </w:rPr>
        <w:t>x</w:t>
      </w:r>
    </w:ins>
    <w:ins w:id="254" w:author="Jade Raposa"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77777777" w:rsidR="008F456D" w:rsidRPr="008F456D" w:rsidRDefault="002B278F">
    <w:pPr>
      <w:pStyle w:val="Header"/>
      <w:tabs>
        <w:tab w:val="clear" w:pos="4680"/>
        <w:tab w:val="clear" w:pos="9360"/>
        <w:tab w:val="right" w:pos="8640"/>
      </w:tabs>
      <w:jc w:val="right"/>
      <w:rPr>
        <w:rFonts w:ascii="Georgia" w:hAnsi="Georgia"/>
        <w:rPrChange w:id="282" w:author="Jade Raposa" w:date="2024-10-16T21:12:00Z">
          <w:rPr/>
        </w:rPrChange>
      </w:rPr>
      <w:pPrChange w:id="283" w:author="Jade Raposa" w:date="2024-10-16T21:13:00Z">
        <w:pPr>
          <w:pStyle w:val="Header"/>
          <w:tabs>
            <w:tab w:val="clear" w:pos="4680"/>
            <w:tab w:val="clear" w:pos="9360"/>
            <w:tab w:val="right" w:pos="8640"/>
          </w:tabs>
        </w:pPr>
      </w:pPrChange>
    </w:pPr>
    <w:ins w:id="284" w:author="Jade Raposa"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85" w:author="Jade Raposa" w:date="2024-10-16T21:22:00Z">
      <w:r>
        <w:t xml:space="preserve"> </w:t>
      </w:r>
    </w:ins>
    <w:ins w:id="286" w:author="Jade Raposa" w:date="2024-10-16T21:51:00Z">
      <w:r>
        <w:rPr>
          <w:rFonts w:ascii="Georgia" w:hAnsi="Georgia"/>
        </w:rPr>
        <w:t xml:space="preserve">List Of </w:t>
      </w:r>
    </w:ins>
    <w:ins w:id="287" w:author="Jade Raposa" w:date="2024-10-16T21:52:00Z">
      <w:r>
        <w:rPr>
          <w:rFonts w:ascii="Georgia" w:hAnsi="Georgia"/>
        </w:rPr>
        <w:t>Figures</w:t>
      </w:r>
    </w:ins>
    <w:ins w:id="288" w:author="Jade Raposa" w:date="2024-10-16T21:22:00Z">
      <w:r>
        <w:rPr>
          <w:rFonts w:ascii="Georgia" w:hAnsi="Georgia"/>
        </w:rPr>
        <w:t xml:space="preserve">  |  </w:t>
      </w:r>
    </w:ins>
    <w:ins w:id="289" w:author="Jade Raposa" w:date="2024-10-16T21:48:00Z">
      <w:r>
        <w:rPr>
          <w:rFonts w:ascii="Georgia" w:hAnsi="Georgia"/>
        </w:rPr>
        <w:t>x</w:t>
      </w:r>
    </w:ins>
    <w:ins w:id="290" w:author="Jade Raposa" w:date="2024-10-16T21:49:00Z">
      <w:r>
        <w:rPr>
          <w:rFonts w:ascii="Georgia" w:hAnsi="Georgia"/>
        </w:rPr>
        <w:t>i</w:t>
      </w:r>
    </w:ins>
    <w:ins w:id="291" w:author="Jade Raposa"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77777777" w:rsidR="008F456D" w:rsidRPr="008F456D" w:rsidRDefault="002B278F">
    <w:pPr>
      <w:pStyle w:val="Header"/>
      <w:tabs>
        <w:tab w:val="clear" w:pos="4680"/>
        <w:tab w:val="clear" w:pos="9360"/>
        <w:tab w:val="right" w:pos="8640"/>
      </w:tabs>
      <w:jc w:val="right"/>
      <w:rPr>
        <w:rFonts w:ascii="Georgia" w:hAnsi="Georgia"/>
        <w:rPrChange w:id="330" w:author="Jade Raposa" w:date="2024-10-16T21:12:00Z">
          <w:rPr/>
        </w:rPrChange>
      </w:rPr>
      <w:pPrChange w:id="331" w:author="Jade Raposa" w:date="2024-10-16T21:13:00Z">
        <w:pPr>
          <w:pStyle w:val="Header"/>
          <w:tabs>
            <w:tab w:val="clear" w:pos="4680"/>
            <w:tab w:val="clear" w:pos="9360"/>
            <w:tab w:val="right" w:pos="8640"/>
          </w:tabs>
        </w:pPr>
      </w:pPrChange>
    </w:pPr>
    <w:ins w:id="332" w:author="Jade Raposa"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33" w:author="Jade Raposa" w:date="2024-10-16T21:22:00Z">
      <w:r>
        <w:t xml:space="preserve"> </w:t>
      </w:r>
    </w:ins>
    <w:ins w:id="334" w:author="Jade Raposa" w:date="2024-10-16T21:51:00Z">
      <w:r>
        <w:rPr>
          <w:rFonts w:ascii="Georgia" w:hAnsi="Georgia"/>
        </w:rPr>
        <w:t>List Of Tables</w:t>
      </w:r>
    </w:ins>
    <w:ins w:id="335" w:author="Jade Raposa" w:date="2024-10-16T21:22:00Z">
      <w:r>
        <w:rPr>
          <w:rFonts w:ascii="Georgia" w:hAnsi="Georgia"/>
        </w:rPr>
        <w:t xml:space="preserve">  |  </w:t>
      </w:r>
    </w:ins>
    <w:ins w:id="336" w:author="Jade Raposa" w:date="2024-10-16T21:48:00Z">
      <w:r>
        <w:rPr>
          <w:rFonts w:ascii="Georgia" w:hAnsi="Georgia"/>
        </w:rPr>
        <w:t>x</w:t>
      </w:r>
    </w:ins>
    <w:ins w:id="337" w:author="Jade Raposa" w:date="2024-10-16T21:49:00Z">
      <w:r>
        <w:rPr>
          <w:rFonts w:ascii="Georgia" w:hAnsi="Georgia"/>
        </w:rPr>
        <w:t>i</w:t>
      </w:r>
    </w:ins>
    <w:ins w:id="338" w:author="Jade Raposa" w:date="2024-10-16T21:50:00Z">
      <w:r>
        <w:rPr>
          <w:rFonts w:ascii="Georgia" w:hAnsi="Georgia"/>
        </w:rPr>
        <w:t>i</w:t>
      </w:r>
    </w:ins>
    <w:ins w:id="339" w:author="Jade Raposa"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77777777" w:rsidR="008F456D" w:rsidRPr="008F456D" w:rsidRDefault="002B278F">
    <w:pPr>
      <w:pStyle w:val="Header"/>
      <w:tabs>
        <w:tab w:val="clear" w:pos="4680"/>
        <w:tab w:val="clear" w:pos="9360"/>
        <w:tab w:val="right" w:pos="8640"/>
      </w:tabs>
      <w:jc w:val="right"/>
      <w:rPr>
        <w:rFonts w:ascii="Georgia" w:hAnsi="Georgia"/>
        <w:rPrChange w:id="349" w:author="Jade Raposa" w:date="2024-10-16T21:12:00Z">
          <w:rPr/>
        </w:rPrChange>
      </w:rPr>
      <w:pPrChange w:id="350" w:author="Jade Raposa" w:date="2024-10-16T21:13:00Z">
        <w:pPr>
          <w:pStyle w:val="Header"/>
          <w:tabs>
            <w:tab w:val="clear" w:pos="4680"/>
            <w:tab w:val="clear" w:pos="9360"/>
            <w:tab w:val="right" w:pos="8640"/>
          </w:tabs>
        </w:pPr>
      </w:pPrChange>
    </w:pPr>
    <w:ins w:id="351" w:author="Jade Raposa"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52" w:author="Jade Raposa" w:date="2024-10-16T21:22:00Z">
      <w:r>
        <w:t xml:space="preserve"> </w:t>
      </w:r>
    </w:ins>
    <w:ins w:id="353" w:author="Jade Raposa" w:date="2024-10-16T21:53:00Z">
      <w:r>
        <w:rPr>
          <w:rFonts w:ascii="Georgia" w:hAnsi="Georgia"/>
        </w:rPr>
        <w:t>List Of Tables</w:t>
      </w:r>
    </w:ins>
    <w:ins w:id="354" w:author="Jade Raposa" w:date="2024-10-16T21:22:00Z">
      <w:r>
        <w:rPr>
          <w:rFonts w:ascii="Georgia" w:hAnsi="Georgia"/>
        </w:rPr>
        <w:t xml:space="preserve">  |  </w:t>
      </w:r>
    </w:ins>
    <w:ins w:id="355" w:author="Jade Raposa" w:date="2024-10-16T21:48:00Z">
      <w:r>
        <w:rPr>
          <w:rFonts w:ascii="Georgia" w:hAnsi="Georgia"/>
        </w:rPr>
        <w:t>x</w:t>
      </w:r>
    </w:ins>
    <w:ins w:id="356" w:author="Jade Raposa" w:date="2024-10-16T21:49:00Z">
      <w:r>
        <w:rPr>
          <w:rFonts w:ascii="Georgia" w:hAnsi="Georgia"/>
        </w:rPr>
        <w:t>i</w:t>
      </w:r>
    </w:ins>
    <w:ins w:id="357" w:author="Jade Raposa"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77777777" w:rsidR="008F456D" w:rsidRDefault="002B278F">
    <w:pPr>
      <w:pStyle w:val="Footer"/>
      <w:jc w:val="right"/>
      <w:rPr>
        <w:del w:id="382" w:author="Jade Raposa" w:date="2024-10-16T23:30:00Z"/>
      </w:rPr>
    </w:pPr>
    <w:ins w:id="383" w:author="Jade Raposa" w:date="2024-10-20T22:21:00Z">
      <w:r>
        <w:rPr>
          <w:rFonts w:ascii="Georgia" w:hAnsi="Georgia"/>
        </w:rPr>
        <w:t>Descri</w:t>
      </w:r>
    </w:ins>
    <w:ins w:id="384" w:author="Jade Raposa" w:date="2024-10-20T22:22:00Z">
      <w:r>
        <w:rPr>
          <w:rFonts w:ascii="Georgia" w:hAnsi="Georgia"/>
        </w:rPr>
        <w:t>ption of the Proposed System</w:t>
      </w:r>
    </w:ins>
    <w:ins w:id="385" w:author="Jade Raposa" w:date="2024-10-16T23:37:00Z">
      <w:r>
        <w:rPr>
          <w:rFonts w:ascii="Georgia" w:hAnsi="Georgia"/>
        </w:rPr>
        <w:t xml:space="preserve"> | </w:t>
      </w:r>
    </w:ins>
    <w:ins w:id="386" w:author="Jade Raposa" w:date="2024-10-16T23:35:00Z">
      <w:r>
        <w:rPr>
          <w:rFonts w:ascii="Georgia" w:hAnsi="Georgia"/>
          <w:rPrChange w:id="387" w:author="Jade Raposa" w:date="2024-10-16T23:35:00Z">
            <w:rPr/>
          </w:rPrChange>
        </w:rPr>
        <w:t xml:space="preserve"> </w:t>
      </w:r>
    </w:ins>
    <w:r>
      <w:rPr>
        <w:noProof/>
        <w:rPrChange w:id="388" w:author="Jade Raposa"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1922963931" name="Picture 19229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389" w:author="Jade Raposa" w:date="2024-10-16T23:37:00Z">
      <w:r>
        <w:rPr>
          <w:rFonts w:ascii="Georgia" w:hAnsi="Georgia"/>
        </w:rPr>
        <w:t>4</w:t>
      </w:r>
    </w:ins>
    <w:del w:id="390" w:author="Jade Raposa" w:date="2024-10-16T23:30:00Z">
      <w:r>
        <w:tab/>
      </w:r>
      <w:r>
        <w:tab/>
      </w:r>
    </w:del>
  </w:p>
  <w:p w14:paraId="40C49559" w14:textId="77777777" w:rsidR="008F456D" w:rsidRDefault="008F456D">
    <w:pPr>
      <w:pStyle w:val="Footer"/>
      <w:jc w:val="right"/>
    </w:pPr>
  </w:p>
  <w:p w14:paraId="50A256DD" w14:textId="77777777" w:rsidR="008F456D" w:rsidRDefault="002B278F">
    <w:pPr>
      <w:pStyle w:val="Footer"/>
      <w:jc w:val="both"/>
      <w:rPr>
        <w:del w:id="391" w:author="Jade Raposa" w:date="2024-10-16T23:30:00Z"/>
        <w:rFonts w:ascii="Georgia" w:hAnsi="Georgia"/>
      </w:rPr>
    </w:pPr>
    <w:del w:id="392" w:author="Jade Raposa" w:date="2024-10-16T23:30:00Z">
      <w:r>
        <w:rPr>
          <w:rFonts w:ascii="Georgia" w:hAnsi="Georgia"/>
        </w:rPr>
        <w:tab/>
      </w:r>
      <w:r>
        <w:rPr>
          <w:rFonts w:ascii="Georgia" w:hAnsi="Georgia"/>
        </w:rPr>
        <w:tab/>
      </w:r>
    </w:del>
  </w:p>
  <w:p w14:paraId="7EEB4CD3" w14:textId="77777777" w:rsidR="008F456D" w:rsidRDefault="002B278F">
    <w:pPr>
      <w:pStyle w:val="Footer"/>
      <w:jc w:val="right"/>
      <w:rPr>
        <w:del w:id="393" w:author="Jade Raposa" w:date="2024-10-16T23:29:00Z"/>
        <w:rFonts w:ascii="Georgia" w:hAnsi="Georgia"/>
      </w:rPr>
      <w:pPrChange w:id="394" w:author="Jade Raposa" w:date="2024-10-16T23:29:00Z">
        <w:pPr>
          <w:pStyle w:val="Footer"/>
          <w:jc w:val="both"/>
        </w:pPr>
      </w:pPrChange>
    </w:pPr>
    <w:del w:id="395" w:author="Jade Raposa" w:date="2024-10-16T23:29:00Z">
      <w:r>
        <w:rPr>
          <w:rFonts w:ascii="Georgia" w:hAnsi="Georgia"/>
        </w:rPr>
        <w:tab/>
      </w:r>
      <w:r>
        <w:rPr>
          <w:rFonts w:ascii="Georgia" w:hAnsi="Georgia"/>
        </w:rPr>
        <w:tab/>
        <w:delText xml:space="preserve">Project Context | </w:delText>
      </w:r>
    </w:del>
    <w:customXmlDelRangeStart w:id="396" w:author="Jade Raposa" w:date="2024-10-16T23:29:00Z"/>
    <w:sdt>
      <w:sdtPr>
        <w:id w:val="303517692"/>
        <w:docPartObj>
          <w:docPartGallery w:val="AutoText"/>
        </w:docPartObj>
      </w:sdtPr>
      <w:sdtEndPr>
        <w:rPr>
          <w:rFonts w:ascii="Georgia" w:hAnsi="Georgia"/>
        </w:rPr>
      </w:sdtEndPr>
      <w:sdtContent>
        <w:customXmlDelRangeEnd w:id="396"/>
        <w:del w:id="397" w:author="Jade Raposa"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398" w:author="Jade Raposa" w:date="2024-10-16T23:29:00Z"/>
      </w:sdtContent>
    </w:sdt>
    <w:customXmlDelRangeEnd w:id="398"/>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AutoText"/>
      </w:docPartObj>
    </w:sdtPr>
    <w:sdtEndPr>
      <w:rPr>
        <w:rFonts w:ascii="Georgia" w:hAnsi="Georgia"/>
      </w:rPr>
    </w:sdtEndPr>
    <w:sdtContent>
      <w:p w14:paraId="573AA535" w14:textId="77777777" w:rsidR="008F456D" w:rsidRPr="008F456D" w:rsidRDefault="002B278F">
        <w:pPr>
          <w:pStyle w:val="Header"/>
          <w:jc w:val="right"/>
          <w:rPr>
            <w:del w:id="399" w:author="Jade Raposa" w:date="2024-10-16T23:39:00Z"/>
            <w:rFonts w:ascii="Georgia" w:hAnsi="Georgia"/>
            <w:rPrChange w:id="400" w:author="Jade Raposa" w:date="2024-10-16T23:39:00Z">
              <w:rPr>
                <w:del w:id="401" w:author="Jade Raposa" w:date="2024-10-16T23:39:00Z"/>
              </w:rPr>
            </w:rPrChange>
          </w:rPr>
        </w:pPr>
        <w:ins w:id="402" w:author="Jade Raposa" w:date="2024-10-16T23:43:00Z">
          <w:r>
            <w:rPr>
              <w:rFonts w:ascii="Georgia" w:hAnsi="Georgia"/>
            </w:rPr>
            <w:t>Description of the Proposed System</w:t>
          </w:r>
        </w:ins>
        <w:ins w:id="403" w:author="Jade Raposa" w:date="2024-10-16T23:41:00Z">
          <w:r>
            <w:rPr>
              <w:rFonts w:ascii="Georgia" w:hAnsi="Georgia"/>
            </w:rPr>
            <w:t xml:space="preserve"> </w:t>
          </w:r>
        </w:ins>
        <w:ins w:id="404" w:author="Jade Raposa" w:date="2024-10-16T23:39:00Z">
          <w:r>
            <w:rPr>
              <w:rFonts w:ascii="Georgia" w:hAnsi="Georgia"/>
              <w:rPrChange w:id="405" w:author="Jade Raposa" w:date="2024-10-16T23:39:00Z">
                <w:rPr/>
              </w:rPrChange>
            </w:rPr>
            <w:t xml:space="preserve"> |</w:t>
          </w:r>
        </w:ins>
        <w:ins w:id="406" w:author="Jade Raposa" w:date="2024-10-16T23:41:00Z">
          <w:r>
            <w:rPr>
              <w:rFonts w:ascii="Georgia" w:hAnsi="Georgia"/>
            </w:rPr>
            <w:t xml:space="preserve"> </w:t>
          </w:r>
        </w:ins>
        <w:ins w:id="407" w:author="Jade Raposa" w:date="2024-10-16T23:39:00Z">
          <w:r>
            <w:rPr>
              <w:rFonts w:ascii="Georgia" w:hAnsi="Georgia"/>
              <w:rPrChange w:id="408" w:author="Jade Raposa"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09" w:author="Jade Raposa" w:date="2024-10-16T23:43:00Z">
          <w:r>
            <w:rPr>
              <w:rFonts w:ascii="Georgia" w:hAnsi="Georgia"/>
            </w:rPr>
            <w:t>8</w:t>
          </w:r>
        </w:ins>
      </w:p>
      <w:p w14:paraId="7FE0C408" w14:textId="77777777" w:rsidR="008F456D" w:rsidRDefault="008F456D">
        <w:pPr>
          <w:pStyle w:val="Header"/>
          <w:jc w:val="right"/>
          <w:rPr>
            <w:del w:id="410" w:author="Jade Raposa" w:date="2024-10-16T23:38:00Z"/>
          </w:rPr>
        </w:pPr>
      </w:p>
      <w:p w14:paraId="6CCD68AE" w14:textId="77777777" w:rsidR="008F456D" w:rsidRDefault="008F456D">
        <w:pPr>
          <w:pStyle w:val="Header"/>
          <w:jc w:val="right"/>
          <w:rPr>
            <w:del w:id="411" w:author="Jade Raposa" w:date="2024-10-16T23:38:00Z"/>
          </w:rPr>
        </w:pPr>
      </w:p>
      <w:p w14:paraId="1F35CC21" w14:textId="77777777" w:rsidR="008F456D" w:rsidRDefault="002B278F">
        <w:pPr>
          <w:pStyle w:val="Header"/>
          <w:jc w:val="right"/>
          <w:rPr>
            <w:rFonts w:ascii="Georgia" w:hAnsi="Georgia"/>
          </w:rPr>
          <w:pPrChange w:id="412" w:author="Jade Raposa" w:date="2024-10-16T23:39:00Z">
            <w:pPr>
              <w:pStyle w:val="Header"/>
              <w:ind w:firstLine="2880"/>
              <w:jc w:val="both"/>
            </w:pPr>
          </w:pPrChange>
        </w:pPr>
        <w:del w:id="413" w:author="Jade Raposa"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8F456D" w:rsidRDefault="002B278F">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2B278F">
    <w:pPr>
      <w:pStyle w:val="Footer"/>
      <w:jc w:val="both"/>
      <w:rPr>
        <w:rFonts w:ascii="Georgia" w:hAnsi="Georgia"/>
      </w:rPr>
    </w:pPr>
    <w:r>
      <w:rPr>
        <w:rFonts w:ascii="Georgia" w:hAnsi="Georgia"/>
      </w:rPr>
      <w:tab/>
    </w:r>
    <w:r>
      <w:rPr>
        <w:rFonts w:ascii="Georgia" w:hAnsi="Georgia"/>
      </w:rPr>
      <w:tab/>
    </w:r>
  </w:p>
  <w:p w14:paraId="789B602D" w14:textId="77777777" w:rsidR="008F456D" w:rsidRDefault="002B278F">
    <w:pPr>
      <w:pStyle w:val="Footer"/>
      <w:jc w:val="right"/>
      <w:rPr>
        <w:rFonts w:ascii="Georgia" w:hAnsi="Georgia"/>
        <w:sz w:val="24"/>
        <w:szCs w:val="24"/>
      </w:rPr>
      <w:pPrChange w:id="443" w:author="Jade Raposa" w:date="2024-10-16T23:44:00Z">
        <w:pPr>
          <w:pStyle w:val="Footer"/>
          <w:jc w:val="both"/>
        </w:pPr>
      </w:pPrChange>
    </w:pPr>
    <w:ins w:id="444" w:author="Jade Raposa" w:date="2024-10-16T23:44:00Z">
      <w:r>
        <w:rPr>
          <w:rFonts w:ascii="Georgia" w:hAnsi="Georgia"/>
        </w:rPr>
        <w:t>Purpose and Description  |  10</w:t>
      </w:r>
    </w:ins>
    <w:del w:id="445" w:author="Jade Raposa" w:date="2024-10-16T23:44:00Z">
      <w:r>
        <w:rPr>
          <w:rFonts w:ascii="Georgia" w:hAnsi="Georgia"/>
        </w:rPr>
        <w:tab/>
      </w:r>
      <w:r>
        <w:rPr>
          <w:rFonts w:ascii="Georgia" w:hAnsi="Georgia"/>
        </w:rPr>
        <w:tab/>
        <w:delText xml:space="preserve">Purpose and Description | </w:delText>
      </w:r>
    </w:del>
    <w:customXmlDelRangeStart w:id="446" w:author="Jade Raposa" w:date="2024-10-16T23:44:00Z"/>
    <w:sdt>
      <w:sdtPr>
        <w:id w:val="-1671177837"/>
        <w:docPartObj>
          <w:docPartGallery w:val="AutoText"/>
        </w:docPartObj>
      </w:sdtPr>
      <w:sdtEndPr>
        <w:rPr>
          <w:rFonts w:ascii="Georgia" w:hAnsi="Georgia"/>
          <w:sz w:val="24"/>
          <w:szCs w:val="24"/>
        </w:rPr>
      </w:sdtEndPr>
      <w:sdtContent>
        <w:customXmlDelRangeEnd w:id="446"/>
        <w:del w:id="447" w:author="Jade Raposa" w:date="2024-10-16T23:44:00Z">
          <w:r>
            <w:rPr>
              <w:rFonts w:ascii="Georgia" w:hAnsi="Georgia"/>
              <w:sz w:val="24"/>
              <w:szCs w:val="24"/>
            </w:rPr>
            <w:delText>10</w:delText>
          </w:r>
        </w:del>
        <w:customXmlDelRangeStart w:id="448" w:author="Jade Raposa" w:date="2024-10-16T23:44:00Z"/>
      </w:sdtContent>
    </w:sdt>
    <w:customXmlDelRangeEnd w:id="448"/>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AutoText"/>
      </w:docPartObj>
    </w:sdtPr>
    <w:sdtEndPr>
      <w:rPr>
        <w:rFonts w:ascii="Georgia" w:hAnsi="Georgia"/>
      </w:rPr>
    </w:sdtEndPr>
    <w:sdtContent>
      <w:p w14:paraId="2F9EA286" w14:textId="77777777" w:rsidR="008F456D" w:rsidRDefault="002B278F">
        <w:pPr>
          <w:pStyle w:val="Header"/>
          <w:jc w:val="right"/>
          <w:rPr>
            <w:rFonts w:ascii="Georgia" w:hAnsi="Georgia"/>
          </w:rPr>
          <w:pPrChange w:id="449" w:author="Jade Raposa"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50" w:author="Jade Raposa" w:date="2024-10-16T23:43:00Z">
          <w:r>
            <w:tab/>
            <w:delText xml:space="preserve">                                                                               </w:delText>
          </w:r>
          <w:r>
            <w:rPr>
              <w:rFonts w:ascii="Georgia" w:hAnsi="Georgia"/>
            </w:rPr>
            <w:delText>Statement of the Problem and Objective of the Study | 9</w:delText>
          </w:r>
        </w:del>
        <w:ins w:id="451" w:author="Jade Raposa" w:date="2024-10-16T23:43:00Z">
          <w:r>
            <w:t xml:space="preserve"> </w:t>
          </w:r>
          <w:r>
            <w:rPr>
              <w:rFonts w:ascii="Georgia" w:hAnsi="Georgia"/>
            </w:rPr>
            <w:t>Statement of the Problem and Objective of the Study  |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7777777" w:rsidR="008F456D" w:rsidRPr="008F456D" w:rsidRDefault="008F456D">
    <w:pPr>
      <w:pStyle w:val="Header"/>
      <w:tabs>
        <w:tab w:val="clear" w:pos="4680"/>
        <w:tab w:val="clear" w:pos="9360"/>
        <w:tab w:val="right" w:pos="8640"/>
      </w:tabs>
      <w:jc w:val="right"/>
      <w:rPr>
        <w:rFonts w:ascii="Georgia" w:hAnsi="Georgia"/>
        <w:rPrChange w:id="18" w:author="Jade Raposa" w:date="2024-10-16T21:12:00Z">
          <w:rPr/>
        </w:rPrChange>
      </w:rPr>
      <w:pPrChange w:id="19" w:author="Jade Raposa"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7777777" w:rsidR="008F456D" w:rsidRDefault="002B278F">
    <w:pPr>
      <w:pStyle w:val="Footer"/>
      <w:jc w:val="right"/>
      <w:rPr>
        <w:rFonts w:ascii="Georgia" w:hAnsi="Georgia"/>
      </w:rPr>
      <w:pPrChange w:id="459" w:author="Jade Raposa" w:date="2024-10-16T23:55:00Z">
        <w:pPr>
          <w:pStyle w:val="Footer"/>
        </w:pPr>
      </w:pPrChange>
    </w:pPr>
    <w:ins w:id="460" w:author="Jade Raposa" w:date="2024-10-16T23:55:00Z">
      <w:r>
        <w:rPr>
          <w:rFonts w:ascii="Georgia" w:hAnsi="Georgia"/>
          <w:rPrChange w:id="461" w:author="Jade Raposa" w:date="2024-10-16T23:55:00Z">
            <w:rPr/>
          </w:rPrChange>
        </w:rPr>
        <w:t>Source Data</w:t>
      </w:r>
    </w:ins>
    <w:ins w:id="462" w:author="Jade Raposa" w:date="2024-10-16T23:56:00Z">
      <w:r>
        <w:rPr>
          <w:rFonts w:ascii="Georgia" w:hAnsi="Georgia"/>
        </w:rPr>
        <w:t xml:space="preserve"> </w:t>
      </w:r>
    </w:ins>
    <w:ins w:id="463" w:author="Jade Raposa" w:date="2024-10-16T23:55:00Z">
      <w:r>
        <w:rPr>
          <w:rFonts w:ascii="Georgia" w:hAnsi="Georgia"/>
          <w:rPrChange w:id="464" w:author="Jade Raposa" w:date="2024-10-16T23:55:00Z">
            <w:rPr/>
          </w:rPrChange>
        </w:rPr>
        <w:t xml:space="preserve"> |</w:t>
      </w:r>
    </w:ins>
    <w:ins w:id="465" w:author="Jade Raposa" w:date="2024-10-16T23:56:00Z">
      <w:r>
        <w:rPr>
          <w:rFonts w:ascii="Georgia" w:hAnsi="Georgia"/>
        </w:rPr>
        <w:t xml:space="preserve"> </w:t>
      </w:r>
    </w:ins>
    <w:ins w:id="466" w:author="Jade Raposa" w:date="2024-10-16T23:55:00Z">
      <w:r>
        <w:rPr>
          <w:rFonts w:ascii="Georgia" w:hAnsi="Georgia"/>
          <w:rPrChange w:id="467" w:author="Jade Raposa" w:date="2024-10-16T23:55:00Z">
            <w:rPr/>
          </w:rPrChange>
        </w:rPr>
        <w:t xml:space="preserve"> 1</w:t>
      </w:r>
    </w:ins>
    <w:r>
      <w:rPr>
        <w:rFonts w:ascii="Georgia" w:hAnsi="Georgia"/>
        <w:noProof/>
        <w:lang w:val="en-US"/>
        <w:rPrChange w:id="468" w:author="Jade Raposa"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612080958" name="Picture 61208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69" w:author="Jade Raposa" w:date="2024-10-16T23:56:00Z">
      <w:r>
        <w:rPr>
          <w:rFonts w:ascii="Georgia" w:hAnsi="Georgia"/>
        </w:rPr>
        <w:t>8</w:t>
      </w:r>
    </w:ins>
    <w:del w:id="470" w:author="Jade Raposa" w:date="2024-10-16T23:55:00Z">
      <w:r>
        <w:rPr>
          <w:rFonts w:ascii="Georgia" w:hAnsi="Georgia"/>
          <w:rPrChange w:id="471" w:author="Jade Raposa" w:date="2024-10-16T23:55:00Z">
            <w:rPr/>
          </w:rPrChange>
        </w:rPr>
        <w:tab/>
      </w:r>
      <w:r>
        <w:rPr>
          <w:rFonts w:ascii="Georgia" w:hAnsi="Georgia"/>
          <w:rPrChange w:id="472" w:author="Jade Raposa" w:date="2024-10-16T23:55:00Z">
            <w:rPr/>
          </w:rPrChange>
        </w:rPr>
        <w:tab/>
      </w:r>
      <w:r>
        <w:rPr>
          <w:rFonts w:ascii="Georgia" w:hAnsi="Georgia"/>
        </w:rPr>
        <w:delText>Source Data | 18</w:delText>
      </w:r>
    </w:del>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77777777" w:rsidR="008F456D" w:rsidRDefault="002B278F">
    <w:pPr>
      <w:pStyle w:val="Footer"/>
      <w:jc w:val="right"/>
      <w:rPr>
        <w:rFonts w:ascii="Georgia" w:hAnsi="Georgia"/>
      </w:rPr>
      <w:pPrChange w:id="473" w:author="Jade Raposa" w:date="2024-10-16T23:54:00Z">
        <w:pPr>
          <w:pStyle w:val="Footer"/>
        </w:pPr>
      </w:pPrChange>
    </w:pPr>
    <w:ins w:id="474" w:author="Jade Raposa"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1539475570" name="Picture 153947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75" w:author="Jade Raposa" w:date="2024-10-16T23:54:00Z">
      <w:r>
        <w:rPr>
          <w:rFonts w:ascii="Georgia" w:hAnsi="Georgia"/>
        </w:rPr>
        <w:delText xml:space="preserve"> </w:delText>
      </w:r>
      <w:r>
        <w:rPr>
          <w:rFonts w:ascii="Georgia" w:hAnsi="Georgia"/>
        </w:rPr>
        <w:tab/>
        <w:delText xml:space="preserve">                                                                                                                       Data Gathering Technique | 17</w:delText>
      </w:r>
    </w:del>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77777777" w:rsidR="008F456D" w:rsidRPr="008F456D" w:rsidRDefault="002B278F">
    <w:pPr>
      <w:pStyle w:val="Footer"/>
      <w:jc w:val="right"/>
      <w:rPr>
        <w:rFonts w:ascii="Georgia" w:hAnsi="Georgia"/>
        <w:lang w:val="en-US"/>
        <w:rPrChange w:id="483" w:author="Jade Raposa" w:date="2024-10-16T23:57:00Z">
          <w:rPr>
            <w:rFonts w:ascii="Georgia" w:hAnsi="Georgia"/>
          </w:rPr>
        </w:rPrChange>
      </w:rPr>
      <w:pPrChange w:id="484" w:author="Jade Raposa" w:date="2024-10-16T23:56:00Z">
        <w:pPr>
          <w:pStyle w:val="Footer"/>
        </w:pPr>
      </w:pPrChange>
    </w:pPr>
    <w:ins w:id="485" w:author="Jade Raposa" w:date="2024-10-16T23:57:00Z">
      <w:r>
        <w:rPr>
          <w:rFonts w:ascii="Georgia" w:hAnsi="Georgia"/>
          <w:rPrChange w:id="486" w:author="Jade Raposa" w:date="2024-10-16T23:57:00Z">
            <w:rPr/>
          </w:rPrChange>
        </w:rPr>
        <w:t>Surve Results</w:t>
      </w:r>
      <w:r>
        <w:rPr>
          <w:rFonts w:ascii="Georgia" w:hAnsi="Georgia"/>
        </w:rPr>
        <w:t xml:space="preserve"> </w:t>
      </w:r>
      <w:r>
        <w:rPr>
          <w:rFonts w:ascii="Georgia" w:hAnsi="Georgia"/>
          <w:rPrChange w:id="487" w:author="Jade Raposa" w:date="2024-10-16T23:57:00Z">
            <w:rPr/>
          </w:rPrChange>
        </w:rPr>
        <w:t xml:space="preserve"> | </w:t>
      </w:r>
      <w:r>
        <w:rPr>
          <w:rFonts w:ascii="Georgia" w:hAnsi="Georgia"/>
        </w:rPr>
        <w:t xml:space="preserve"> </w:t>
      </w:r>
      <w:r>
        <w:rPr>
          <w:rFonts w:ascii="Georgia" w:hAnsi="Georgia"/>
          <w:rPrChange w:id="488" w:author="Jade Raposa" w:date="2024-10-16T23:57:00Z">
            <w:rPr/>
          </w:rPrChange>
        </w:rPr>
        <w:t>20</w:t>
      </w:r>
    </w:ins>
    <w:r>
      <w:rPr>
        <w:rFonts w:ascii="Georgia" w:hAnsi="Georgia"/>
        <w:noProof/>
        <w:lang w:val="en-US"/>
        <w:rPrChange w:id="489" w:author="Jade Raposa"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90" w:author="Jade Raposa" w:date="2024-10-16T23:56:00Z">
      <w:r>
        <w:rPr>
          <w:rFonts w:ascii="Georgia" w:hAnsi="Georgia"/>
          <w:lang w:val="en-US"/>
          <w:rPrChange w:id="491" w:author="Jade Raposa" w:date="2024-10-16T23:57:00Z">
            <w:rPr/>
          </w:rPrChange>
        </w:rPr>
        <w:tab/>
      </w:r>
      <w:r>
        <w:rPr>
          <w:rFonts w:ascii="Georgia" w:hAnsi="Georgia"/>
          <w:lang w:val="en-US"/>
          <w:rPrChange w:id="492" w:author="Jade Raposa" w:date="2024-10-16T23:57:00Z">
            <w:rPr/>
          </w:rPrChange>
        </w:rPr>
        <w:tab/>
      </w:r>
      <w:r>
        <w:rPr>
          <w:rFonts w:ascii="Georgia" w:hAnsi="Georgia"/>
          <w:lang w:val="en-US"/>
          <w:rPrChange w:id="493" w:author="Jade Raposa" w:date="2024-10-16T23:57:00Z">
            <w:rPr>
              <w:rFonts w:ascii="Georgia" w:hAnsi="Georgia"/>
            </w:rPr>
          </w:rPrChange>
        </w:rPr>
        <w:delText>Surve Results | 20</w:delText>
      </w:r>
    </w:del>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77777777" w:rsidR="008F456D" w:rsidRDefault="002B278F">
    <w:pPr>
      <w:pStyle w:val="Footer"/>
      <w:jc w:val="right"/>
      <w:rPr>
        <w:rFonts w:ascii="Georgia" w:hAnsi="Georgia"/>
      </w:rPr>
      <w:pPrChange w:id="494" w:author="Jade Raposa" w:date="2024-10-16T23:56:00Z">
        <w:pPr>
          <w:pStyle w:val="Footer"/>
        </w:pPr>
      </w:pPrChange>
    </w:pPr>
    <w:ins w:id="495" w:author="Jade Raposa" w:date="2024-10-16T23:56:00Z">
      <w:r>
        <w:rPr>
          <w:rFonts w:ascii="Georgia" w:hAnsi="Georgia"/>
          <w:rPrChange w:id="496" w:author="Jade Raposa" w:date="2024-10-16T23:56:00Z">
            <w:rPr/>
          </w:rPrChange>
        </w:rPr>
        <w:t xml:space="preserve">Survey Results </w:t>
      </w:r>
      <w:r>
        <w:rPr>
          <w:rFonts w:ascii="Georgia" w:hAnsi="Georgia"/>
        </w:rPr>
        <w:t xml:space="preserve"> </w:t>
      </w:r>
      <w:r>
        <w:rPr>
          <w:rFonts w:ascii="Georgia" w:hAnsi="Georgia"/>
          <w:rPrChange w:id="497" w:author="Jade Raposa" w:date="2024-10-16T23:56:00Z">
            <w:rPr/>
          </w:rPrChange>
        </w:rPr>
        <w:t xml:space="preserve">| </w:t>
      </w:r>
      <w:r>
        <w:rPr>
          <w:rFonts w:ascii="Georgia" w:hAnsi="Georgia"/>
        </w:rPr>
        <w:t xml:space="preserve"> </w:t>
      </w:r>
      <w:r>
        <w:rPr>
          <w:rFonts w:ascii="Georgia" w:hAnsi="Georgia"/>
          <w:rPrChange w:id="498" w:author="Jade Raposa"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499" w:author="Jade Raposa" w:date="2024-10-16T23:56:00Z"/>
    <w:sdt>
      <w:sdtPr>
        <w:rPr>
          <w:rFonts w:ascii="Georgia" w:hAnsi="Georgia"/>
        </w:rPr>
        <w:id w:val="-307252720"/>
        <w:docPartObj>
          <w:docPartGallery w:val="AutoText"/>
        </w:docPartObj>
      </w:sdtPr>
      <w:sdtContent>
        <w:customXmlDelRangeEnd w:id="499"/>
        <w:customXmlDelRangeStart w:id="500" w:author="Jade Raposa" w:date="2024-10-16T23:56:00Z"/>
      </w:sdtContent>
    </w:sdt>
    <w:customXmlDelRangeEnd w:id="500"/>
    <w:del w:id="501" w:author="Jade Raposa" w:date="2024-10-16T23:56:00Z">
      <w:r>
        <w:rPr>
          <w:rFonts w:ascii="Georgia" w:hAnsi="Georgia"/>
          <w:rPrChange w:id="502" w:author="Jade Raposa" w:date="2024-10-16T23:56:00Z">
            <w:rPr/>
          </w:rPrChange>
        </w:rPr>
        <w:delText xml:space="preserve"> </w:delText>
      </w:r>
      <w:r>
        <w:rPr>
          <w:rFonts w:ascii="Georgia" w:hAnsi="Georgia"/>
        </w:rPr>
        <w:tab/>
        <w:delText xml:space="preserve">                                                                                                                                            Survey Results | 19</w:delText>
      </w:r>
    </w:del>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77777777" w:rsidR="008F456D" w:rsidRPr="008F456D" w:rsidRDefault="002B278F">
    <w:pPr>
      <w:pStyle w:val="Footer"/>
      <w:jc w:val="right"/>
      <w:rPr>
        <w:rFonts w:ascii="Georgia" w:hAnsi="Georgia"/>
        <w:lang w:val="en-US"/>
        <w:rPrChange w:id="503" w:author="Jade Raposa" w:date="2024-10-16T23:59:00Z">
          <w:rPr>
            <w:rFonts w:ascii="Georgia" w:hAnsi="Georgia"/>
          </w:rPr>
        </w:rPrChange>
      </w:rPr>
      <w:pPrChange w:id="504" w:author="Jade Raposa" w:date="2024-10-16T23:59:00Z">
        <w:pPr>
          <w:pStyle w:val="Footer"/>
        </w:pPr>
      </w:pPrChange>
    </w:pPr>
    <w:ins w:id="505" w:author="Jade Raposa" w:date="2024-10-16T23:59:00Z">
      <w:r>
        <w:rPr>
          <w:rFonts w:ascii="Georgia" w:hAnsi="Georgia"/>
          <w:rPrChange w:id="506" w:author="Jade Raposa" w:date="2024-10-16T23:59:00Z">
            <w:rPr/>
          </w:rPrChange>
        </w:rPr>
        <w:t>Surve</w:t>
      </w:r>
    </w:ins>
    <w:ins w:id="507" w:author="Jade Raposa" w:date="2024-10-18T22:45:00Z">
      <w:r>
        <w:rPr>
          <w:rFonts w:ascii="Georgia" w:hAnsi="Georgia"/>
        </w:rPr>
        <w:t>y</w:t>
      </w:r>
    </w:ins>
    <w:ins w:id="508" w:author="Jade Raposa" w:date="2024-10-16T23:59:00Z">
      <w:r>
        <w:rPr>
          <w:rFonts w:ascii="Georgia" w:hAnsi="Georgia"/>
          <w:rPrChange w:id="509" w:author="Jade Raposa" w:date="2024-10-16T23:59:00Z">
            <w:rPr/>
          </w:rPrChange>
        </w:rPr>
        <w:t xml:space="preserve"> Results </w:t>
      </w:r>
      <w:r>
        <w:rPr>
          <w:rFonts w:ascii="Georgia" w:hAnsi="Georgia"/>
        </w:rPr>
        <w:t xml:space="preserve"> </w:t>
      </w:r>
      <w:r>
        <w:rPr>
          <w:rFonts w:ascii="Georgia" w:hAnsi="Georgia"/>
          <w:rPrChange w:id="510" w:author="Jade Raposa" w:date="2024-10-16T23:59:00Z">
            <w:rPr/>
          </w:rPrChange>
        </w:rPr>
        <w:t xml:space="preserve">| </w:t>
      </w:r>
      <w:r>
        <w:rPr>
          <w:rFonts w:ascii="Georgia" w:hAnsi="Georgia"/>
        </w:rPr>
        <w:t xml:space="preserve"> </w:t>
      </w:r>
      <w:r>
        <w:rPr>
          <w:rFonts w:ascii="Georgia" w:hAnsi="Georgia"/>
          <w:rPrChange w:id="511" w:author="Jade Raposa" w:date="2024-10-16T23:59:00Z">
            <w:rPr/>
          </w:rPrChange>
        </w:rPr>
        <w:t>22</w:t>
      </w:r>
    </w:ins>
    <w:r>
      <w:rPr>
        <w:rFonts w:ascii="Georgia" w:hAnsi="Georgia"/>
        <w:noProof/>
        <w:lang w:val="en-US"/>
        <w:rPrChange w:id="512" w:author="Jade Raposa"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13" w:author="Jade Raposa" w:date="2024-10-16T23:58:00Z">
      <w:r>
        <w:rPr>
          <w:rFonts w:ascii="Georgia" w:hAnsi="Georgia"/>
          <w:lang w:val="en-US"/>
          <w:rPrChange w:id="514" w:author="Jade Raposa" w:date="2024-10-16T23:59:00Z">
            <w:rPr/>
          </w:rPrChange>
        </w:rPr>
        <w:tab/>
      </w:r>
      <w:r>
        <w:rPr>
          <w:rFonts w:ascii="Georgia" w:hAnsi="Georgia"/>
          <w:lang w:val="en-US"/>
          <w:rPrChange w:id="515" w:author="Jade Raposa" w:date="2024-10-16T23:59:00Z">
            <w:rPr/>
          </w:rPrChange>
        </w:rPr>
        <w:tab/>
      </w:r>
      <w:r>
        <w:rPr>
          <w:rFonts w:ascii="Georgia" w:hAnsi="Georgia"/>
          <w:lang w:val="en-US"/>
          <w:rPrChange w:id="516" w:author="Jade Raposa" w:date="2024-10-16T23:59:00Z">
            <w:rPr>
              <w:rFonts w:ascii="Georgia" w:hAnsi="Georgia"/>
            </w:rPr>
          </w:rPrChange>
        </w:rPr>
        <w:delText>Surve Results | 22</w:delText>
      </w:r>
    </w:del>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77777777" w:rsidR="008F456D" w:rsidRDefault="002B278F">
    <w:pPr>
      <w:pStyle w:val="Footer"/>
      <w:jc w:val="right"/>
      <w:rPr>
        <w:rFonts w:ascii="Georgia" w:hAnsi="Georgia"/>
      </w:rPr>
      <w:pPrChange w:id="517" w:author="Jade Raposa"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518" w:author="Jade Raposa" w:date="2024-10-16T23:58:00Z">
      <w:r>
        <w:t xml:space="preserve"> </w:t>
      </w:r>
      <w:r>
        <w:rPr>
          <w:rFonts w:ascii="Georgia" w:hAnsi="Georgia"/>
        </w:rPr>
        <w:t>Survey Results  |  21</w:t>
      </w:r>
    </w:ins>
    <w:del w:id="519" w:author="Jade Raposa" w:date="2024-10-16T23:58:00Z">
      <w:r>
        <w:rPr>
          <w:rFonts w:ascii="Georgia" w:hAnsi="Georgia"/>
        </w:rPr>
        <w:delText xml:space="preserve"> </w:delText>
      </w:r>
      <w:r>
        <w:rPr>
          <w:rFonts w:ascii="Georgia" w:hAnsi="Georgia"/>
        </w:rPr>
        <w:tab/>
        <w:delText xml:space="preserve">                                                                                                                                            Survey Results | 21</w:delText>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77777777" w:rsidR="008F456D" w:rsidRPr="008F456D" w:rsidRDefault="002B278F">
    <w:pPr>
      <w:pStyle w:val="Footer"/>
      <w:jc w:val="right"/>
      <w:rPr>
        <w:rFonts w:ascii="Georgia" w:hAnsi="Georgia"/>
        <w:lang w:val="en-US"/>
        <w:rPrChange w:id="520" w:author="Jade Raposa" w:date="2024-10-17T00:00:00Z">
          <w:rPr>
            <w:rFonts w:ascii="Georgia" w:hAnsi="Georgia"/>
          </w:rPr>
        </w:rPrChange>
      </w:rPr>
      <w:pPrChange w:id="521" w:author="Jade Raposa" w:date="2024-10-17T00:00:00Z">
        <w:pPr>
          <w:pStyle w:val="Footer"/>
        </w:pPr>
      </w:pPrChange>
    </w:pPr>
    <w:ins w:id="522" w:author="Jade Raposa" w:date="2024-10-17T00:00:00Z">
      <w:r>
        <w:rPr>
          <w:rFonts w:ascii="Georgia" w:hAnsi="Georgia"/>
          <w:rPrChange w:id="523" w:author="Jade Raposa" w:date="2024-10-17T00:00:00Z">
            <w:rPr/>
          </w:rPrChange>
        </w:rPr>
        <w:t>Surve</w:t>
      </w:r>
    </w:ins>
    <w:ins w:id="524" w:author="Jade Raposa" w:date="2024-10-18T22:45:00Z">
      <w:r>
        <w:rPr>
          <w:rFonts w:ascii="Georgia" w:hAnsi="Georgia"/>
        </w:rPr>
        <w:t>y</w:t>
      </w:r>
    </w:ins>
    <w:ins w:id="525" w:author="Jade Raposa" w:date="2024-10-17T00:00:00Z">
      <w:r>
        <w:rPr>
          <w:rFonts w:ascii="Georgia" w:hAnsi="Georgia"/>
          <w:rPrChange w:id="526" w:author="Jade Raposa" w:date="2024-10-17T00:00:00Z">
            <w:rPr/>
          </w:rPrChange>
        </w:rPr>
        <w:t xml:space="preserve"> Results </w:t>
      </w:r>
      <w:r>
        <w:rPr>
          <w:rFonts w:ascii="Georgia" w:hAnsi="Georgia"/>
        </w:rPr>
        <w:t xml:space="preserve"> </w:t>
      </w:r>
      <w:r>
        <w:rPr>
          <w:rFonts w:ascii="Georgia" w:hAnsi="Georgia"/>
          <w:rPrChange w:id="527" w:author="Jade Raposa" w:date="2024-10-17T00:00:00Z">
            <w:rPr/>
          </w:rPrChange>
        </w:rPr>
        <w:t xml:space="preserve">| </w:t>
      </w:r>
      <w:r>
        <w:rPr>
          <w:rFonts w:ascii="Georgia" w:hAnsi="Georgia"/>
        </w:rPr>
        <w:t xml:space="preserve"> </w:t>
      </w:r>
      <w:r>
        <w:rPr>
          <w:rFonts w:ascii="Georgia" w:hAnsi="Georgia"/>
          <w:rPrChange w:id="528" w:author="Jade Raposa" w:date="2024-10-17T00:00:00Z">
            <w:rPr/>
          </w:rPrChange>
        </w:rPr>
        <w:t>24</w:t>
      </w:r>
    </w:ins>
    <w:r>
      <w:rPr>
        <w:rFonts w:ascii="Georgia" w:hAnsi="Georgia"/>
        <w:noProof/>
        <w:lang w:val="en-US"/>
        <w:rPrChange w:id="529" w:author="Jade Raposa"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30" w:author="Jade Raposa" w:date="2024-10-16T23:59:00Z">
      <w:r>
        <w:rPr>
          <w:rFonts w:ascii="Georgia" w:hAnsi="Georgia"/>
          <w:lang w:val="en-US"/>
          <w:rPrChange w:id="531" w:author="Jade Raposa" w:date="2024-10-17T00:00:00Z">
            <w:rPr/>
          </w:rPrChange>
        </w:rPr>
        <w:tab/>
      </w:r>
      <w:r>
        <w:rPr>
          <w:rFonts w:ascii="Georgia" w:hAnsi="Georgia"/>
          <w:lang w:val="en-US"/>
          <w:rPrChange w:id="532" w:author="Jade Raposa" w:date="2024-10-17T00:00:00Z">
            <w:rPr/>
          </w:rPrChange>
        </w:rPr>
        <w:tab/>
      </w:r>
      <w:r>
        <w:rPr>
          <w:rFonts w:ascii="Georgia" w:hAnsi="Georgia"/>
          <w:lang w:val="en-US"/>
          <w:rPrChange w:id="533" w:author="Jade Raposa" w:date="2024-10-17T00:00:00Z">
            <w:rPr>
              <w:rFonts w:ascii="Georgia" w:hAnsi="Georgia"/>
            </w:rPr>
          </w:rPrChange>
        </w:rPr>
        <w:delText>Surve Results | 24</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77777777" w:rsidR="008F456D" w:rsidRPr="008F456D" w:rsidRDefault="002B278F">
    <w:pPr>
      <w:pStyle w:val="Footer"/>
      <w:jc w:val="right"/>
      <w:rPr>
        <w:rFonts w:ascii="Georgia" w:hAnsi="Georgia"/>
        <w:lang w:val="en-US"/>
        <w:rPrChange w:id="534" w:author="Jade Raposa" w:date="2024-10-16T23:59:00Z">
          <w:rPr>
            <w:rFonts w:ascii="Georgia" w:hAnsi="Georgia"/>
          </w:rPr>
        </w:rPrChange>
      </w:rPr>
      <w:pPrChange w:id="535" w:author="Jade Raposa" w:date="2024-10-16T23:59:00Z">
        <w:pPr>
          <w:pStyle w:val="Footer"/>
        </w:pPr>
      </w:pPrChange>
    </w:pPr>
    <w:ins w:id="536" w:author="Jade Raposa" w:date="2024-10-16T23:59:00Z">
      <w:r>
        <w:rPr>
          <w:rFonts w:ascii="Georgia" w:hAnsi="Georgia"/>
          <w:rPrChange w:id="537" w:author="Jade Raposa" w:date="2024-10-16T23:59:00Z">
            <w:rPr/>
          </w:rPrChange>
        </w:rPr>
        <w:t xml:space="preserve">Survey Results </w:t>
      </w:r>
      <w:r>
        <w:rPr>
          <w:rFonts w:ascii="Georgia" w:hAnsi="Georgia"/>
        </w:rPr>
        <w:t xml:space="preserve"> </w:t>
      </w:r>
      <w:r>
        <w:rPr>
          <w:rFonts w:ascii="Georgia" w:hAnsi="Georgia"/>
          <w:rPrChange w:id="538" w:author="Jade Raposa" w:date="2024-10-16T23:59:00Z">
            <w:rPr/>
          </w:rPrChange>
        </w:rPr>
        <w:t xml:space="preserve">| </w:t>
      </w:r>
      <w:r>
        <w:rPr>
          <w:rFonts w:ascii="Georgia" w:hAnsi="Georgia"/>
        </w:rPr>
        <w:t xml:space="preserve"> </w:t>
      </w:r>
      <w:r>
        <w:rPr>
          <w:rFonts w:ascii="Georgia" w:hAnsi="Georgia"/>
          <w:rPrChange w:id="539" w:author="Jade Raposa"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40" w:author="Jade Raposa" w:date="2024-10-16T23:59:00Z"/>
    <w:sdt>
      <w:sdtPr>
        <w:rPr>
          <w:rFonts w:ascii="Georgia" w:hAnsi="Georgia"/>
          <w:lang w:val="en-US"/>
        </w:rPr>
        <w:id w:val="-157313612"/>
        <w:docPartObj>
          <w:docPartGallery w:val="AutoText"/>
        </w:docPartObj>
      </w:sdtPr>
      <w:sdtContent>
        <w:customXmlDelRangeEnd w:id="540"/>
        <w:customXmlDelRangeStart w:id="541" w:author="Jade Raposa" w:date="2024-10-16T23:59:00Z"/>
      </w:sdtContent>
    </w:sdt>
    <w:customXmlDelRangeEnd w:id="541"/>
    <w:del w:id="542" w:author="Jade Raposa" w:date="2024-10-16T23:59:00Z">
      <w:r>
        <w:rPr>
          <w:rFonts w:ascii="Georgia" w:hAnsi="Georgia"/>
          <w:lang w:val="en-US"/>
          <w:rPrChange w:id="543" w:author="Jade Raposa" w:date="2024-10-16T23:59:00Z">
            <w:rPr>
              <w:rFonts w:ascii="Georgia" w:hAnsi="Georgia"/>
            </w:rPr>
          </w:rPrChange>
        </w:rPr>
        <w:delText xml:space="preserve"> </w:delText>
      </w:r>
      <w:r>
        <w:rPr>
          <w:rFonts w:ascii="Georgia" w:hAnsi="Georgia"/>
          <w:lang w:val="en-US"/>
          <w:rPrChange w:id="544" w:author="Jade Raposa" w:date="2024-10-16T23:59:00Z">
            <w:rPr>
              <w:rFonts w:ascii="Georgia" w:hAnsi="Georgia"/>
            </w:rPr>
          </w:rPrChange>
        </w:rPr>
        <w:tab/>
        <w:delText xml:space="preserve">                                                                                                                                            Survey Results | 23</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77777777" w:rsidR="008F456D" w:rsidRPr="008F456D" w:rsidRDefault="002B278F">
    <w:pPr>
      <w:pStyle w:val="Footer"/>
      <w:jc w:val="right"/>
      <w:rPr>
        <w:rFonts w:ascii="Georgia" w:hAnsi="Georgia"/>
        <w:lang w:val="en-US"/>
        <w:rPrChange w:id="545" w:author="Jade Raposa" w:date="2024-10-17T00:01:00Z">
          <w:rPr>
            <w:rFonts w:ascii="Georgia" w:hAnsi="Georgia"/>
          </w:rPr>
        </w:rPrChange>
      </w:rPr>
      <w:pPrChange w:id="546" w:author="Jade Raposa" w:date="2024-10-17T00:01:00Z">
        <w:pPr>
          <w:pStyle w:val="Footer"/>
        </w:pPr>
      </w:pPrChange>
    </w:pPr>
    <w:ins w:id="547" w:author="Jade Raposa" w:date="2024-10-17T00:01:00Z">
      <w:r>
        <w:rPr>
          <w:rFonts w:ascii="Georgia" w:hAnsi="Georgia"/>
          <w:rPrChange w:id="548" w:author="Jade Raposa" w:date="2024-10-17T00:01:00Z">
            <w:rPr/>
          </w:rPrChange>
        </w:rPr>
        <w:t>Survey Results</w:t>
      </w:r>
      <w:r>
        <w:rPr>
          <w:rFonts w:ascii="Georgia" w:hAnsi="Georgia"/>
        </w:rPr>
        <w:t xml:space="preserve"> </w:t>
      </w:r>
      <w:r>
        <w:rPr>
          <w:rFonts w:ascii="Georgia" w:hAnsi="Georgia"/>
          <w:rPrChange w:id="549" w:author="Jade Raposa" w:date="2024-10-17T00:01:00Z">
            <w:rPr/>
          </w:rPrChange>
        </w:rPr>
        <w:t xml:space="preserve"> | </w:t>
      </w:r>
      <w:r>
        <w:rPr>
          <w:rFonts w:ascii="Georgia" w:hAnsi="Georgia"/>
        </w:rPr>
        <w:t xml:space="preserve"> </w:t>
      </w:r>
      <w:r>
        <w:rPr>
          <w:rFonts w:ascii="Georgia" w:hAnsi="Georgia"/>
          <w:rPrChange w:id="550" w:author="Jade Raposa" w:date="2024-10-17T00:01:00Z">
            <w:rPr/>
          </w:rPrChange>
        </w:rPr>
        <w:t>26</w:t>
      </w:r>
    </w:ins>
    <w:r>
      <w:rPr>
        <w:rFonts w:ascii="Georgia" w:hAnsi="Georgia"/>
        <w:noProof/>
        <w:lang w:val="en-US"/>
        <w:rPrChange w:id="551" w:author="Jade Raposa"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52" w:author="Jade Raposa" w:date="2024-10-17T00:01:00Z">
      <w:r>
        <w:rPr>
          <w:rFonts w:ascii="Georgia" w:hAnsi="Georgia"/>
          <w:lang w:val="en-US"/>
          <w:rPrChange w:id="553" w:author="Jade Raposa" w:date="2024-10-17T00:01:00Z">
            <w:rPr/>
          </w:rPrChange>
        </w:rPr>
        <w:tab/>
      </w:r>
      <w:r>
        <w:rPr>
          <w:rFonts w:ascii="Georgia" w:hAnsi="Georgia"/>
          <w:lang w:val="en-US"/>
          <w:rPrChange w:id="554" w:author="Jade Raposa" w:date="2024-10-17T00:01:00Z">
            <w:rPr/>
          </w:rPrChange>
        </w:rPr>
        <w:tab/>
      </w:r>
      <w:r>
        <w:rPr>
          <w:rFonts w:ascii="Georgia" w:hAnsi="Georgia"/>
          <w:lang w:val="en-US"/>
          <w:rPrChange w:id="555" w:author="Jade Raposa" w:date="2024-10-17T00:01:00Z">
            <w:rPr>
              <w:rFonts w:ascii="Georgia" w:hAnsi="Georgia"/>
            </w:rPr>
          </w:rPrChange>
        </w:rPr>
        <w:delText>Surve Results | 26</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77777777" w:rsidR="008F456D" w:rsidRDefault="002B278F">
    <w:pPr>
      <w:pStyle w:val="Footer"/>
      <w:jc w:val="right"/>
      <w:rPr>
        <w:rFonts w:ascii="Georgia" w:hAnsi="Georgia"/>
      </w:rPr>
      <w:pPrChange w:id="556" w:author="Jade Raposa" w:date="2024-10-17T00:00:00Z">
        <w:pPr>
          <w:pStyle w:val="Footer"/>
        </w:pPr>
      </w:pPrChange>
    </w:pPr>
    <w:ins w:id="557" w:author="Jade Raposa"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58" w:author="Jade Raposa" w:date="2024-10-17T00:00:00Z">
      <w:r>
        <w:rPr>
          <w:rFonts w:ascii="Georgia" w:hAnsi="Georgia"/>
        </w:rPr>
        <w:delText xml:space="preserve"> </w:delText>
      </w:r>
      <w:r>
        <w:rPr>
          <w:rFonts w:ascii="Georgia" w:hAnsi="Georgia"/>
        </w:rPr>
        <w:tab/>
        <w:delText xml:space="preserve">                                                                                                                                            Survey Results | 25</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77777777" w:rsidR="008F456D" w:rsidRPr="008F456D" w:rsidRDefault="002B278F">
    <w:pPr>
      <w:pStyle w:val="Header"/>
      <w:tabs>
        <w:tab w:val="clear" w:pos="4680"/>
        <w:tab w:val="clear" w:pos="9360"/>
        <w:tab w:val="right" w:pos="8640"/>
      </w:tabs>
      <w:jc w:val="right"/>
      <w:rPr>
        <w:rFonts w:ascii="Georgia" w:hAnsi="Georgia"/>
        <w:rPrChange w:id="26" w:author="Jade Raposa" w:date="2024-10-16T21:12:00Z">
          <w:rPr/>
        </w:rPrChange>
      </w:rPr>
      <w:pPrChange w:id="27" w:author="Jade Raposa" w:date="2024-10-16T23:25:00Z">
        <w:pPr>
          <w:pStyle w:val="Header"/>
          <w:tabs>
            <w:tab w:val="clear" w:pos="4680"/>
            <w:tab w:val="clear" w:pos="9360"/>
            <w:tab w:val="right" w:pos="8640"/>
          </w:tabs>
        </w:pPr>
      </w:pPrChange>
    </w:pPr>
    <w:ins w:id="28" w:author="Jade Raposa" w:date="2024-10-16T23:25:00Z">
      <w:r>
        <w:rPr>
          <w:rFonts w:ascii="Georgia" w:hAnsi="Georgia"/>
        </w:rPr>
        <w:t>Recommendation For Capstone Project Final Defense</w:t>
      </w:r>
    </w:ins>
    <w:ins w:id="29" w:author="Jade Raposa"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0" w:author="Jade Raposa"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77777777" w:rsidR="008F456D" w:rsidRPr="008F456D" w:rsidRDefault="002B278F">
    <w:pPr>
      <w:pStyle w:val="Footer"/>
      <w:jc w:val="right"/>
      <w:rPr>
        <w:rFonts w:ascii="Georgia" w:hAnsi="Georgia"/>
        <w:lang w:val="en-US"/>
        <w:rPrChange w:id="560" w:author="Jade Raposa" w:date="2024-10-17T00:04:00Z">
          <w:rPr>
            <w:rFonts w:ascii="Georgia" w:hAnsi="Georgia"/>
          </w:rPr>
        </w:rPrChange>
      </w:rPr>
      <w:pPrChange w:id="561" w:author="Jade Raposa" w:date="2024-10-17T00:04:00Z">
        <w:pPr>
          <w:pStyle w:val="Footer"/>
        </w:pPr>
      </w:pPrChange>
    </w:pPr>
    <w:ins w:id="562" w:author="Jade Raposa" w:date="2024-10-17T00:04:00Z">
      <w:r>
        <w:rPr>
          <w:rFonts w:ascii="Georgia" w:hAnsi="Georgia"/>
          <w:rPrChange w:id="563" w:author="Jade Raposa" w:date="2024-10-17T00:04:00Z">
            <w:rPr/>
          </w:rPrChange>
        </w:rPr>
        <w:t xml:space="preserve">Survey Results </w:t>
      </w:r>
      <w:r>
        <w:rPr>
          <w:rFonts w:ascii="Georgia" w:hAnsi="Georgia"/>
        </w:rPr>
        <w:t xml:space="preserve"> </w:t>
      </w:r>
      <w:r>
        <w:rPr>
          <w:rFonts w:ascii="Georgia" w:hAnsi="Georgia"/>
          <w:rPrChange w:id="564" w:author="Jade Raposa" w:date="2024-10-17T00:04:00Z">
            <w:rPr/>
          </w:rPrChange>
        </w:rPr>
        <w:t xml:space="preserve">| </w:t>
      </w:r>
      <w:r>
        <w:rPr>
          <w:rFonts w:ascii="Georgia" w:hAnsi="Georgia"/>
        </w:rPr>
        <w:t xml:space="preserve"> </w:t>
      </w:r>
      <w:r>
        <w:rPr>
          <w:rFonts w:ascii="Georgia" w:hAnsi="Georgia"/>
          <w:rPrChange w:id="565" w:author="Jade Raposa" w:date="2024-10-17T00:04:00Z">
            <w:rPr/>
          </w:rPrChange>
        </w:rPr>
        <w:t>28</w:t>
      </w:r>
    </w:ins>
    <w:r>
      <w:rPr>
        <w:rFonts w:ascii="Georgia" w:hAnsi="Georgia"/>
        <w:noProof/>
        <w:lang w:val="en-US"/>
        <w:rPrChange w:id="566" w:author="Jade Raposa"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67" w:author="Jade Raposa" w:date="2024-10-17T00:03:00Z">
      <w:r>
        <w:rPr>
          <w:rFonts w:ascii="Georgia" w:hAnsi="Georgia"/>
          <w:lang w:val="en-US"/>
          <w:rPrChange w:id="568" w:author="Jade Raposa" w:date="2024-10-17T00:04:00Z">
            <w:rPr/>
          </w:rPrChange>
        </w:rPr>
        <w:tab/>
      </w:r>
      <w:r>
        <w:rPr>
          <w:rFonts w:ascii="Georgia" w:hAnsi="Georgia"/>
          <w:lang w:val="en-US"/>
          <w:rPrChange w:id="569" w:author="Jade Raposa" w:date="2024-10-17T00:04:00Z">
            <w:rPr/>
          </w:rPrChange>
        </w:rPr>
        <w:tab/>
      </w:r>
      <w:r>
        <w:rPr>
          <w:rFonts w:ascii="Georgia" w:hAnsi="Georgia"/>
          <w:lang w:val="en-US"/>
          <w:rPrChange w:id="570" w:author="Jade Raposa" w:date="2024-10-17T00:04:00Z">
            <w:rPr>
              <w:rFonts w:ascii="Georgia" w:hAnsi="Georgia"/>
            </w:rPr>
          </w:rPrChange>
        </w:rPr>
        <w:delText>Survey Results | 28</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77777777" w:rsidR="008F456D" w:rsidRPr="008F456D" w:rsidRDefault="002B278F">
    <w:pPr>
      <w:pStyle w:val="Footer"/>
      <w:jc w:val="right"/>
      <w:rPr>
        <w:rFonts w:ascii="Georgia" w:hAnsi="Georgia"/>
        <w:lang w:val="en-US"/>
        <w:rPrChange w:id="571" w:author="Jade Raposa" w:date="2024-10-17T00:03:00Z">
          <w:rPr>
            <w:rFonts w:ascii="Georgia" w:hAnsi="Georgia"/>
          </w:rPr>
        </w:rPrChange>
      </w:rPr>
      <w:pPrChange w:id="572" w:author="Jade Raposa" w:date="2024-10-17T00:03:00Z">
        <w:pPr>
          <w:pStyle w:val="Footer"/>
        </w:pPr>
      </w:pPrChange>
    </w:pPr>
    <w:ins w:id="573" w:author="Jade Raposa" w:date="2024-10-17T00:03:00Z">
      <w:r>
        <w:rPr>
          <w:rFonts w:ascii="Georgia" w:hAnsi="Georgia"/>
          <w:rPrChange w:id="574" w:author="Jade Raposa" w:date="2024-10-17T00:03:00Z">
            <w:rPr/>
          </w:rPrChange>
        </w:rPr>
        <w:t>Survey Results</w:t>
      </w:r>
      <w:r>
        <w:rPr>
          <w:rFonts w:ascii="Georgia" w:hAnsi="Georgia"/>
        </w:rPr>
        <w:t xml:space="preserve"> </w:t>
      </w:r>
      <w:r>
        <w:rPr>
          <w:rFonts w:ascii="Georgia" w:hAnsi="Georgia"/>
          <w:rPrChange w:id="575" w:author="Jade Raposa" w:date="2024-10-17T00:03:00Z">
            <w:rPr/>
          </w:rPrChange>
        </w:rPr>
        <w:t xml:space="preserve"> | </w:t>
      </w:r>
      <w:r>
        <w:rPr>
          <w:rFonts w:ascii="Georgia" w:hAnsi="Georgia"/>
        </w:rPr>
        <w:t xml:space="preserve"> </w:t>
      </w:r>
      <w:r>
        <w:rPr>
          <w:rFonts w:ascii="Georgia" w:hAnsi="Georgia"/>
          <w:rPrChange w:id="576" w:author="Jade Raposa"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77" w:author="Jade Raposa" w:date="2024-10-17T00:03:00Z"/>
    <w:sdt>
      <w:sdtPr>
        <w:rPr>
          <w:rFonts w:ascii="Georgia" w:hAnsi="Georgia"/>
          <w:lang w:val="en-US"/>
        </w:rPr>
        <w:id w:val="1732730346"/>
        <w:docPartObj>
          <w:docPartGallery w:val="AutoText"/>
        </w:docPartObj>
      </w:sdtPr>
      <w:sdtContent>
        <w:customXmlDelRangeEnd w:id="577"/>
        <w:customXmlDelRangeStart w:id="578" w:author="Jade Raposa" w:date="2024-10-17T00:03:00Z"/>
      </w:sdtContent>
    </w:sdt>
    <w:customXmlDelRangeEnd w:id="578"/>
    <w:del w:id="579" w:author="Jade Raposa" w:date="2024-10-17T00:03:00Z">
      <w:r>
        <w:rPr>
          <w:rFonts w:ascii="Georgia" w:hAnsi="Georgia"/>
          <w:lang w:val="en-US"/>
          <w:rPrChange w:id="580" w:author="Jade Raposa" w:date="2024-10-17T00:03:00Z">
            <w:rPr>
              <w:rFonts w:ascii="Georgia" w:hAnsi="Georgia"/>
            </w:rPr>
          </w:rPrChange>
        </w:rPr>
        <w:delText xml:space="preserve"> </w:delText>
      </w:r>
      <w:r>
        <w:rPr>
          <w:rFonts w:ascii="Georgia" w:hAnsi="Georgia"/>
          <w:lang w:val="en-US"/>
          <w:rPrChange w:id="581" w:author="Jade Raposa" w:date="2024-10-17T00:03:00Z">
            <w:rPr>
              <w:rFonts w:ascii="Georgia" w:hAnsi="Georgia"/>
            </w:rPr>
          </w:rPrChange>
        </w:rPr>
        <w:tab/>
        <w:delText xml:space="preserve">                                                                                                                                            Survey Results | 27</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77777777" w:rsidR="008F456D" w:rsidRDefault="002B278F">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587" w:author="Jade Raposa" w:date="2024-10-17T00:07:00Z">
      <w:r>
        <w:rPr>
          <w:rFonts w:ascii="Georgia" w:hAnsi="Georgia"/>
        </w:rPr>
        <w:delText xml:space="preserve">Conceptual </w:delText>
      </w:r>
    </w:del>
    <w:ins w:id="588" w:author="Jade Raposa" w:date="2024-10-17T00:07:00Z">
      <w:r>
        <w:rPr>
          <w:rFonts w:ascii="Georgia" w:hAnsi="Georgia"/>
        </w:rPr>
        <w:t xml:space="preserve">Theoretical </w:t>
      </w:r>
    </w:ins>
    <w:r>
      <w:rPr>
        <w:rFonts w:ascii="Georgia" w:hAnsi="Georgia"/>
      </w:rPr>
      <w:t>Framework | 30</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7777777" w:rsidR="008F456D" w:rsidRDefault="002B278F">
    <w:pPr>
      <w:pStyle w:val="Footer"/>
      <w:jc w:val="right"/>
      <w:rPr>
        <w:rFonts w:ascii="Georgia" w:hAnsi="Georgia"/>
      </w:rPr>
      <w:pPrChange w:id="589" w:author="Jade Raposa" w:date="2024-10-17T00:04:00Z">
        <w:pPr>
          <w:pStyle w:val="Footer"/>
        </w:pPr>
      </w:pPrChange>
    </w:pPr>
    <w:ins w:id="590" w:author="Jade Raposa" w:date="2024-10-17T00:04:00Z">
      <w:r>
        <w:rPr>
          <w:rFonts w:ascii="Georgia" w:hAnsi="Georgia"/>
        </w:rPr>
        <w:t>Theoretical Framework  |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91" w:author="Jade Raposa" w:date="2024-10-17T00:04:00Z">
      <w:r>
        <w:rPr>
          <w:rFonts w:ascii="Georgia" w:hAnsi="Georgia"/>
        </w:rPr>
        <w:tab/>
        <w:delText xml:space="preserve"> </w:delText>
      </w:r>
      <w:r>
        <w:rPr>
          <w:rFonts w:ascii="Georgia" w:hAnsi="Georgia"/>
        </w:rPr>
        <w:tab/>
        <w:delText>Theoretical Framework | 29</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7777777" w:rsidR="008F456D" w:rsidRDefault="002B278F">
    <w:pPr>
      <w:pStyle w:val="Footer"/>
      <w:jc w:val="right"/>
      <w:rPr>
        <w:rFonts w:ascii="Georgia" w:hAnsi="Georgia"/>
      </w:rPr>
      <w:pPrChange w:id="594" w:author="Jade Raposa" w:date="2024-10-17T00:08:00Z">
        <w:pPr>
          <w:pStyle w:val="Footer"/>
        </w:pPr>
      </w:pPrChange>
    </w:pPr>
    <w:ins w:id="595" w:author="Jade Raposa" w:date="2024-10-17T00:08:00Z">
      <w:r>
        <w:rPr>
          <w:rFonts w:ascii="Georgia" w:hAnsi="Georgia"/>
        </w:rPr>
        <w:t xml:space="preserve">Conceptual Framework  |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596" w:author="Jade Raposa" w:date="2024-10-17T00:08:00Z">
      <w:r>
        <w:rPr>
          <w:rFonts w:ascii="Georgia" w:hAnsi="Georgia"/>
        </w:rPr>
        <w:t>31</w:t>
      </w:r>
    </w:ins>
    <w:del w:id="597" w:author="Jade Raposa" w:date="2024-10-17T00:04:00Z">
      <w:r>
        <w:rPr>
          <w:rFonts w:ascii="Georgia" w:hAnsi="Georgia"/>
        </w:rPr>
        <w:tab/>
        <w:delText xml:space="preserve"> </w:delText>
      </w:r>
      <w:r>
        <w:rPr>
          <w:rFonts w:ascii="Georgia" w:hAnsi="Georgia"/>
        </w:rPr>
        <w:tab/>
        <w:delText>Theoretical Framework | 29</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7777777" w:rsidR="008F456D" w:rsidRDefault="002B278F">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602" w:author="Jade Raposa" w:date="2024-10-17T00:09:00Z">
      <w:r>
        <w:rPr>
          <w:rFonts w:ascii="Georgia" w:hAnsi="Georgia"/>
        </w:rPr>
        <w:t>2</w:t>
      </w:r>
    </w:ins>
    <w:del w:id="603" w:author="Jade Raposa" w:date="2024-10-17T00:09:00Z">
      <w:r>
        <w:rPr>
          <w:rFonts w:ascii="Georgia" w:hAnsi="Georgia"/>
        </w:rPr>
        <w:delText>1</w:delText>
      </w:r>
    </w:del>
    <w:r>
      <w:rPr>
        <w:rFonts w:ascii="Georgia" w:hAnsi="Georgia"/>
      </w:rPr>
      <w:tab/>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77777777" w:rsidR="008F456D" w:rsidRPr="008F456D" w:rsidRDefault="002B278F">
    <w:pPr>
      <w:pStyle w:val="Footer"/>
      <w:jc w:val="right"/>
      <w:rPr>
        <w:rFonts w:ascii="Georgia" w:hAnsi="Georgia"/>
        <w:lang w:val="en-US"/>
        <w:rPrChange w:id="605" w:author="Jade Raposa" w:date="2024-10-17T00:11:00Z">
          <w:rPr>
            <w:rFonts w:ascii="Georgia" w:hAnsi="Georgia"/>
          </w:rPr>
        </w:rPrChange>
      </w:rPr>
      <w:pPrChange w:id="606" w:author="Jade Raposa" w:date="2024-10-17T00:11:00Z">
        <w:pPr>
          <w:pStyle w:val="Footer"/>
        </w:pPr>
      </w:pPrChange>
    </w:pPr>
    <w:ins w:id="607" w:author="Jade Raposa" w:date="2024-10-17T00:11:00Z">
      <w:r>
        <w:rPr>
          <w:rFonts w:ascii="Georgia" w:hAnsi="Georgia"/>
          <w:rPrChange w:id="608" w:author="Jade Raposa" w:date="2024-10-17T00:11:00Z">
            <w:rPr/>
          </w:rPrChange>
        </w:rPr>
        <w:t xml:space="preserve">Flowchart </w:t>
      </w:r>
      <w:r>
        <w:rPr>
          <w:rFonts w:ascii="Georgia" w:hAnsi="Georgia"/>
        </w:rPr>
        <w:t xml:space="preserve"> </w:t>
      </w:r>
      <w:r>
        <w:rPr>
          <w:rFonts w:ascii="Georgia" w:hAnsi="Georgia"/>
          <w:rPrChange w:id="609" w:author="Jade Raposa" w:date="2024-10-17T00:11:00Z">
            <w:rPr/>
          </w:rPrChange>
        </w:rPr>
        <w:t xml:space="preserve">| </w:t>
      </w:r>
      <w:r>
        <w:rPr>
          <w:rFonts w:ascii="Georgia" w:hAnsi="Georgia"/>
        </w:rPr>
        <w:t xml:space="preserve"> </w:t>
      </w:r>
      <w:r>
        <w:rPr>
          <w:rFonts w:ascii="Georgia" w:hAnsi="Georgia"/>
          <w:rPrChange w:id="610" w:author="Jade Raposa" w:date="2024-10-17T00:11:00Z">
            <w:rPr/>
          </w:rPrChange>
        </w:rPr>
        <w:t>34</w:t>
      </w:r>
    </w:ins>
    <w:r>
      <w:rPr>
        <w:rFonts w:ascii="Georgia" w:hAnsi="Georgia"/>
        <w:noProof/>
        <w:lang w:val="en-US"/>
        <w:rPrChange w:id="611" w:author="Jade Raposa"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12" w:author="Jade Raposa" w:date="2024-10-17T00:11:00Z">
      <w:r>
        <w:rPr>
          <w:rFonts w:ascii="Georgia" w:hAnsi="Georgia"/>
          <w:lang w:val="en-US"/>
          <w:rPrChange w:id="613" w:author="Jade Raposa" w:date="2024-10-17T00:11:00Z">
            <w:rPr/>
          </w:rPrChange>
        </w:rPr>
        <w:tab/>
      </w:r>
      <w:r>
        <w:rPr>
          <w:rFonts w:ascii="Georgia" w:hAnsi="Georgia"/>
          <w:lang w:val="en-US"/>
          <w:rPrChange w:id="614" w:author="Jade Raposa" w:date="2024-10-17T00:11:00Z">
            <w:rPr/>
          </w:rPrChange>
        </w:rPr>
        <w:tab/>
      </w:r>
    </w:del>
    <w:del w:id="615" w:author="Jade Raposa" w:date="2024-10-17T00:10:00Z">
      <w:r>
        <w:rPr>
          <w:rFonts w:ascii="Georgia" w:hAnsi="Georgia"/>
          <w:lang w:val="en-US"/>
          <w:rPrChange w:id="616" w:author="Jade Raposa" w:date="2024-10-17T00:11:00Z">
            <w:rPr>
              <w:rFonts w:ascii="Georgia" w:hAnsi="Georgia"/>
            </w:rPr>
          </w:rPrChange>
        </w:rPr>
        <w:delText>Flowchart | 33</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7777777" w:rsidR="008F456D" w:rsidRDefault="002B278F">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7777777" w:rsidR="008F456D" w:rsidRDefault="002B278F">
    <w:pPr>
      <w:pStyle w:val="Footer"/>
      <w:jc w:val="right"/>
      <w:rPr>
        <w:rFonts w:ascii="Georgia" w:hAnsi="Georgia"/>
      </w:rPr>
      <w:pPrChange w:id="618" w:author="Jade Raposa" w:date="2024-10-17T00:13:00Z">
        <w:pPr>
          <w:pStyle w:val="Footer"/>
        </w:pPr>
      </w:pPrChange>
    </w:pPr>
    <w:ins w:id="619" w:author="Jade Raposa" w:date="2024-10-17T00:13:00Z">
      <w:r>
        <w:rPr>
          <w:rFonts w:ascii="Georgia" w:hAnsi="Georgia"/>
          <w:rPrChange w:id="620" w:author="Jade Raposa" w:date="2024-10-17T00:13:00Z">
            <w:rPr/>
          </w:rPrChange>
        </w:rPr>
        <w:t xml:space="preserve">Sequence Diagram </w:t>
      </w:r>
      <w:r>
        <w:rPr>
          <w:rFonts w:ascii="Georgia" w:hAnsi="Georgia"/>
        </w:rPr>
        <w:t xml:space="preserve"> </w:t>
      </w:r>
      <w:r>
        <w:rPr>
          <w:rFonts w:ascii="Georgia" w:hAnsi="Georgia"/>
          <w:rPrChange w:id="621" w:author="Jade Raposa" w:date="2024-10-17T00:13:00Z">
            <w:rPr/>
          </w:rPrChange>
        </w:rPr>
        <w:t xml:space="preserve">| </w:t>
      </w:r>
      <w:r>
        <w:rPr>
          <w:rFonts w:ascii="Georgia" w:hAnsi="Georgia"/>
        </w:rPr>
        <w:t xml:space="preserve"> </w:t>
      </w:r>
      <w:r>
        <w:rPr>
          <w:rFonts w:ascii="Georgia" w:hAnsi="Georgia"/>
          <w:rPrChange w:id="622" w:author="Jade Raposa" w:date="2024-10-17T00:13:00Z">
            <w:rPr/>
          </w:rPrChange>
        </w:rPr>
        <w:t>38</w:t>
      </w:r>
    </w:ins>
    <w:r>
      <w:rPr>
        <w:rFonts w:ascii="Georgia" w:hAnsi="Georgia"/>
        <w:noProof/>
        <w:lang w:val="en-US"/>
        <w:rPrChange w:id="623" w:author="Jade Raposa"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24" w:author="Jade Raposa" w:date="2024-10-17T00:12:00Z">
      <w:r>
        <w:rPr>
          <w:rFonts w:ascii="Georgia" w:hAnsi="Georgia"/>
          <w:rPrChange w:id="625" w:author="Jade Raposa" w:date="2024-10-17T00:13:00Z">
            <w:rPr/>
          </w:rPrChange>
        </w:rPr>
        <w:tab/>
      </w:r>
      <w:r>
        <w:rPr>
          <w:rFonts w:ascii="Georgia" w:hAnsi="Georgia"/>
          <w:rPrChange w:id="626" w:author="Jade Raposa" w:date="2024-10-17T00:13:00Z">
            <w:rPr/>
          </w:rPrChange>
        </w:rPr>
        <w:tab/>
      </w:r>
      <w:r>
        <w:rPr>
          <w:rFonts w:ascii="Georgia" w:hAnsi="Georgia"/>
        </w:rPr>
        <w:delText>Sequence Diagram | 37</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77777777" w:rsidR="008F456D" w:rsidRDefault="002B278F">
    <w:pPr>
      <w:pStyle w:val="Footer"/>
      <w:jc w:val="right"/>
      <w:rPr>
        <w:rFonts w:ascii="Georgia" w:hAnsi="Georgia"/>
      </w:rPr>
      <w:pPrChange w:id="627" w:author="Jade Raposa" w:date="2024-10-17T00:12:00Z">
        <w:pPr>
          <w:pStyle w:val="Footer"/>
        </w:pPr>
      </w:pPrChange>
    </w:pPr>
    <w:ins w:id="628" w:author="Jade Raposa" w:date="2024-10-17T00:12:00Z">
      <w:r>
        <w:rPr>
          <w:rFonts w:ascii="Georgia" w:hAnsi="Georgia"/>
        </w:rPr>
        <w:t>Sequence Diagram  |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29" w:author="Jade Raposa" w:date="2024-10-17T00:12:00Z">
      <w:r>
        <w:rPr>
          <w:rFonts w:ascii="Georgia" w:hAnsi="Georgia"/>
        </w:rPr>
        <w:tab/>
      </w:r>
      <w:r>
        <w:rPr>
          <w:rFonts w:ascii="Georgia" w:hAnsi="Georgia"/>
        </w:rPr>
        <w:tab/>
        <w:delText>Sequence Diagram | 36</w:delText>
      </w:r>
      <w:r>
        <w:rPr>
          <w:rFonts w:ascii="Georgia" w:hAnsi="Georgia"/>
        </w:rPr>
        <w:tab/>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77777777" w:rsidR="008F456D" w:rsidRPr="008F456D" w:rsidRDefault="002B278F">
    <w:pPr>
      <w:pStyle w:val="Header"/>
      <w:tabs>
        <w:tab w:val="clear" w:pos="4680"/>
        <w:tab w:val="clear" w:pos="9360"/>
        <w:tab w:val="right" w:pos="8640"/>
      </w:tabs>
      <w:jc w:val="right"/>
      <w:rPr>
        <w:rFonts w:ascii="Georgia" w:hAnsi="Georgia"/>
        <w:rPrChange w:id="33" w:author="Jade Raposa" w:date="2024-10-16T21:12:00Z">
          <w:rPr/>
        </w:rPrChange>
      </w:rPr>
      <w:pPrChange w:id="34" w:author="Jade Raposa" w:date="2024-10-16T21:13:00Z">
        <w:pPr>
          <w:pStyle w:val="Header"/>
          <w:tabs>
            <w:tab w:val="clear" w:pos="4680"/>
            <w:tab w:val="clear" w:pos="9360"/>
            <w:tab w:val="right" w:pos="8640"/>
          </w:tabs>
        </w:pPr>
      </w:pPrChange>
    </w:pPr>
    <w:ins w:id="35" w:author="Jade Raposa"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6" w:author="Jade Raposa" w:date="2024-10-18T22:18:00Z">
      <w:r>
        <w:rPr>
          <w:rFonts w:ascii="Georgia" w:hAnsi="Georgia"/>
        </w:rPr>
        <w:t>the</w:t>
      </w:r>
    </w:ins>
    <w:ins w:id="37" w:author="Jade Raposa" w:date="2024-10-16T21:20:00Z">
      <w:r>
        <w:rPr>
          <w:rFonts w:ascii="Georgia" w:hAnsi="Georgia"/>
        </w:rPr>
        <w:t xml:space="preserve"> Final Defense  |  ii</w:t>
      </w:r>
    </w:ins>
    <w:ins w:id="38" w:author="Jade Raposa"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77777777" w:rsidR="008F456D" w:rsidRDefault="002B278F">
    <w:pPr>
      <w:pStyle w:val="Footer"/>
      <w:jc w:val="right"/>
      <w:rPr>
        <w:rFonts w:ascii="Georgia" w:hAnsi="Georgia"/>
      </w:rPr>
      <w:pPrChange w:id="633" w:author="Jade Raposa" w:date="2024-10-17T00:13:00Z">
        <w:pPr>
          <w:pStyle w:val="Footer"/>
        </w:pPr>
      </w:pPrChange>
    </w:pPr>
    <w:ins w:id="634" w:author="Jade Raposa" w:date="2024-10-17T00:13:00Z">
      <w:r>
        <w:rPr>
          <w:rFonts w:ascii="Georgia" w:hAnsi="Georgia"/>
          <w:rPrChange w:id="635" w:author="Jade Raposa" w:date="2024-10-17T00:13:00Z">
            <w:rPr/>
          </w:rPrChange>
        </w:rPr>
        <w:t xml:space="preserve">Database Design </w:t>
      </w:r>
    </w:ins>
    <w:ins w:id="636" w:author="Jade Raposa" w:date="2024-10-17T00:14:00Z">
      <w:r>
        <w:rPr>
          <w:rFonts w:ascii="Georgia" w:hAnsi="Georgia"/>
        </w:rPr>
        <w:t xml:space="preserve"> </w:t>
      </w:r>
    </w:ins>
    <w:ins w:id="637" w:author="Jade Raposa" w:date="2024-10-17T00:13:00Z">
      <w:r>
        <w:rPr>
          <w:rFonts w:ascii="Georgia" w:hAnsi="Georgia"/>
          <w:rPrChange w:id="638" w:author="Jade Raposa" w:date="2024-10-17T00:13:00Z">
            <w:rPr/>
          </w:rPrChange>
        </w:rPr>
        <w:t xml:space="preserve">| </w:t>
      </w:r>
      <w:r>
        <w:rPr>
          <w:rFonts w:ascii="Georgia" w:hAnsi="Georgia"/>
        </w:rPr>
        <w:t xml:space="preserve"> </w:t>
      </w:r>
      <w:r>
        <w:rPr>
          <w:rFonts w:ascii="Georgia" w:hAnsi="Georgia"/>
          <w:rPrChange w:id="639" w:author="Jade Raposa" w:date="2024-10-17T00:13:00Z">
            <w:rPr/>
          </w:rPrChange>
        </w:rPr>
        <w:t>40</w:t>
      </w:r>
    </w:ins>
    <w:r>
      <w:rPr>
        <w:rFonts w:ascii="Georgia" w:hAnsi="Georgia"/>
        <w:noProof/>
        <w:lang w:val="en-US"/>
        <w:rPrChange w:id="640" w:author="Jade Raposa"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41" w:author="Jade Raposa" w:date="2024-10-17T00:13:00Z">
      <w:r>
        <w:rPr>
          <w:rFonts w:ascii="Georgia" w:hAnsi="Georgia"/>
          <w:rPrChange w:id="642" w:author="Jade Raposa" w:date="2024-10-17T00:13:00Z">
            <w:rPr/>
          </w:rPrChange>
        </w:rPr>
        <w:tab/>
      </w:r>
      <w:r>
        <w:rPr>
          <w:rFonts w:ascii="Georgia" w:hAnsi="Georgia"/>
          <w:rPrChange w:id="643" w:author="Jade Raposa" w:date="2024-10-17T00:13:00Z">
            <w:rPr/>
          </w:rPrChange>
        </w:rPr>
        <w:tab/>
      </w:r>
      <w:r>
        <w:rPr>
          <w:rFonts w:ascii="Georgia" w:hAnsi="Georgia"/>
        </w:rPr>
        <w:delText>Database Design | 39</w:delText>
      </w:r>
    </w:del>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77777777" w:rsidR="008F456D" w:rsidRDefault="002B278F">
    <w:pPr>
      <w:pStyle w:val="Footer"/>
      <w:jc w:val="right"/>
      <w:rPr>
        <w:rFonts w:ascii="Georgia" w:hAnsi="Georgia"/>
      </w:rPr>
      <w:pPrChange w:id="644" w:author="Jade Raposa" w:date="2024-10-17T00:13:00Z">
        <w:pPr>
          <w:pStyle w:val="Footer"/>
        </w:pPr>
      </w:pPrChange>
    </w:pPr>
    <w:ins w:id="645" w:author="Jade Raposa" w:date="2024-10-17T00:13:00Z">
      <w:r>
        <w:rPr>
          <w:rFonts w:ascii="Georgia" w:hAnsi="Georgia"/>
        </w:rPr>
        <w:t>Class Diagram  |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46" w:author="Jade Raposa" w:date="2024-10-17T00:13:00Z">
      <w:r>
        <w:rPr>
          <w:rFonts w:ascii="Georgia" w:hAnsi="Georgia"/>
        </w:rPr>
        <w:tab/>
      </w:r>
      <w:r>
        <w:rPr>
          <w:rFonts w:ascii="Georgia" w:hAnsi="Georgia"/>
        </w:rPr>
        <w:tab/>
        <w:delText>Class Diagram | 38</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77777777" w:rsidR="008F456D" w:rsidRDefault="002B278F">
    <w:pPr>
      <w:pStyle w:val="Footer"/>
      <w:jc w:val="right"/>
      <w:rPr>
        <w:rFonts w:ascii="Georgia" w:hAnsi="Georgia"/>
      </w:rPr>
      <w:pPrChange w:id="647" w:author="Jade Raposa" w:date="2024-10-17T00:14:00Z">
        <w:pPr>
          <w:pStyle w:val="Footer"/>
        </w:pPr>
      </w:pPrChange>
    </w:pPr>
    <w:ins w:id="648" w:author="Jade Raposa" w:date="2024-10-17T00:14:00Z">
      <w:r>
        <w:rPr>
          <w:rFonts w:ascii="Georgia" w:hAnsi="Georgia"/>
          <w:rPrChange w:id="649" w:author="Jade Raposa" w:date="2024-10-17T00:14:00Z">
            <w:rPr/>
          </w:rPrChange>
        </w:rPr>
        <w:t xml:space="preserve">Database Design </w:t>
      </w:r>
      <w:r>
        <w:rPr>
          <w:rFonts w:ascii="Georgia" w:hAnsi="Georgia"/>
        </w:rPr>
        <w:t xml:space="preserve"> </w:t>
      </w:r>
      <w:r>
        <w:rPr>
          <w:rFonts w:ascii="Georgia" w:hAnsi="Georgia"/>
          <w:rPrChange w:id="650" w:author="Jade Raposa" w:date="2024-10-17T00:14:00Z">
            <w:rPr/>
          </w:rPrChange>
        </w:rPr>
        <w:t xml:space="preserve">| </w:t>
      </w:r>
      <w:r>
        <w:rPr>
          <w:rFonts w:ascii="Georgia" w:hAnsi="Georgia"/>
        </w:rPr>
        <w:t xml:space="preserve"> </w:t>
      </w:r>
      <w:r>
        <w:rPr>
          <w:rFonts w:ascii="Georgia" w:hAnsi="Georgia"/>
          <w:rPrChange w:id="651" w:author="Jade Raposa" w:date="2024-10-17T00:14:00Z">
            <w:rPr/>
          </w:rPrChange>
        </w:rPr>
        <w:t>42</w:t>
      </w:r>
    </w:ins>
    <w:r>
      <w:rPr>
        <w:rFonts w:ascii="Georgia" w:hAnsi="Georgia"/>
        <w:noProof/>
        <w:lang w:val="en-US"/>
        <w:rPrChange w:id="652" w:author="Jade Raposa"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53" w:author="Jade Raposa" w:date="2024-10-17T00:14:00Z">
      <w:r>
        <w:rPr>
          <w:rFonts w:ascii="Georgia" w:hAnsi="Georgia"/>
          <w:rPrChange w:id="654" w:author="Jade Raposa" w:date="2024-10-17T00:14:00Z">
            <w:rPr/>
          </w:rPrChange>
        </w:rPr>
        <w:tab/>
      </w:r>
      <w:r>
        <w:rPr>
          <w:rFonts w:ascii="Georgia" w:hAnsi="Georgia"/>
          <w:rPrChange w:id="655" w:author="Jade Raposa" w:date="2024-10-17T00:14:00Z">
            <w:rPr/>
          </w:rPrChange>
        </w:rPr>
        <w:tab/>
      </w:r>
      <w:r>
        <w:rPr>
          <w:rFonts w:ascii="Georgia" w:hAnsi="Georgia"/>
        </w:rPr>
        <w:delText>Database Design | 41</w:delText>
      </w:r>
    </w:del>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77777777" w:rsidR="008F456D" w:rsidRDefault="002B278F">
    <w:pPr>
      <w:pStyle w:val="Footer"/>
      <w:jc w:val="right"/>
      <w:rPr>
        <w:rFonts w:ascii="Georgia" w:hAnsi="Georgia"/>
      </w:rPr>
      <w:pPrChange w:id="656" w:author="Jade Raposa" w:date="2024-10-17T00:14:00Z">
        <w:pPr>
          <w:pStyle w:val="Footer"/>
        </w:pPr>
      </w:pPrChange>
    </w:pPr>
    <w:ins w:id="657" w:author="Jade Raposa" w:date="2024-10-17T00:14:00Z">
      <w:r>
        <w:rPr>
          <w:rFonts w:ascii="Georgia" w:hAnsi="Georgia"/>
        </w:rPr>
        <w:t>Database Design  |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58" w:author="Jade Raposa" w:date="2024-10-17T00:14:00Z">
      <w:r>
        <w:rPr>
          <w:rFonts w:ascii="Georgia" w:hAnsi="Georgia"/>
        </w:rPr>
        <w:tab/>
      </w:r>
      <w:r>
        <w:rPr>
          <w:rFonts w:ascii="Georgia" w:hAnsi="Georgia"/>
        </w:rPr>
        <w:tab/>
        <w:delText>Database Design | 40</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77777777" w:rsidR="008F456D" w:rsidRDefault="002B278F">
    <w:pPr>
      <w:pStyle w:val="Footer"/>
      <w:jc w:val="right"/>
      <w:rPr>
        <w:rFonts w:ascii="Georgia" w:hAnsi="Georgia"/>
      </w:rPr>
      <w:pPrChange w:id="659" w:author="Jade Raposa" w:date="2024-10-17T00:15:00Z">
        <w:pPr>
          <w:pStyle w:val="Footer"/>
        </w:pPr>
      </w:pPrChange>
    </w:pPr>
    <w:ins w:id="660" w:author="Jade Raposa" w:date="2024-10-17T00:15:00Z">
      <w:r>
        <w:rPr>
          <w:rFonts w:ascii="Georgia" w:hAnsi="Georgia"/>
          <w:rPrChange w:id="661" w:author="Jade Raposa" w:date="2024-10-17T00:15:00Z">
            <w:rPr/>
          </w:rPrChange>
        </w:rPr>
        <w:t xml:space="preserve">Database Design </w:t>
      </w:r>
      <w:r>
        <w:rPr>
          <w:rFonts w:ascii="Georgia" w:hAnsi="Georgia"/>
        </w:rPr>
        <w:t xml:space="preserve"> </w:t>
      </w:r>
      <w:r>
        <w:rPr>
          <w:rFonts w:ascii="Georgia" w:hAnsi="Georgia"/>
          <w:rPrChange w:id="662" w:author="Jade Raposa" w:date="2024-10-17T00:15:00Z">
            <w:rPr/>
          </w:rPrChange>
        </w:rPr>
        <w:t xml:space="preserve">| </w:t>
      </w:r>
      <w:r>
        <w:rPr>
          <w:rFonts w:ascii="Georgia" w:hAnsi="Georgia"/>
        </w:rPr>
        <w:t xml:space="preserve"> </w:t>
      </w:r>
      <w:r>
        <w:rPr>
          <w:rFonts w:ascii="Georgia" w:hAnsi="Georgia"/>
          <w:rPrChange w:id="663" w:author="Jade Raposa" w:date="2024-10-17T00:15:00Z">
            <w:rPr/>
          </w:rPrChange>
        </w:rPr>
        <w:t>44</w:t>
      </w:r>
    </w:ins>
    <w:r>
      <w:rPr>
        <w:rFonts w:ascii="Georgia" w:hAnsi="Georgia"/>
        <w:noProof/>
        <w:lang w:val="en-US"/>
        <w:rPrChange w:id="664" w:author="Jade Raposa"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65" w:author="Jade Raposa" w:date="2024-10-17T00:15:00Z">
      <w:r>
        <w:rPr>
          <w:rFonts w:ascii="Georgia" w:hAnsi="Georgia"/>
          <w:rPrChange w:id="666" w:author="Jade Raposa" w:date="2024-10-17T00:15:00Z">
            <w:rPr/>
          </w:rPrChange>
        </w:rPr>
        <w:tab/>
      </w:r>
      <w:r>
        <w:rPr>
          <w:rFonts w:ascii="Georgia" w:hAnsi="Georgia"/>
          <w:rPrChange w:id="667" w:author="Jade Raposa" w:date="2024-10-17T00:15:00Z">
            <w:rPr/>
          </w:rPrChange>
        </w:rPr>
        <w:tab/>
      </w:r>
      <w:r>
        <w:rPr>
          <w:rFonts w:ascii="Georgia" w:hAnsi="Georgia"/>
        </w:rPr>
        <w:delText>Database Design | 43</w:delText>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7777777" w:rsidR="008F456D" w:rsidRDefault="002B278F">
    <w:pPr>
      <w:pStyle w:val="Footer"/>
      <w:jc w:val="right"/>
      <w:rPr>
        <w:rFonts w:ascii="Georgia" w:hAnsi="Georgia"/>
      </w:rPr>
      <w:pPrChange w:id="668" w:author="Jade Raposa" w:date="2024-10-17T00:15:00Z">
        <w:pPr>
          <w:pStyle w:val="Footer"/>
        </w:pPr>
      </w:pPrChange>
    </w:pPr>
    <w:ins w:id="669" w:author="Jade Raposa" w:date="2024-10-17T00:15:00Z">
      <w:r>
        <w:rPr>
          <w:rFonts w:ascii="Georgia" w:hAnsi="Georgia"/>
        </w:rPr>
        <w:t>Database Design  |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70" w:author="Jade Raposa" w:date="2024-10-17T00:15:00Z">
      <w:r>
        <w:rPr>
          <w:rFonts w:ascii="Georgia" w:hAnsi="Georgia"/>
        </w:rPr>
        <w:tab/>
      </w:r>
      <w:r>
        <w:rPr>
          <w:rFonts w:ascii="Georgia" w:hAnsi="Georgia"/>
        </w:rPr>
        <w:tab/>
        <w:delText>Database Design | 42</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77777777" w:rsidR="008F456D" w:rsidRPr="008F456D" w:rsidRDefault="002B278F">
    <w:pPr>
      <w:pStyle w:val="Footer"/>
      <w:jc w:val="right"/>
      <w:rPr>
        <w:rFonts w:ascii="Georgia" w:hAnsi="Georgia"/>
        <w:lang w:val="en-US"/>
        <w:rPrChange w:id="677" w:author="Jade Raposa" w:date="2024-10-17T00:16:00Z">
          <w:rPr>
            <w:rFonts w:ascii="Georgia" w:hAnsi="Georgia"/>
          </w:rPr>
        </w:rPrChange>
      </w:rPr>
      <w:pPrChange w:id="678" w:author="Jade Raposa" w:date="2024-10-17T00:16:00Z">
        <w:pPr>
          <w:pStyle w:val="Footer"/>
        </w:pPr>
      </w:pPrChange>
    </w:pPr>
    <w:ins w:id="679" w:author="Jade Raposa" w:date="2024-10-17T00:16:00Z">
      <w:r>
        <w:rPr>
          <w:rFonts w:ascii="Georgia" w:hAnsi="Georgia"/>
          <w:rPrChange w:id="680" w:author="Jade Raposa" w:date="2024-10-17T00:16:00Z">
            <w:rPr/>
          </w:rPrChange>
        </w:rPr>
        <w:t xml:space="preserve">Hardware Requirements </w:t>
      </w:r>
      <w:r>
        <w:rPr>
          <w:rFonts w:ascii="Georgia" w:hAnsi="Georgia"/>
        </w:rPr>
        <w:t xml:space="preserve"> </w:t>
      </w:r>
      <w:r>
        <w:rPr>
          <w:rFonts w:ascii="Georgia" w:hAnsi="Georgia"/>
          <w:rPrChange w:id="681" w:author="Jade Raposa" w:date="2024-10-17T00:16:00Z">
            <w:rPr/>
          </w:rPrChange>
        </w:rPr>
        <w:t xml:space="preserve">| </w:t>
      </w:r>
      <w:r>
        <w:rPr>
          <w:rFonts w:ascii="Georgia" w:hAnsi="Georgia"/>
        </w:rPr>
        <w:t xml:space="preserve"> </w:t>
      </w:r>
      <w:r>
        <w:rPr>
          <w:rFonts w:ascii="Georgia" w:hAnsi="Georgia"/>
          <w:rPrChange w:id="682" w:author="Jade Raposa" w:date="2024-10-17T00:16:00Z">
            <w:rPr/>
          </w:rPrChange>
        </w:rPr>
        <w:t>46</w:t>
      </w:r>
    </w:ins>
    <w:r>
      <w:rPr>
        <w:rFonts w:ascii="Georgia" w:hAnsi="Georgia"/>
        <w:noProof/>
        <w:lang w:val="en-US"/>
        <w:rPrChange w:id="683" w:author="Jade Raposa"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1009858598" name="Picture 10098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84" w:author="Jade Raposa" w:date="2024-10-17T00:16:00Z">
      <w:r>
        <w:rPr>
          <w:rFonts w:ascii="Georgia" w:hAnsi="Georgia"/>
          <w:lang w:val="en-US"/>
          <w:rPrChange w:id="685" w:author="Jade Raposa" w:date="2024-10-17T00:16:00Z">
            <w:rPr/>
          </w:rPrChange>
        </w:rPr>
        <w:tab/>
      </w:r>
      <w:r>
        <w:rPr>
          <w:rFonts w:ascii="Georgia" w:hAnsi="Georgia"/>
          <w:lang w:val="en-US"/>
          <w:rPrChange w:id="686" w:author="Jade Raposa" w:date="2024-10-17T00:16:00Z">
            <w:rPr/>
          </w:rPrChange>
        </w:rPr>
        <w:tab/>
      </w:r>
    </w:del>
    <w:del w:id="687" w:author="Jade Raposa" w:date="2024-10-17T00:15:00Z">
      <w:r>
        <w:rPr>
          <w:rFonts w:ascii="Georgia" w:hAnsi="Georgia"/>
          <w:lang w:val="en-US"/>
          <w:rPrChange w:id="688" w:author="Jade Raposa" w:date="2024-10-17T00:16:00Z">
            <w:rPr>
              <w:rFonts w:ascii="Georgia" w:hAnsi="Georgia"/>
            </w:rPr>
          </w:rPrChange>
        </w:rPr>
        <w:delText>Hardware Requirements | 45</w:delText>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77777777" w:rsidR="008F456D" w:rsidRDefault="002B278F">
    <w:pPr>
      <w:pStyle w:val="Footer"/>
      <w:jc w:val="right"/>
      <w:rPr>
        <w:rFonts w:ascii="Georgia" w:hAnsi="Georgia"/>
      </w:rPr>
      <w:pPrChange w:id="689" w:author="Jade Raposa" w:date="2024-10-17T00:15:00Z">
        <w:pPr>
          <w:pStyle w:val="Footer"/>
        </w:pPr>
      </w:pPrChange>
    </w:pPr>
    <w:ins w:id="690" w:author="Jade Raposa" w:date="2024-10-17T00:15:00Z">
      <w:r>
        <w:rPr>
          <w:rFonts w:ascii="Georgia" w:hAnsi="Georgia"/>
        </w:rPr>
        <w:t>Hardware Requirements  |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2022390953" name="Picture 20223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91" w:author="Jade Raposa" w:date="2024-10-17T00:15:00Z">
      <w:r>
        <w:rPr>
          <w:rFonts w:ascii="Georgia" w:hAnsi="Georgia"/>
        </w:rPr>
        <w:tab/>
      </w:r>
      <w:r>
        <w:rPr>
          <w:rFonts w:ascii="Georgia" w:hAnsi="Georgia"/>
        </w:rPr>
        <w:tab/>
        <w:delText>Hardware Requirements | 44</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7777777" w:rsidR="008F456D" w:rsidRPr="008F456D" w:rsidRDefault="002B278F">
    <w:pPr>
      <w:pStyle w:val="Footer"/>
      <w:jc w:val="right"/>
      <w:rPr>
        <w:rFonts w:ascii="Georgia" w:hAnsi="Georgia"/>
        <w:lang w:val="en-US"/>
        <w:rPrChange w:id="692" w:author="Jade Raposa" w:date="2024-10-17T00:16:00Z">
          <w:rPr>
            <w:rFonts w:ascii="Georgia" w:hAnsi="Georgia"/>
          </w:rPr>
        </w:rPrChange>
      </w:rPr>
      <w:pPrChange w:id="693" w:author="Jade Raposa" w:date="2024-10-17T00:16:00Z">
        <w:pPr>
          <w:pStyle w:val="Footer"/>
        </w:pPr>
      </w:pPrChange>
    </w:pPr>
    <w:ins w:id="694" w:author="Jade Raposa" w:date="2024-10-17T00:16:00Z">
      <w:r>
        <w:rPr>
          <w:rFonts w:ascii="Georgia" w:hAnsi="Georgia"/>
          <w:rPrChange w:id="695" w:author="Jade Raposa" w:date="2024-10-17T00:16:00Z">
            <w:rPr/>
          </w:rPrChange>
        </w:rPr>
        <w:t xml:space="preserve">System Tradeoffs </w:t>
      </w:r>
      <w:r>
        <w:rPr>
          <w:rFonts w:ascii="Georgia" w:hAnsi="Georgia"/>
        </w:rPr>
        <w:t xml:space="preserve"> </w:t>
      </w:r>
      <w:r>
        <w:rPr>
          <w:rFonts w:ascii="Georgia" w:hAnsi="Georgia"/>
          <w:rPrChange w:id="696" w:author="Jade Raposa" w:date="2024-10-17T00:16:00Z">
            <w:rPr/>
          </w:rPrChange>
        </w:rPr>
        <w:t xml:space="preserve">| </w:t>
      </w:r>
      <w:r>
        <w:rPr>
          <w:rFonts w:ascii="Georgia" w:hAnsi="Georgia"/>
        </w:rPr>
        <w:t xml:space="preserve"> </w:t>
      </w:r>
      <w:r>
        <w:rPr>
          <w:rFonts w:ascii="Georgia" w:hAnsi="Georgia"/>
          <w:rPrChange w:id="697" w:author="Jade Raposa" w:date="2024-10-17T00:16:00Z">
            <w:rPr/>
          </w:rPrChange>
        </w:rPr>
        <w:t>48</w:t>
      </w:r>
    </w:ins>
    <w:r>
      <w:rPr>
        <w:rFonts w:ascii="Georgia" w:hAnsi="Georgia"/>
        <w:noProof/>
        <w:lang w:val="en-US"/>
        <w:rPrChange w:id="698" w:author="Jade Raposa"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99" w:author="Jade Raposa" w:date="2024-10-17T00:16:00Z">
      <w:r>
        <w:rPr>
          <w:rFonts w:ascii="Georgia" w:hAnsi="Georgia"/>
          <w:lang w:val="en-US"/>
          <w:rPrChange w:id="700" w:author="Jade Raposa" w:date="2024-10-17T00:16:00Z">
            <w:rPr/>
          </w:rPrChange>
        </w:rPr>
        <w:tab/>
      </w:r>
      <w:r>
        <w:rPr>
          <w:rFonts w:ascii="Georgia" w:hAnsi="Georgia"/>
          <w:lang w:val="en-US"/>
          <w:rPrChange w:id="701" w:author="Jade Raposa" w:date="2024-10-17T00:16:00Z">
            <w:rPr/>
          </w:rPrChange>
        </w:rPr>
        <w:tab/>
      </w:r>
      <w:r>
        <w:rPr>
          <w:rFonts w:ascii="Georgia" w:hAnsi="Georgia"/>
          <w:lang w:val="en-US"/>
          <w:rPrChange w:id="702" w:author="Jade Raposa" w:date="2024-10-17T00:16:00Z">
            <w:rPr>
              <w:rFonts w:ascii="Georgia" w:hAnsi="Georgia"/>
            </w:rPr>
          </w:rPrChange>
        </w:rPr>
        <w:delText>System Tradeoffs | 47</w:delText>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77777777" w:rsidR="008F456D" w:rsidRDefault="002B278F">
    <w:pPr>
      <w:pStyle w:val="Footer"/>
      <w:jc w:val="right"/>
      <w:rPr>
        <w:rFonts w:ascii="Georgia" w:hAnsi="Georgia"/>
      </w:rPr>
      <w:pPrChange w:id="703" w:author="Jade Raposa" w:date="2024-10-17T00:16:00Z">
        <w:pPr>
          <w:pStyle w:val="Footer"/>
        </w:pPr>
      </w:pPrChange>
    </w:pPr>
    <w:ins w:id="704" w:author="Jade Raposa" w:date="2024-10-17T00:16:00Z">
      <w:r>
        <w:rPr>
          <w:rFonts w:ascii="Georgia" w:hAnsi="Georgia"/>
        </w:rPr>
        <w:t>Hardware Requirements  |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05" w:author="Jade Raposa" w:date="2024-10-17T00:16:00Z">
      <w:r>
        <w:rPr>
          <w:rFonts w:ascii="Georgia" w:hAnsi="Georgia"/>
        </w:rPr>
        <w:tab/>
      </w:r>
      <w:r>
        <w:rPr>
          <w:rFonts w:ascii="Georgia" w:hAnsi="Georgia"/>
        </w:rPr>
        <w:tab/>
        <w:delText>Hardware Requirements | 46</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77777777" w:rsidR="008F456D" w:rsidRPr="008F456D" w:rsidRDefault="002B278F">
    <w:pPr>
      <w:pStyle w:val="Header"/>
      <w:jc w:val="right"/>
      <w:rPr>
        <w:rFonts w:ascii="Georgia" w:hAnsi="Georgia"/>
        <w:lang w:val="en-US"/>
        <w:rPrChange w:id="42" w:author="Jade Raposa" w:date="2024-10-16T23:28:00Z">
          <w:rPr>
            <w:rFonts w:ascii="Georgia" w:hAnsi="Georgia"/>
          </w:rPr>
        </w:rPrChange>
      </w:rPr>
    </w:pPr>
    <w:ins w:id="43" w:author="Jade Raposa" w:date="2024-10-16T23:28:00Z">
      <w:r>
        <w:rPr>
          <w:rFonts w:ascii="Georgia" w:hAnsi="Georgia"/>
          <w:rPrChange w:id="44" w:author="Jade Raposa" w:date="2024-10-16T23:28:00Z">
            <w:rPr/>
          </w:rPrChange>
        </w:rPr>
        <w:t>Certificate Of Approval  |  v</w:t>
      </w:r>
    </w:ins>
    <w:r>
      <w:rPr>
        <w:rFonts w:ascii="Georgia" w:hAnsi="Georgia"/>
        <w:noProof/>
        <w:lang w:val="en-US"/>
        <w:rPrChange w:id="45" w:author="Jade Raposa"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46" w:author="Jade Raposa" w:date="2024-10-16T23:28:00Z"/>
    <w:sdt>
      <w:sdtPr>
        <w:rPr>
          <w:rFonts w:ascii="Georgia" w:hAnsi="Georgia"/>
          <w:lang w:val="en-US"/>
        </w:rPr>
        <w:id w:val="-890565310"/>
        <w:docPartObj>
          <w:docPartGallery w:val="AutoText"/>
        </w:docPartObj>
      </w:sdtPr>
      <w:sdtContent>
        <w:customXmlDelRangeEnd w:id="46"/>
        <w:del w:id="47" w:author="Jade Raposa" w:date="2024-10-16T21:37:00Z">
          <w:r>
            <w:rPr>
              <w:rFonts w:ascii="Georgia" w:hAnsi="Georgia"/>
              <w:lang w:val="en-US"/>
              <w:rPrChange w:id="48" w:author="Jade Raposa" w:date="2024-10-16T23:28:00Z">
                <w:rPr>
                  <w:rFonts w:ascii="Georgia" w:hAnsi="Georgia"/>
                </w:rPr>
              </w:rPrChange>
            </w:rPr>
            <w:fldChar w:fldCharType="begin"/>
          </w:r>
          <w:r>
            <w:rPr>
              <w:rFonts w:ascii="Georgia" w:hAnsi="Georgia"/>
              <w:lang w:val="en-US"/>
              <w:rPrChange w:id="49" w:author="Jade Raposa" w:date="2024-10-16T23:28:00Z">
                <w:rPr>
                  <w:rFonts w:ascii="Georgia" w:hAnsi="Georgia"/>
                </w:rPr>
              </w:rPrChange>
            </w:rPr>
            <w:delInstrText xml:space="preserve"> PAGE   \* MERGEFORMAT </w:delInstrText>
          </w:r>
          <w:r>
            <w:rPr>
              <w:rFonts w:ascii="Georgia" w:hAnsi="Georgia"/>
              <w:lang w:val="en-US"/>
              <w:rPrChange w:id="50" w:author="Jade Raposa" w:date="2024-10-16T23:28:00Z">
                <w:rPr>
                  <w:rFonts w:ascii="Georgia" w:hAnsi="Georgia"/>
                </w:rPr>
              </w:rPrChange>
            </w:rPr>
            <w:fldChar w:fldCharType="separate"/>
          </w:r>
          <w:r>
            <w:rPr>
              <w:rFonts w:ascii="Georgia" w:hAnsi="Georgia"/>
              <w:lang w:val="en-US"/>
              <w:rPrChange w:id="51" w:author="Jade Raposa" w:date="2024-10-16T23:28:00Z">
                <w:rPr>
                  <w:rFonts w:ascii="Georgia" w:hAnsi="Georgia"/>
                </w:rPr>
              </w:rPrChange>
            </w:rPr>
            <w:delText>2</w:delText>
          </w:r>
          <w:r>
            <w:rPr>
              <w:rFonts w:ascii="Georgia" w:hAnsi="Georgia"/>
              <w:lang w:val="en-US"/>
              <w:rPrChange w:id="52" w:author="Jade Raposa" w:date="2024-10-16T23:28:00Z">
                <w:rPr>
                  <w:rFonts w:ascii="Georgia" w:hAnsi="Georgia"/>
                </w:rPr>
              </w:rPrChange>
            </w:rPr>
            <w:fldChar w:fldCharType="end"/>
          </w:r>
        </w:del>
        <w:customXmlDelRangeStart w:id="53" w:author="Jade Raposa" w:date="2024-10-16T23:28:00Z"/>
      </w:sdtContent>
    </w:sdt>
    <w:customXmlDelRangeEnd w:id="53"/>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77777777" w:rsidR="008F456D" w:rsidRPr="008F456D" w:rsidRDefault="002B278F">
    <w:pPr>
      <w:pStyle w:val="Footer"/>
      <w:jc w:val="right"/>
      <w:rPr>
        <w:rFonts w:ascii="Georgia" w:hAnsi="Georgia"/>
        <w:lang w:val="en-US"/>
        <w:rPrChange w:id="706" w:author="Jade Raposa" w:date="2024-10-17T00:17:00Z">
          <w:rPr>
            <w:rFonts w:ascii="Georgia" w:hAnsi="Georgia"/>
          </w:rPr>
        </w:rPrChange>
      </w:rPr>
      <w:pPrChange w:id="707" w:author="Jade Raposa" w:date="2024-10-17T00:17:00Z">
        <w:pPr>
          <w:pStyle w:val="Footer"/>
        </w:pPr>
      </w:pPrChange>
    </w:pPr>
    <w:ins w:id="708" w:author="Jade Raposa" w:date="2024-10-17T00:17:00Z">
      <w:r>
        <w:rPr>
          <w:rFonts w:ascii="Georgia" w:hAnsi="Georgia"/>
          <w:rPrChange w:id="709" w:author="Jade Raposa" w:date="2024-10-17T00:17:00Z">
            <w:rPr/>
          </w:rPrChange>
        </w:rPr>
        <w:t>Operational Issues</w:t>
      </w:r>
      <w:r>
        <w:rPr>
          <w:rFonts w:ascii="Georgia" w:hAnsi="Georgia"/>
        </w:rPr>
        <w:t xml:space="preserve"> </w:t>
      </w:r>
      <w:r>
        <w:rPr>
          <w:rFonts w:ascii="Georgia" w:hAnsi="Georgia"/>
          <w:rPrChange w:id="710" w:author="Jade Raposa" w:date="2024-10-17T00:17:00Z">
            <w:rPr/>
          </w:rPrChange>
        </w:rPr>
        <w:t xml:space="preserve"> | </w:t>
      </w:r>
      <w:r>
        <w:rPr>
          <w:rFonts w:ascii="Georgia" w:hAnsi="Georgia"/>
        </w:rPr>
        <w:t xml:space="preserve"> </w:t>
      </w:r>
      <w:r>
        <w:rPr>
          <w:rFonts w:ascii="Georgia" w:hAnsi="Georgia"/>
          <w:rPrChange w:id="711" w:author="Jade Raposa" w:date="2024-10-17T00:17:00Z">
            <w:rPr/>
          </w:rPrChange>
        </w:rPr>
        <w:t>50</w:t>
      </w:r>
    </w:ins>
    <w:r>
      <w:rPr>
        <w:rFonts w:ascii="Georgia" w:hAnsi="Georgia"/>
        <w:noProof/>
        <w:lang w:val="en-US"/>
        <w:rPrChange w:id="712" w:author="Jade Raposa"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3" w:author="Jade Raposa" w:date="2024-10-17T00:17:00Z">
      <w:r>
        <w:rPr>
          <w:rFonts w:ascii="Georgia" w:hAnsi="Georgia"/>
          <w:lang w:val="en-US"/>
          <w:rPrChange w:id="714" w:author="Jade Raposa" w:date="2024-10-17T00:17:00Z">
            <w:rPr/>
          </w:rPrChange>
        </w:rPr>
        <w:tab/>
      </w:r>
      <w:r>
        <w:rPr>
          <w:rFonts w:ascii="Georgia" w:hAnsi="Georgia"/>
          <w:lang w:val="en-US"/>
          <w:rPrChange w:id="715" w:author="Jade Raposa" w:date="2024-10-17T00:17:00Z">
            <w:rPr/>
          </w:rPrChange>
        </w:rPr>
        <w:tab/>
      </w:r>
      <w:r>
        <w:rPr>
          <w:rFonts w:ascii="Georgia" w:hAnsi="Georgia"/>
          <w:lang w:val="en-US"/>
          <w:rPrChange w:id="716" w:author="Jade Raposa" w:date="2024-10-17T00:17:00Z">
            <w:rPr>
              <w:rFonts w:ascii="Georgia" w:hAnsi="Georgia"/>
            </w:rPr>
          </w:rPrChange>
        </w:rPr>
        <w:delText>Operational Issues | 49</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7777777" w:rsidR="008F456D" w:rsidRDefault="002B278F">
    <w:pPr>
      <w:pStyle w:val="Footer"/>
      <w:jc w:val="right"/>
      <w:rPr>
        <w:rFonts w:ascii="Georgia" w:hAnsi="Georgia"/>
      </w:rPr>
      <w:pPrChange w:id="717" w:author="Jade Raposa" w:date="2024-10-17T00:17:00Z">
        <w:pPr>
          <w:pStyle w:val="Footer"/>
        </w:pPr>
      </w:pPrChange>
    </w:pPr>
    <w:ins w:id="718" w:author="Jade Raposa" w:date="2024-10-17T00:17:00Z">
      <w:r>
        <w:rPr>
          <w:rFonts w:ascii="Georgia" w:hAnsi="Georgia"/>
        </w:rPr>
        <w:t>Technical Issues  |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9" w:author="Jade Raposa" w:date="2024-10-17T00:17:00Z">
      <w:r>
        <w:rPr>
          <w:rFonts w:ascii="Georgia" w:hAnsi="Georgia"/>
        </w:rPr>
        <w:tab/>
      </w:r>
      <w:r>
        <w:rPr>
          <w:rFonts w:ascii="Georgia" w:hAnsi="Georgia"/>
        </w:rPr>
        <w:tab/>
        <w:delText>Technical Issues | 48</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77777777" w:rsidR="008F456D" w:rsidRDefault="002B278F">
    <w:pPr>
      <w:pStyle w:val="Footer"/>
      <w:jc w:val="right"/>
      <w:rPr>
        <w:rFonts w:ascii="Georgia" w:hAnsi="Georgia"/>
      </w:rPr>
      <w:pPrChange w:id="720" w:author="Jade Raposa" w:date="2024-10-17T00:18:00Z">
        <w:pPr>
          <w:pStyle w:val="Footer"/>
        </w:pPr>
      </w:pPrChange>
    </w:pPr>
    <w:ins w:id="721" w:author="Jade Raposa" w:date="2024-10-17T00:18:00Z">
      <w:r>
        <w:rPr>
          <w:rFonts w:ascii="Georgia" w:hAnsi="Georgia"/>
          <w:rPrChange w:id="722" w:author="Jade Raposa" w:date="2024-10-17T00:18:00Z">
            <w:rPr/>
          </w:rPrChange>
        </w:rPr>
        <w:t>Functional Requirements</w:t>
      </w:r>
      <w:r>
        <w:rPr>
          <w:rFonts w:ascii="Georgia" w:hAnsi="Georgia"/>
        </w:rPr>
        <w:t xml:space="preserve"> </w:t>
      </w:r>
      <w:r>
        <w:rPr>
          <w:rFonts w:ascii="Georgia" w:hAnsi="Georgia"/>
          <w:rPrChange w:id="723" w:author="Jade Raposa" w:date="2024-10-17T00:18:00Z">
            <w:rPr/>
          </w:rPrChange>
        </w:rPr>
        <w:t xml:space="preserve"> | </w:t>
      </w:r>
      <w:r>
        <w:rPr>
          <w:rFonts w:ascii="Georgia" w:hAnsi="Georgia"/>
        </w:rPr>
        <w:t xml:space="preserve"> </w:t>
      </w:r>
      <w:r>
        <w:rPr>
          <w:rFonts w:ascii="Georgia" w:hAnsi="Georgia"/>
          <w:rPrChange w:id="724" w:author="Jade Raposa" w:date="2024-10-17T00:18:00Z">
            <w:rPr/>
          </w:rPrChange>
        </w:rPr>
        <w:t>52</w:t>
      </w:r>
    </w:ins>
    <w:r>
      <w:rPr>
        <w:rFonts w:ascii="Georgia" w:hAnsi="Georgia"/>
        <w:noProof/>
        <w:lang w:val="en-US"/>
        <w:rPrChange w:id="725" w:author="Jade Raposa"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1087514656" name="Picture 10875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26" w:author="Jade Raposa" w:date="2024-10-17T00:18:00Z">
      <w:r>
        <w:rPr>
          <w:rFonts w:ascii="Georgia" w:hAnsi="Georgia"/>
          <w:rPrChange w:id="727" w:author="Jade Raposa" w:date="2024-10-17T00:18:00Z">
            <w:rPr/>
          </w:rPrChange>
        </w:rPr>
        <w:tab/>
      </w:r>
      <w:r>
        <w:rPr>
          <w:rFonts w:ascii="Georgia" w:hAnsi="Georgia"/>
          <w:rPrChange w:id="728" w:author="Jade Raposa" w:date="2024-10-17T00:18:00Z">
            <w:rPr/>
          </w:rPrChange>
        </w:rPr>
        <w:tab/>
      </w:r>
      <w:r>
        <w:rPr>
          <w:rFonts w:ascii="Georgia" w:hAnsi="Georgia"/>
        </w:rPr>
        <w:delText>Functional Requirements | 51</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77777777" w:rsidR="008F456D" w:rsidRDefault="002B278F">
    <w:pPr>
      <w:pStyle w:val="Footer"/>
      <w:jc w:val="right"/>
      <w:rPr>
        <w:rFonts w:ascii="Georgia" w:hAnsi="Georgia"/>
      </w:rPr>
      <w:pPrChange w:id="729" w:author="Jade Raposa" w:date="2024-10-17T00:17:00Z">
        <w:pPr>
          <w:pStyle w:val="Footer"/>
        </w:pPr>
      </w:pPrChange>
    </w:pPr>
    <w:ins w:id="730" w:author="Jade Raposa" w:date="2024-10-17T00:17:00Z">
      <w:r>
        <w:rPr>
          <w:rFonts w:ascii="Georgia" w:hAnsi="Georgia"/>
        </w:rPr>
        <w:t>Economic Issues  |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1888098578" name="Picture 18880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1" w:author="Jade Raposa" w:date="2024-10-17T00:17:00Z">
      <w:r>
        <w:rPr>
          <w:rFonts w:ascii="Georgia" w:hAnsi="Georgia"/>
        </w:rPr>
        <w:tab/>
      </w:r>
      <w:r>
        <w:rPr>
          <w:rFonts w:ascii="Georgia" w:hAnsi="Georgia"/>
        </w:rPr>
        <w:tab/>
        <w:delText>Economic Issues | 50</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77777777" w:rsidR="008F456D" w:rsidRDefault="002B278F">
    <w:pPr>
      <w:pStyle w:val="Footer"/>
      <w:jc w:val="right"/>
      <w:rPr>
        <w:rFonts w:ascii="Georgia" w:hAnsi="Georgia"/>
      </w:rPr>
      <w:pPrChange w:id="732" w:author="Jade Raposa" w:date="2024-10-17T00:19:00Z">
        <w:pPr>
          <w:pStyle w:val="Footer"/>
        </w:pPr>
      </w:pPrChange>
    </w:pPr>
    <w:ins w:id="733" w:author="Jade Raposa" w:date="2024-10-17T00:19:00Z">
      <w:r>
        <w:rPr>
          <w:rFonts w:ascii="Georgia" w:hAnsi="Georgia"/>
          <w:rPrChange w:id="734" w:author="Jade Raposa" w:date="2024-10-17T00:19:00Z">
            <w:rPr/>
          </w:rPrChange>
        </w:rPr>
        <w:t xml:space="preserve">Functional Requirements </w:t>
      </w:r>
      <w:r>
        <w:rPr>
          <w:rFonts w:ascii="Georgia" w:hAnsi="Georgia"/>
        </w:rPr>
        <w:t xml:space="preserve"> </w:t>
      </w:r>
      <w:r>
        <w:rPr>
          <w:rFonts w:ascii="Georgia" w:hAnsi="Georgia"/>
          <w:rPrChange w:id="735" w:author="Jade Raposa" w:date="2024-10-17T00:19:00Z">
            <w:rPr/>
          </w:rPrChange>
        </w:rPr>
        <w:t>|</w:t>
      </w:r>
      <w:r>
        <w:rPr>
          <w:rFonts w:ascii="Georgia" w:hAnsi="Georgia"/>
        </w:rPr>
        <w:t xml:space="preserve"> </w:t>
      </w:r>
      <w:r>
        <w:rPr>
          <w:rFonts w:ascii="Georgia" w:hAnsi="Georgia"/>
          <w:rPrChange w:id="736" w:author="Jade Raposa" w:date="2024-10-17T00:19:00Z">
            <w:rPr/>
          </w:rPrChange>
        </w:rPr>
        <w:t xml:space="preserve"> 54</w:t>
      </w:r>
    </w:ins>
    <w:r>
      <w:rPr>
        <w:rFonts w:ascii="Georgia" w:hAnsi="Georgia"/>
        <w:noProof/>
        <w:lang w:val="en-US"/>
        <w:rPrChange w:id="737" w:author="Jade Raposa"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8" w:author="Jade Raposa" w:date="2024-10-17T00:19:00Z">
      <w:r>
        <w:rPr>
          <w:rFonts w:ascii="Georgia" w:hAnsi="Georgia"/>
          <w:rPrChange w:id="739" w:author="Jade Raposa" w:date="2024-10-17T00:19:00Z">
            <w:rPr/>
          </w:rPrChange>
        </w:rPr>
        <w:tab/>
      </w:r>
      <w:r>
        <w:rPr>
          <w:rFonts w:ascii="Georgia" w:hAnsi="Georgia"/>
          <w:rPrChange w:id="740" w:author="Jade Raposa" w:date="2024-10-17T00:19:00Z">
            <w:rPr/>
          </w:rPrChange>
        </w:rPr>
        <w:tab/>
      </w:r>
      <w:r>
        <w:rPr>
          <w:rFonts w:ascii="Georgia" w:hAnsi="Georgia"/>
        </w:rPr>
        <w:delText>Functional Requirements | 5</w:delText>
      </w:r>
    </w:del>
    <w:del w:id="741" w:author="Jade Raposa" w:date="2024-10-16T22:50:00Z">
      <w:r>
        <w:rPr>
          <w:rFonts w:ascii="Georgia" w:hAnsi="Georgia"/>
        </w:rPr>
        <w:delText>3</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7777777" w:rsidR="008F456D" w:rsidRDefault="002B278F">
    <w:pPr>
      <w:pStyle w:val="Footer"/>
      <w:jc w:val="right"/>
      <w:rPr>
        <w:rFonts w:ascii="Georgia" w:hAnsi="Georgia"/>
      </w:rPr>
      <w:pPrChange w:id="742" w:author="Jade Raposa" w:date="2024-10-17T00:18:00Z">
        <w:pPr>
          <w:pStyle w:val="Footer"/>
        </w:pPr>
      </w:pPrChange>
    </w:pPr>
    <w:ins w:id="743" w:author="Jade Raposa" w:date="2024-10-17T00:18:00Z">
      <w:r>
        <w:rPr>
          <w:rFonts w:ascii="Georgia" w:hAnsi="Georgia"/>
        </w:rPr>
        <w:t>Functional Requirements  |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44" w:author="Jade Raposa" w:date="2024-10-17T00:18:00Z">
      <w:r>
        <w:rPr>
          <w:rFonts w:ascii="Georgia" w:hAnsi="Georgia"/>
        </w:rPr>
        <w:tab/>
      </w:r>
      <w:r>
        <w:rPr>
          <w:rFonts w:ascii="Georgia" w:hAnsi="Georgia"/>
        </w:rPr>
        <w:tab/>
        <w:delText>Functional Requirements | 52</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77777777" w:rsidR="008F456D" w:rsidRDefault="002B278F">
    <w:pPr>
      <w:pStyle w:val="Footer"/>
      <w:jc w:val="right"/>
      <w:rPr>
        <w:rFonts w:ascii="Georgia" w:hAnsi="Georgia"/>
      </w:rPr>
      <w:pPrChange w:id="746" w:author="Jade Raposa" w:date="2024-10-17T00:21:00Z">
        <w:pPr>
          <w:pStyle w:val="Footer"/>
        </w:pPr>
      </w:pPrChange>
    </w:pPr>
    <w:ins w:id="747" w:author="Jade Raposa" w:date="2024-10-17T00:21:00Z">
      <w:r>
        <w:rPr>
          <w:rFonts w:ascii="Georgia" w:hAnsi="Georgia"/>
          <w:rPrChange w:id="748" w:author="Jade Raposa" w:date="2024-10-17T00:21:00Z">
            <w:rPr/>
          </w:rPrChange>
        </w:rPr>
        <w:t xml:space="preserve">Functional Requirements </w:t>
      </w:r>
      <w:r>
        <w:rPr>
          <w:rFonts w:ascii="Georgia" w:hAnsi="Georgia"/>
        </w:rPr>
        <w:t xml:space="preserve"> </w:t>
      </w:r>
      <w:r>
        <w:rPr>
          <w:rFonts w:ascii="Georgia" w:hAnsi="Georgia"/>
          <w:rPrChange w:id="749" w:author="Jade Raposa" w:date="2024-10-17T00:21:00Z">
            <w:rPr/>
          </w:rPrChange>
        </w:rPr>
        <w:t xml:space="preserve">| </w:t>
      </w:r>
      <w:r>
        <w:rPr>
          <w:rFonts w:ascii="Georgia" w:hAnsi="Georgia"/>
        </w:rPr>
        <w:t xml:space="preserve"> </w:t>
      </w:r>
      <w:r>
        <w:rPr>
          <w:rFonts w:ascii="Georgia" w:hAnsi="Georgia"/>
          <w:rPrChange w:id="750" w:author="Jade Raposa" w:date="2024-10-17T00:21:00Z">
            <w:rPr/>
          </w:rPrChange>
        </w:rPr>
        <w:t>56</w:t>
      </w:r>
    </w:ins>
    <w:r>
      <w:rPr>
        <w:rFonts w:ascii="Georgia" w:hAnsi="Georgia"/>
        <w:noProof/>
        <w:lang w:val="en-US"/>
        <w:rPrChange w:id="751" w:author="Jade Raposa"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2" w:author="Jade Raposa" w:date="2024-10-17T00:21:00Z">
      <w:r>
        <w:rPr>
          <w:rFonts w:ascii="Georgia" w:hAnsi="Georgia"/>
          <w:rPrChange w:id="753" w:author="Jade Raposa" w:date="2024-10-17T00:21:00Z">
            <w:rPr/>
          </w:rPrChange>
        </w:rPr>
        <w:tab/>
      </w:r>
      <w:r>
        <w:rPr>
          <w:rFonts w:ascii="Georgia" w:hAnsi="Georgia"/>
          <w:rPrChange w:id="754" w:author="Jade Raposa" w:date="2024-10-17T00:21:00Z">
            <w:rPr/>
          </w:rPrChange>
        </w:rPr>
        <w:tab/>
      </w:r>
      <w:r>
        <w:rPr>
          <w:rFonts w:ascii="Georgia" w:hAnsi="Georgia"/>
        </w:rPr>
        <w:delText>Functional Requirements | 5</w:delText>
      </w:r>
    </w:del>
    <w:del w:id="755" w:author="Jade Raposa" w:date="2024-10-16T22:50:00Z">
      <w:r>
        <w:rPr>
          <w:rFonts w:ascii="Georgia" w:hAnsi="Georgia"/>
        </w:rPr>
        <w:delText>3</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77777777" w:rsidR="008F456D" w:rsidRDefault="002B278F">
    <w:pPr>
      <w:pStyle w:val="Footer"/>
      <w:jc w:val="right"/>
      <w:rPr>
        <w:rFonts w:ascii="Georgia" w:hAnsi="Georgia"/>
      </w:rPr>
      <w:pPrChange w:id="756" w:author="Jade Raposa" w:date="2024-10-17T00:19:00Z">
        <w:pPr>
          <w:pStyle w:val="Footer"/>
        </w:pPr>
      </w:pPrChange>
    </w:pPr>
    <w:ins w:id="757" w:author="Jade Raposa" w:date="2024-10-17T00:19:00Z">
      <w:r>
        <w:rPr>
          <w:rFonts w:ascii="Georgia" w:hAnsi="Georgia"/>
        </w:rPr>
        <w:t>Functional Requirements  |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8" w:author="Jade Raposa" w:date="2024-10-17T00:19:00Z">
      <w:r>
        <w:rPr>
          <w:rFonts w:ascii="Georgia" w:hAnsi="Georgia"/>
        </w:rPr>
        <w:tab/>
      </w:r>
      <w:r>
        <w:rPr>
          <w:rFonts w:ascii="Georgia" w:hAnsi="Georgia"/>
        </w:rPr>
        <w:tab/>
        <w:delText>Functional Requirements | 5</w:delText>
      </w:r>
    </w:del>
    <w:del w:id="759" w:author="Jade Raposa" w:date="2024-10-16T22:49:00Z">
      <w:r>
        <w:rPr>
          <w:rFonts w:ascii="Georgia" w:hAnsi="Georgia"/>
        </w:rPr>
        <w:delText>6</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77777777" w:rsidR="008F456D" w:rsidRDefault="002B278F">
    <w:pPr>
      <w:pStyle w:val="Footer"/>
      <w:jc w:val="right"/>
      <w:rPr>
        <w:rFonts w:ascii="Georgia" w:hAnsi="Georgia"/>
      </w:rPr>
      <w:pPrChange w:id="762" w:author="Jade Raposa" w:date="2024-10-17T00:19:00Z">
        <w:pPr>
          <w:pStyle w:val="Footer"/>
        </w:pPr>
      </w:pPrChange>
    </w:pPr>
    <w:ins w:id="763" w:author="Jade Raposa" w:date="2024-10-17T00:19:00Z">
      <w:r>
        <w:rPr>
          <w:rFonts w:ascii="Georgia" w:hAnsi="Georgia"/>
        </w:rPr>
        <w:t>Functional Requirements  |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764" w:author="Jade Raposa" w:date="2024-10-17T00:20:00Z">
      <w:r>
        <w:rPr>
          <w:rFonts w:ascii="Georgia" w:hAnsi="Georgia"/>
        </w:rPr>
        <w:t>7</w:t>
      </w:r>
    </w:ins>
    <w:del w:id="765" w:author="Jade Raposa" w:date="2024-10-17T00:19:00Z">
      <w:r>
        <w:rPr>
          <w:rFonts w:ascii="Georgia" w:hAnsi="Georgia"/>
        </w:rPr>
        <w:tab/>
      </w:r>
      <w:r>
        <w:rPr>
          <w:rFonts w:ascii="Georgia" w:hAnsi="Georgia"/>
        </w:rPr>
        <w:tab/>
        <w:delText>Functional Requirements | 5</w:delText>
      </w:r>
    </w:del>
    <w:del w:id="766" w:author="Jade Raposa" w:date="2024-10-16T22:49:00Z">
      <w:r>
        <w:rPr>
          <w:rFonts w:ascii="Georgia" w:hAnsi="Georgia"/>
        </w:rPr>
        <w:delText>6</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77777777" w:rsidR="008F456D" w:rsidRDefault="002B278F">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547145217" name="Picture 54714521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77777777" w:rsidR="008F456D" w:rsidRPr="008F456D" w:rsidRDefault="002B278F">
    <w:pPr>
      <w:pStyle w:val="Header"/>
      <w:tabs>
        <w:tab w:val="clear" w:pos="4680"/>
        <w:tab w:val="clear" w:pos="9360"/>
        <w:tab w:val="right" w:pos="8640"/>
      </w:tabs>
      <w:jc w:val="right"/>
      <w:rPr>
        <w:rFonts w:ascii="Georgia" w:hAnsi="Georgia"/>
        <w:rPrChange w:id="54" w:author="Jade Raposa" w:date="2024-10-16T21:12:00Z">
          <w:rPr/>
        </w:rPrChange>
      </w:rPr>
      <w:pPrChange w:id="55" w:author="Jade Raposa" w:date="2024-10-16T21:13:00Z">
        <w:pPr>
          <w:pStyle w:val="Header"/>
          <w:tabs>
            <w:tab w:val="clear" w:pos="4680"/>
            <w:tab w:val="clear" w:pos="9360"/>
            <w:tab w:val="right" w:pos="8640"/>
          </w:tabs>
        </w:pPr>
      </w:pPrChange>
    </w:pPr>
    <w:ins w:id="56" w:author="Jade Raposa"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7" w:author="Jade Raposa" w:date="2024-10-16T21:22:00Z">
      <w:r>
        <w:t xml:space="preserve"> </w:t>
      </w:r>
      <w:r>
        <w:rPr>
          <w:rFonts w:ascii="Georgia" w:hAnsi="Georgia"/>
        </w:rPr>
        <w:t>Capstone Project 2 Completion  |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77777777" w:rsidR="008F456D" w:rsidRDefault="002B278F">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829024271" name="Picture 8290242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77777777" w:rsidR="008F456D" w:rsidRDefault="002B278F">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Conclusions</w:t>
    </w:r>
    <w:ins w:id="831" w:author="Jade Raposa" w:date="2024-10-16T22:56:00Z">
      <w:r>
        <w:rPr>
          <w:rFonts w:ascii="Georgia" w:hAnsi="Georgia"/>
        </w:rPr>
        <w:t xml:space="preserve">  </w:t>
      </w:r>
    </w:ins>
    <w:r>
      <w:rPr>
        <w:rFonts w:ascii="Georgia" w:hAnsi="Georgia"/>
      </w:rPr>
      <w:t xml:space="preserve">| </w:t>
    </w:r>
    <w:ins w:id="832" w:author="Jade Raposa" w:date="2024-10-16T22:56:00Z">
      <w:r>
        <w:rPr>
          <w:rFonts w:ascii="Georgia" w:hAnsi="Georgia"/>
        </w:rPr>
        <w:t xml:space="preserve"> </w:t>
      </w:r>
    </w:ins>
    <w:r>
      <w:rPr>
        <w:rFonts w:ascii="Georgia" w:hAnsi="Georgia"/>
      </w:rPr>
      <w:t>59</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77777777" w:rsidR="008F456D" w:rsidRDefault="002B278F">
    <w:pPr>
      <w:pStyle w:val="Footer"/>
      <w:jc w:val="right"/>
      <w:rPr>
        <w:rFonts w:ascii="Georgia" w:hAnsi="Georgia"/>
      </w:rPr>
      <w:pPrChange w:id="833" w:author="Jade Raposa" w:date="2024-10-17T00:21:00Z">
        <w:pPr>
          <w:pStyle w:val="Footer"/>
        </w:pPr>
      </w:pPrChange>
    </w:pPr>
    <w:ins w:id="834" w:author="Jade Raposa" w:date="2024-10-17T00:21:00Z">
      <w:r>
        <w:rPr>
          <w:rFonts w:ascii="Georgia" w:hAnsi="Georgia"/>
        </w:rPr>
        <w:t>Findings  |  58</w:t>
      </w:r>
    </w:ins>
    <w:del w:id="835" w:author="Jade Raposa"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836" w:author="Jade Raposa" w:date="2024-10-17T00:21:00Z">
      <w:r>
        <w:rPr>
          <w:rFonts w:ascii="Georgia" w:hAnsi="Georgia"/>
        </w:rPr>
        <w:delText>Findings | 58</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77777777" w:rsidR="008F456D" w:rsidRDefault="002B278F">
    <w:pPr>
      <w:pStyle w:val="Footer"/>
      <w:jc w:val="right"/>
      <w:rPr>
        <w:rFonts w:ascii="Georgia" w:hAnsi="Georgia"/>
      </w:rPr>
      <w:pPrChange w:id="936" w:author="Jade Raposa" w:date="2024-10-16T22:53:00Z">
        <w:pPr>
          <w:pStyle w:val="Footer"/>
        </w:pPr>
      </w:pPrChange>
    </w:pPr>
    <w:r>
      <w:rPr>
        <w:rFonts w:ascii="Georgia" w:hAnsi="Georgia"/>
        <w:noProof/>
        <w:lang w:val="en-US"/>
        <w:rPrChange w:id="937" w:author="Jade Raposa"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938" w:author="Jade Raposa" w:date="2024-10-16T22:53:00Z">
      <w:r>
        <w:rPr>
          <w:rFonts w:ascii="Georgia" w:hAnsi="Georgia"/>
          <w:rPrChange w:id="939" w:author="Jade Raposa" w:date="2024-10-16T22:53:00Z">
            <w:rPr/>
          </w:rPrChange>
        </w:rPr>
        <w:t xml:space="preserve">Findings, Conclusions, and Recommendations </w:t>
      </w:r>
      <w:r>
        <w:t xml:space="preserve"> </w:t>
      </w:r>
    </w:ins>
    <w:del w:id="940" w:author="Jade Raposa" w:date="2024-10-16T22:53:00Z">
      <w:r>
        <w:tab/>
      </w:r>
      <w:r>
        <w:tab/>
      </w:r>
    </w:del>
    <w:del w:id="941" w:author="Jade Raposa" w:date="2024-10-16T22:52:00Z">
      <w:r>
        <w:rPr>
          <w:rFonts w:ascii="Georgia" w:hAnsi="Georgia"/>
        </w:rPr>
        <w:delText>References</w:delText>
      </w:r>
    </w:del>
    <w:r>
      <w:rPr>
        <w:rFonts w:ascii="Georgia" w:hAnsi="Georgia"/>
      </w:rPr>
      <w:t xml:space="preserve">| </w:t>
    </w:r>
    <w:del w:id="942" w:author="Jade Raposa" w:date="2024-10-16T22:51:00Z">
      <w:r>
        <w:rPr>
          <w:rFonts w:ascii="Georgia" w:hAnsi="Georgia"/>
        </w:rPr>
        <w:delText>61</w:delText>
      </w:r>
    </w:del>
    <w:ins w:id="943" w:author="Jade Raposa" w:date="2024-10-16T22:51:00Z">
      <w:r>
        <w:rPr>
          <w:rFonts w:ascii="Georgia" w:hAnsi="Georgia"/>
        </w:rPr>
        <w:t>58</w:t>
      </w:r>
    </w:ins>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77777777" w:rsidR="008F456D" w:rsidRDefault="002B278F">
    <w:pPr>
      <w:pStyle w:val="Footer"/>
      <w:jc w:val="right"/>
      <w:rPr>
        <w:rFonts w:ascii="Georgia" w:hAnsi="Georgia"/>
      </w:rPr>
      <w:pPrChange w:id="944" w:author="Jade Raposa" w:date="2024-10-16T22:56:00Z">
        <w:pPr>
          <w:pStyle w:val="Footer"/>
        </w:pPr>
      </w:pPrChange>
    </w:pPr>
    <w:ins w:id="945" w:author="Jade Raposa" w:date="2024-10-16T22:56:00Z">
      <w:r>
        <w:rPr>
          <w:rFonts w:ascii="Georgia" w:hAnsi="Georgia"/>
        </w:rPr>
        <w:t>References  |  60</w:t>
      </w:r>
    </w:ins>
    <w:del w:id="946" w:author="Jade Raposa"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947" w:author="Jade Raposa" w:date="2024-10-16T22:51:00Z">
      <w:r>
        <w:rPr>
          <w:rFonts w:ascii="Georgia" w:hAnsi="Georgia"/>
        </w:rPr>
        <w:delText>Recommendations | 60</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77777777" w:rsidR="008F456D" w:rsidRDefault="002B278F">
    <w:pPr>
      <w:pStyle w:val="Footer"/>
      <w:jc w:val="right"/>
      <w:rPr>
        <w:rFonts w:ascii="Georgia" w:hAnsi="Georgia"/>
      </w:rPr>
      <w:pPrChange w:id="970" w:author="Jade Raposa" w:date="2024-10-16T23:01:00Z">
        <w:pPr>
          <w:pStyle w:val="Footer"/>
        </w:pPr>
      </w:pPrChange>
    </w:pPr>
    <w:ins w:id="971" w:author="Jade Raposa" w:date="2024-10-16T23:01:00Z">
      <w:r>
        <w:rPr>
          <w:rFonts w:ascii="Georgia" w:hAnsi="Georgia"/>
          <w:rPrChange w:id="972" w:author="Jade Raposa" w:date="2024-10-16T23:01:00Z">
            <w:rPr/>
          </w:rPrChange>
        </w:rPr>
        <w:t>References  |  6</w:t>
      </w:r>
    </w:ins>
    <w:r>
      <w:rPr>
        <w:rFonts w:ascii="Georgia" w:hAnsi="Georgia"/>
        <w:noProof/>
        <w:lang w:val="en-US"/>
        <w:rPrChange w:id="973" w:author="Jade Raposa"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974" w:author="Jade Raposa" w:date="2024-10-16T23:01:00Z">
      <w:r>
        <w:rPr>
          <w:rFonts w:ascii="Georgia" w:hAnsi="Georgia"/>
        </w:rPr>
        <w:t>2</w:t>
      </w:r>
    </w:ins>
    <w:del w:id="975" w:author="Jade Raposa" w:date="2024-10-16T23:00:00Z">
      <w:r>
        <w:rPr>
          <w:rFonts w:ascii="Georgia" w:hAnsi="Georgia"/>
          <w:rPrChange w:id="976" w:author="Jade Raposa" w:date="2024-10-16T23:01:00Z">
            <w:rPr/>
          </w:rPrChange>
        </w:rPr>
        <w:tab/>
      </w:r>
      <w:r>
        <w:rPr>
          <w:rFonts w:ascii="Georgia" w:hAnsi="Georgia"/>
          <w:rPrChange w:id="977" w:author="Jade Raposa" w:date="2024-10-16T23:01:00Z">
            <w:rPr/>
          </w:rPrChange>
        </w:rPr>
        <w:tab/>
      </w:r>
      <w:r>
        <w:rPr>
          <w:rFonts w:ascii="Georgia" w:hAnsi="Georgia"/>
        </w:rPr>
        <w:delText>References| 63</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7777777" w:rsidR="008F456D" w:rsidRDefault="002B278F">
    <w:pPr>
      <w:pStyle w:val="Footer"/>
      <w:jc w:val="right"/>
      <w:rPr>
        <w:rFonts w:ascii="Georgia" w:hAnsi="Georgia"/>
      </w:rPr>
      <w:pPrChange w:id="978" w:author="Jade Raposa" w:date="2024-10-16T23:00:00Z">
        <w:pPr>
          <w:pStyle w:val="Footer"/>
        </w:pPr>
      </w:pPrChange>
    </w:pPr>
    <w:r>
      <w:rPr>
        <w:rFonts w:ascii="Georgia" w:hAnsi="Georgia"/>
      </w:rPr>
      <w:t xml:space="preserve">References  | </w:t>
    </w:r>
    <w:ins w:id="979" w:author="Jade Raposa" w:date="2024-10-16T23:00:00Z">
      <w:r>
        <w:rPr>
          <w:rFonts w:ascii="Georgia" w:hAnsi="Georgia"/>
        </w:rPr>
        <w:t xml:space="preserve"> </w:t>
      </w:r>
    </w:ins>
    <w:r>
      <w:rPr>
        <w:rFonts w:ascii="Georgia" w:hAnsi="Georgia"/>
      </w:rPr>
      <w:t>6</w:t>
    </w:r>
    <w:ins w:id="980" w:author="Jade Raposa" w:date="2024-10-16T23:00:00Z">
      <w:r>
        <w:rPr>
          <w:rFonts w:ascii="Georgia" w:hAnsi="Georgia"/>
        </w:rPr>
        <w:t>1</w:t>
      </w:r>
    </w:ins>
    <w:del w:id="981" w:author="Jade Raposa" w:date="2024-10-16T23:00:00Z">
      <w:r>
        <w:rPr>
          <w:rFonts w:ascii="Georgia" w:hAnsi="Georgia"/>
        </w:rPr>
        <w:delText>2</w:delText>
      </w:r>
      <w:r>
        <w:rPr>
          <w:rFonts w:ascii="Georgia" w:hAnsi="Georgia"/>
        </w:rPr>
        <w:tab/>
        <w:delText xml:space="preserve">                                                                                                                References| 62</w:delText>
      </w:r>
    </w:del>
    <w:del w:id="982" w:author="Jade Raposa"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77777777" w:rsidR="008F456D" w:rsidRDefault="002B278F">
    <w:pPr>
      <w:pStyle w:val="Footer"/>
      <w:jc w:val="right"/>
      <w:rPr>
        <w:rFonts w:ascii="Georgia" w:hAnsi="Georgia"/>
      </w:rPr>
      <w:pPrChange w:id="1027" w:author="Jade Raposa" w:date="2024-10-16T23:01:00Z">
        <w:pPr>
          <w:pStyle w:val="Footer"/>
        </w:pPr>
      </w:pPrChange>
    </w:pPr>
    <w:ins w:id="1028" w:author="Jade Raposa" w:date="2024-10-16T23:01:00Z">
      <w:r>
        <w:rPr>
          <w:rFonts w:ascii="Georgia" w:hAnsi="Georgia"/>
          <w:rPrChange w:id="1029" w:author="Jade Raposa" w:date="2024-10-16T23:01:00Z">
            <w:rPr/>
          </w:rPrChange>
        </w:rPr>
        <w:t>References  |  6</w:t>
      </w:r>
    </w:ins>
    <w:r>
      <w:rPr>
        <w:rFonts w:ascii="Georgia" w:hAnsi="Georgia"/>
        <w:noProof/>
        <w:lang w:val="en-US"/>
        <w:rPrChange w:id="1030" w:author="Jade Raposa"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1771195013" name="Picture 17711950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31" w:author="Jade Raposa" w:date="2024-10-17T00:22:00Z">
      <w:r>
        <w:rPr>
          <w:rFonts w:ascii="Georgia" w:hAnsi="Georgia"/>
        </w:rPr>
        <w:t>4</w:t>
      </w:r>
    </w:ins>
    <w:del w:id="1032" w:author="Jade Raposa" w:date="2024-10-16T23:00:00Z">
      <w:r>
        <w:rPr>
          <w:rFonts w:ascii="Georgia" w:hAnsi="Georgia"/>
          <w:rPrChange w:id="1033" w:author="Jade Raposa" w:date="2024-10-16T23:01:00Z">
            <w:rPr/>
          </w:rPrChange>
        </w:rPr>
        <w:tab/>
      </w:r>
      <w:r>
        <w:rPr>
          <w:rFonts w:ascii="Georgia" w:hAnsi="Georgia"/>
          <w:rPrChange w:id="1034" w:author="Jade Raposa" w:date="2024-10-16T23:01:00Z">
            <w:rPr/>
          </w:rPrChange>
        </w:rPr>
        <w:tab/>
      </w:r>
      <w:r>
        <w:rPr>
          <w:rFonts w:ascii="Georgia" w:hAnsi="Georgia"/>
        </w:rPr>
        <w:delText>References| 63</w:delText>
      </w:r>
    </w:del>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7777777" w:rsidR="008F456D" w:rsidRDefault="002B278F">
    <w:pPr>
      <w:pStyle w:val="Footer"/>
      <w:jc w:val="right"/>
      <w:rPr>
        <w:rFonts w:ascii="Georgia" w:hAnsi="Georgia"/>
      </w:rPr>
      <w:pPrChange w:id="1035" w:author="Jade Raposa" w:date="2024-10-16T23:03:00Z">
        <w:pPr>
          <w:pStyle w:val="Footer"/>
        </w:pPr>
      </w:pPrChange>
    </w:pPr>
    <w:ins w:id="1036" w:author="Jade Raposa" w:date="2024-10-16T23:03:00Z">
      <w:r>
        <w:rPr>
          <w:rFonts w:ascii="Georgia" w:hAnsi="Georgia"/>
        </w:rPr>
        <w:t>References</w:t>
      </w:r>
    </w:ins>
    <w:ins w:id="1037" w:author="Jade Raposa" w:date="2024-10-16T23:04:00Z">
      <w:r>
        <w:rPr>
          <w:rFonts w:ascii="Georgia" w:hAnsi="Georgia"/>
        </w:rPr>
        <w:t xml:space="preserve">  |</w:t>
      </w:r>
    </w:ins>
    <w:ins w:id="1038" w:author="Jade Raposa" w:date="2024-10-16T23:03:00Z">
      <w:r>
        <w:rPr>
          <w:rFonts w:ascii="Georgia" w:hAnsi="Georgia"/>
        </w:rPr>
        <w:t xml:space="preserve"> </w:t>
      </w:r>
    </w:ins>
    <w:ins w:id="1039" w:author="Jade Raposa" w:date="2024-10-16T23:04:00Z">
      <w:r>
        <w:rPr>
          <w:rFonts w:ascii="Georgia" w:hAnsi="Georgia"/>
        </w:rPr>
        <w:t xml:space="preserve"> </w:t>
      </w:r>
    </w:ins>
    <w:ins w:id="1040" w:author="Jade Raposa" w:date="2024-10-16T23:03:00Z">
      <w:r>
        <w:rPr>
          <w:rFonts w:ascii="Georgia" w:hAnsi="Georgia"/>
        </w:rPr>
        <w:t>6</w:t>
      </w:r>
    </w:ins>
    <w:ins w:id="1041" w:author="Jade Raposa" w:date="2024-10-17T00:22:00Z">
      <w:r>
        <w:rPr>
          <w:rFonts w:ascii="Georgia" w:hAnsi="Georgia"/>
        </w:rPr>
        <w:t>3</w:t>
      </w:r>
    </w:ins>
    <w:del w:id="1042" w:author="Jade Raposa"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1920431479" name="Picture 192043147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7777777" w:rsidR="008F456D" w:rsidRDefault="002B278F">
    <w:pPr>
      <w:pStyle w:val="Footer"/>
      <w:rPr>
        <w:rFonts w:ascii="Georgia" w:hAnsi="Georgia"/>
      </w:rPr>
    </w:pPr>
    <w:r>
      <w:rPr>
        <w:rFonts w:ascii="Georgia" w:hAnsi="Georgia"/>
      </w:rPr>
      <w:tab/>
      <w:t xml:space="preserve">                                                                                                                                              Appendix A </w:t>
    </w:r>
    <w:ins w:id="1046" w:author="Jade Raposa" w:date="2024-10-16T23:07:00Z">
      <w:r>
        <w:rPr>
          <w:rFonts w:ascii="Georgia" w:hAnsi="Georgia"/>
        </w:rPr>
        <w:t xml:space="preserve"> </w:t>
      </w:r>
    </w:ins>
    <w:r>
      <w:rPr>
        <w:rFonts w:ascii="Georgia" w:hAnsi="Georgia"/>
      </w:rPr>
      <w:t>|</w:t>
    </w:r>
    <w:ins w:id="1047" w:author="Jade Raposa" w:date="2024-10-16T23:07:00Z">
      <w:r>
        <w:rPr>
          <w:rFonts w:ascii="Georgia" w:hAnsi="Georgia"/>
        </w:rPr>
        <w:t xml:space="preserve"> </w:t>
      </w:r>
    </w:ins>
    <w:r>
      <w:rPr>
        <w:rFonts w:ascii="Georgia" w:hAnsi="Georgia"/>
      </w:rPr>
      <w:t xml:space="preserve"> 6</w:t>
    </w:r>
    <w:ins w:id="1048" w:author="Jade Raposa" w:date="2024-10-17T00:22:00Z">
      <w:r>
        <w:rPr>
          <w:rFonts w:ascii="Georgia" w:hAnsi="Georgia"/>
        </w:rPr>
        <w:t>5</w:t>
      </w:r>
    </w:ins>
    <w:del w:id="1049" w:author="Jade Raposa"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77777777" w:rsidR="008F456D" w:rsidRDefault="002B278F">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8" w:author="Jade Raposa" w:date="2024-10-16T21:23:00Z">
      <w:r>
        <w:t xml:space="preserve"> </w:t>
      </w:r>
    </w:ins>
    <w:ins w:id="89" w:author="Jade Raposa" w:date="2024-10-16T21:37:00Z">
      <w:r>
        <w:rPr>
          <w:rFonts w:ascii="Georgia" w:hAnsi="Georgia"/>
        </w:rPr>
        <w:t>Executive Summary</w:t>
      </w:r>
    </w:ins>
    <w:ins w:id="90" w:author="Jade Raposa" w:date="2024-10-16T21:03:00Z">
      <w:r>
        <w:t xml:space="preserve"> </w:t>
      </w:r>
    </w:ins>
    <w:sdt>
      <w:sdtPr>
        <w:id w:val="575024372"/>
        <w:docPartObj>
          <w:docPartGallery w:val="AutoText"/>
        </w:docPartObj>
      </w:sdtPr>
      <w:sdtEndPr>
        <w:rPr>
          <w:rFonts w:ascii="Georgia" w:hAnsi="Georgia"/>
        </w:rPr>
      </w:sdtEndPr>
      <w:sdtContent>
        <w:ins w:id="91" w:author="Jade Raposa" w:date="2024-10-16T21:02:00Z">
          <w:r>
            <w:t xml:space="preserve"> |</w:t>
          </w:r>
        </w:ins>
        <w:ins w:id="92" w:author="Jade Raposa" w:date="2024-10-16T21:03:00Z">
          <w:r>
            <w:t xml:space="preserve">  </w:t>
          </w:r>
        </w:ins>
        <w:ins w:id="93" w:author="Jade Raposa" w:date="2024-10-16T21:47:00Z">
          <w:r>
            <w:rPr>
              <w:rFonts w:ascii="Georgia" w:hAnsi="Georgia"/>
              <w:rPrChange w:id="94" w:author="Jade Raposa" w:date="2024-10-16T21:47:00Z">
                <w:rPr/>
              </w:rPrChange>
            </w:rPr>
            <w:t>vii</w:t>
          </w:r>
        </w:ins>
        <w:del w:id="95"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77777777" w:rsidR="008F456D" w:rsidRDefault="002B278F">
    <w:pPr>
      <w:pStyle w:val="Footer"/>
      <w:jc w:val="right"/>
      <w:rPr>
        <w:rFonts w:ascii="Georgia" w:hAnsi="Georgia"/>
      </w:rPr>
      <w:pPrChange w:id="1050" w:author="Jade Raposa" w:date="2024-10-17T00:24:00Z">
        <w:pPr>
          <w:pStyle w:val="Footer"/>
        </w:pPr>
      </w:pPrChange>
    </w:pPr>
    <w:ins w:id="1051" w:author="Jade Raposa" w:date="2024-10-17T00:24:00Z">
      <w:r>
        <w:rPr>
          <w:rFonts w:ascii="Georgia" w:hAnsi="Georgia"/>
          <w:rPrChange w:id="1052" w:author="Jade Raposa" w:date="2024-10-17T00:24:00Z">
            <w:rPr/>
          </w:rPrChange>
        </w:rPr>
        <w:t>Appendix B</w:t>
      </w:r>
      <w:r>
        <w:rPr>
          <w:rFonts w:ascii="Georgia" w:hAnsi="Georgia"/>
        </w:rPr>
        <w:t xml:space="preserve"> </w:t>
      </w:r>
      <w:r>
        <w:rPr>
          <w:rFonts w:ascii="Georgia" w:hAnsi="Georgia"/>
          <w:rPrChange w:id="1053" w:author="Jade Raposa" w:date="2024-10-17T00:24:00Z">
            <w:rPr/>
          </w:rPrChange>
        </w:rPr>
        <w:t xml:space="preserve"> | </w:t>
      </w:r>
      <w:r>
        <w:rPr>
          <w:rFonts w:ascii="Georgia" w:hAnsi="Georgia"/>
        </w:rPr>
        <w:t xml:space="preserve"> </w:t>
      </w:r>
      <w:r>
        <w:rPr>
          <w:rFonts w:ascii="Georgia" w:hAnsi="Georgia"/>
          <w:rPrChange w:id="1054" w:author="Jade Raposa" w:date="2024-10-17T00:24:00Z">
            <w:rPr/>
          </w:rPrChange>
        </w:rPr>
        <w:t>67</w:t>
      </w:r>
    </w:ins>
    <w:r>
      <w:rPr>
        <w:rFonts w:ascii="Georgia" w:hAnsi="Georgia"/>
        <w:noProof/>
        <w:lang w:val="en-US"/>
        <w:rPrChange w:id="1055" w:author="Jade Raposa"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056" w:author="Jade Raposa" w:date="2024-10-17T00:24:00Z">
      <w:r>
        <w:rPr>
          <w:rFonts w:ascii="Georgia" w:hAnsi="Georgia"/>
          <w:rPrChange w:id="1057" w:author="Jade Raposa" w:date="2024-10-17T00:24:00Z">
            <w:rPr/>
          </w:rPrChange>
        </w:rPr>
        <w:tab/>
      </w:r>
      <w:r>
        <w:rPr>
          <w:rFonts w:ascii="Georgia" w:hAnsi="Georgia"/>
          <w:rPrChange w:id="1058" w:author="Jade Raposa" w:date="2024-10-17T00:24:00Z">
            <w:rPr/>
          </w:rPrChange>
        </w:rPr>
        <w:tab/>
      </w:r>
    </w:del>
    <w:del w:id="1059" w:author="Jade Raposa" w:date="2024-10-17T00:23:00Z">
      <w:r>
        <w:rPr>
          <w:rFonts w:ascii="Georgia" w:hAnsi="Georgia"/>
        </w:rPr>
        <w:delText>Appendix B | 69</w:delText>
      </w:r>
    </w:del>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7777777" w:rsidR="008F456D" w:rsidRDefault="002B278F">
    <w:pPr>
      <w:pStyle w:val="Footer"/>
      <w:jc w:val="right"/>
      <w:rPr>
        <w:rFonts w:ascii="Georgia" w:hAnsi="Georgia"/>
      </w:rPr>
      <w:pPrChange w:id="1060" w:author="Jade Raposa" w:date="2024-10-17T00:23:00Z">
        <w:pPr>
          <w:pStyle w:val="Footer"/>
        </w:pPr>
      </w:pPrChange>
    </w:pPr>
    <w:ins w:id="1061" w:author="Jade Raposa" w:date="2024-10-17T00:23:00Z">
      <w:r>
        <w:rPr>
          <w:rFonts w:ascii="Georgia" w:hAnsi="Georgia"/>
        </w:rPr>
        <w:t>Appendix B  |  66</w:t>
      </w:r>
    </w:ins>
    <w:del w:id="1062" w:author="Jade Raposa" w:date="2024-10-17T00:23:00Z">
      <w:r>
        <w:rPr>
          <w:rFonts w:ascii="Georgia" w:hAnsi="Georgia"/>
        </w:rPr>
        <w:tab/>
      </w:r>
    </w:del>
    <w:r>
      <w:rPr>
        <w:rFonts w:ascii="Georgia" w:hAnsi="Georgia"/>
      </w:rPr>
      <w:t xml:space="preserve">                                                                                                                                             </w:t>
    </w:r>
    <w:del w:id="1063" w:author="Jade Raposa"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064" w:author="Jade Raposa" w:date="2024-10-17T00:23:00Z">
      <w:r>
        <w:rPr>
          <w:rFonts w:ascii="Georgia" w:hAnsi="Georgia"/>
        </w:rPr>
        <w:delText>8</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7777777" w:rsidR="008F456D" w:rsidRDefault="002B278F">
    <w:pPr>
      <w:pStyle w:val="Footer"/>
      <w:jc w:val="right"/>
      <w:rPr>
        <w:rFonts w:ascii="Georgia" w:hAnsi="Georgia"/>
      </w:rPr>
      <w:pPrChange w:id="1065" w:author="Jade Raposa" w:date="2024-10-17T00:24:00Z">
        <w:pPr>
          <w:pStyle w:val="Footer"/>
        </w:pPr>
      </w:pPrChange>
    </w:pPr>
    <w:ins w:id="1066" w:author="Jade Raposa" w:date="2024-10-17T00:24:00Z">
      <w:r>
        <w:rPr>
          <w:rFonts w:ascii="Georgia" w:hAnsi="Georgia"/>
          <w:rPrChange w:id="1067" w:author="Jade Raposa" w:date="2024-10-17T00:24:00Z">
            <w:rPr/>
          </w:rPrChange>
        </w:rPr>
        <w:t>Appendix C</w:t>
      </w:r>
      <w:r>
        <w:rPr>
          <w:rFonts w:ascii="Georgia" w:hAnsi="Georgia"/>
        </w:rPr>
        <w:t xml:space="preserve"> </w:t>
      </w:r>
      <w:r>
        <w:rPr>
          <w:rFonts w:ascii="Georgia" w:hAnsi="Georgia"/>
          <w:rPrChange w:id="1068" w:author="Jade Raposa" w:date="2024-10-17T00:24:00Z">
            <w:rPr/>
          </w:rPrChange>
        </w:rPr>
        <w:t xml:space="preserve"> |</w:t>
      </w:r>
      <w:r>
        <w:rPr>
          <w:rFonts w:ascii="Georgia" w:hAnsi="Georgia"/>
        </w:rPr>
        <w:t xml:space="preserve"> </w:t>
      </w:r>
      <w:r>
        <w:rPr>
          <w:rFonts w:ascii="Georgia" w:hAnsi="Georgia"/>
          <w:rPrChange w:id="1069" w:author="Jade Raposa" w:date="2024-10-17T00:24:00Z">
            <w:rPr/>
          </w:rPrChange>
        </w:rPr>
        <w:t xml:space="preserve"> 68</w:t>
      </w:r>
    </w:ins>
    <w:r>
      <w:rPr>
        <w:rFonts w:ascii="Georgia" w:hAnsi="Georgia"/>
        <w:noProof/>
        <w:lang w:val="en-US"/>
        <w:rPrChange w:id="1070" w:author="Jade Raposa"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071" w:author="Jade Raposa" w:date="2024-10-17T00:24:00Z">
      <w:r>
        <w:rPr>
          <w:rFonts w:ascii="Georgia" w:hAnsi="Georgia"/>
          <w:rPrChange w:id="1072" w:author="Jade Raposa" w:date="2024-10-17T00:24:00Z">
            <w:rPr/>
          </w:rPrChange>
        </w:rPr>
        <w:tab/>
      </w:r>
      <w:r>
        <w:rPr>
          <w:rFonts w:ascii="Georgia" w:hAnsi="Georgia"/>
          <w:rPrChange w:id="1073" w:author="Jade Raposa" w:date="2024-10-17T00:24:00Z">
            <w:rPr/>
          </w:rPrChange>
        </w:rPr>
        <w:tab/>
      </w:r>
      <w:r>
        <w:rPr>
          <w:rFonts w:ascii="Georgia" w:hAnsi="Georgia"/>
        </w:rPr>
        <w:delText>Appendix C | 70</w:delText>
      </w:r>
    </w:del>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77777777" w:rsidR="008F456D" w:rsidRDefault="002B278F">
    <w:pPr>
      <w:pStyle w:val="Footer"/>
      <w:jc w:val="right"/>
      <w:rPr>
        <w:rFonts w:ascii="Georgia" w:hAnsi="Georgia"/>
      </w:rPr>
      <w:pPrChange w:id="1074" w:author="Jade Raposa" w:date="2024-10-17T00:28:00Z">
        <w:pPr>
          <w:pStyle w:val="Footer"/>
        </w:pPr>
      </w:pPrChange>
    </w:pPr>
    <w:ins w:id="1075" w:author="Jade Raposa" w:date="2024-10-17T00:28:00Z">
      <w:r>
        <w:rPr>
          <w:rFonts w:ascii="Georgia" w:hAnsi="Georgia"/>
        </w:rPr>
        <w:t>Appendix C</w:t>
      </w:r>
    </w:ins>
    <w:ins w:id="1076" w:author="Jade Raposa" w:date="2024-10-17T00:29:00Z">
      <w:r>
        <w:rPr>
          <w:rFonts w:ascii="Georgia" w:hAnsi="Georgia"/>
        </w:rPr>
        <w:t xml:space="preserve">  </w:t>
      </w:r>
    </w:ins>
    <w:ins w:id="1077" w:author="Jade Raposa" w:date="2024-10-17T00:28:00Z">
      <w:r>
        <w:rPr>
          <w:rFonts w:ascii="Georgia" w:hAnsi="Georgia"/>
        </w:rPr>
        <w:t xml:space="preserve">| </w:t>
      </w:r>
    </w:ins>
    <w:ins w:id="1078" w:author="Jade Raposa" w:date="2024-10-17T00:29:00Z">
      <w:r>
        <w:rPr>
          <w:rFonts w:ascii="Georgia" w:hAnsi="Georgia"/>
        </w:rPr>
        <w:t xml:space="preserve"> </w:t>
      </w:r>
    </w:ins>
    <w:ins w:id="1079" w:author="Jade Raposa" w:date="2024-10-17T00:28:00Z">
      <w:r>
        <w:rPr>
          <w:rFonts w:ascii="Georgia" w:hAnsi="Georgia"/>
        </w:rPr>
        <w:t>70</w:t>
      </w:r>
    </w:ins>
    <w:del w:id="1080" w:author="Jade Raposa"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081" w:author="Jade Raposa" w:date="2024-10-17T00:28:00Z">
      <w:r>
        <w:rPr>
          <w:rFonts w:ascii="Georgia" w:hAnsi="Georgia"/>
        </w:rPr>
        <w:delText>7</w:delText>
      </w:r>
    </w:del>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77777777" w:rsidR="008F456D" w:rsidRDefault="002B278F">
    <w:pPr>
      <w:pStyle w:val="Footer"/>
      <w:jc w:val="right"/>
      <w:rPr>
        <w:rFonts w:ascii="Georgia" w:hAnsi="Georgia"/>
      </w:rPr>
      <w:pPrChange w:id="1156" w:author="Jade Raposa" w:date="2024-10-17T00:25:00Z">
        <w:pPr>
          <w:pStyle w:val="Footer"/>
        </w:pPr>
      </w:pPrChange>
    </w:pPr>
    <w:ins w:id="1157" w:author="Jade Raposa" w:date="2024-10-17T00:25:00Z">
      <w:r>
        <w:rPr>
          <w:rFonts w:ascii="Georgia" w:hAnsi="Georgia"/>
        </w:rPr>
        <w:t>Appendix C  |  7</w:t>
      </w:r>
    </w:ins>
    <w:r>
      <w:rPr>
        <w:rFonts w:ascii="Georgia" w:hAnsi="Georgia"/>
        <w:noProof/>
        <w:lang w:val="en-US"/>
        <w:rPrChange w:id="1158" w:author="Jade Raposa"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1522969492" name="Picture 1522969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159" w:author="Jade Raposa" w:date="2024-10-17T00:39:00Z">
      <w:r>
        <w:rPr>
          <w:rFonts w:ascii="Georgia" w:hAnsi="Georgia"/>
        </w:rPr>
        <w:t>0</w:t>
      </w:r>
    </w:ins>
    <w:del w:id="1160" w:author="Jade Raposa" w:date="2024-10-17T00:25:00Z">
      <w:r>
        <w:rPr>
          <w:rFonts w:ascii="Georgia" w:hAnsi="Georgia"/>
          <w:rPrChange w:id="1161" w:author="Jade Raposa" w:date="2024-10-17T00:25:00Z">
            <w:rPr/>
          </w:rPrChange>
        </w:rPr>
        <w:tab/>
      </w:r>
      <w:r>
        <w:rPr>
          <w:rFonts w:ascii="Georgia" w:hAnsi="Georgia"/>
          <w:rPrChange w:id="1162" w:author="Jade Raposa" w:date="2024-10-17T00:25:00Z">
            <w:rPr/>
          </w:rPrChange>
        </w:rPr>
        <w:tab/>
      </w:r>
      <w:r>
        <w:rPr>
          <w:rFonts w:ascii="Georgia" w:hAnsi="Georgia"/>
        </w:rPr>
        <w:delText>Appendix C | 72</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77777777" w:rsidR="008F456D" w:rsidRDefault="002B278F">
    <w:pPr>
      <w:pStyle w:val="Footer"/>
      <w:jc w:val="right"/>
      <w:rPr>
        <w:rFonts w:ascii="Georgia" w:hAnsi="Georgia"/>
      </w:rPr>
      <w:pPrChange w:id="1163" w:author="Jade Raposa" w:date="2024-10-17T00:28:00Z">
        <w:pPr>
          <w:pStyle w:val="Footer"/>
        </w:pPr>
      </w:pPrChange>
    </w:pPr>
    <w:ins w:id="1164" w:author="Jade Raposa" w:date="2024-10-17T00:28:00Z">
      <w:r>
        <w:rPr>
          <w:rFonts w:ascii="Georgia" w:hAnsi="Georgia"/>
        </w:rPr>
        <w:t>Appendix C</w:t>
      </w:r>
    </w:ins>
    <w:ins w:id="1165" w:author="Jade Raposa" w:date="2024-10-17T00:29:00Z">
      <w:r>
        <w:rPr>
          <w:rFonts w:ascii="Georgia" w:hAnsi="Georgia"/>
        </w:rPr>
        <w:t xml:space="preserve">  </w:t>
      </w:r>
    </w:ins>
    <w:ins w:id="1166" w:author="Jade Raposa" w:date="2024-10-17T00:28:00Z">
      <w:r>
        <w:rPr>
          <w:rFonts w:ascii="Georgia" w:hAnsi="Georgia"/>
        </w:rPr>
        <w:t xml:space="preserve">| </w:t>
      </w:r>
    </w:ins>
    <w:ins w:id="1167" w:author="Jade Raposa" w:date="2024-10-17T00:29:00Z">
      <w:r>
        <w:rPr>
          <w:rFonts w:ascii="Georgia" w:hAnsi="Georgia"/>
        </w:rPr>
        <w:t xml:space="preserve"> </w:t>
      </w:r>
    </w:ins>
    <w:ins w:id="1168" w:author="Jade Raposa" w:date="2024-10-17T00:39:00Z">
      <w:r>
        <w:rPr>
          <w:rFonts w:ascii="Georgia" w:hAnsi="Georgia"/>
        </w:rPr>
        <w:t>69</w:t>
      </w:r>
    </w:ins>
    <w:del w:id="1169" w:author="Jade Raposa"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007396208" name="Picture 1007396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70" w:author="Jade Raposa" w:date="2024-10-17T00:28:00Z">
      <w:r>
        <w:rPr>
          <w:rFonts w:ascii="Georgia" w:hAnsi="Georgia"/>
        </w:rPr>
        <w:delText>7</w:delText>
      </w:r>
    </w:del>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77777777" w:rsidR="008F456D" w:rsidRDefault="002B278F">
    <w:pPr>
      <w:pStyle w:val="Footer"/>
      <w:jc w:val="right"/>
      <w:rPr>
        <w:rFonts w:ascii="Georgia" w:hAnsi="Georgia"/>
      </w:rPr>
      <w:pPrChange w:id="1172" w:author="Jade Raposa" w:date="2024-10-17T00:31:00Z">
        <w:pPr>
          <w:pStyle w:val="Footer"/>
        </w:pPr>
      </w:pPrChange>
    </w:pPr>
    <w:ins w:id="1173" w:author="Jade Raposa" w:date="2024-10-17T00:31:00Z">
      <w:r>
        <w:rPr>
          <w:rFonts w:ascii="Georgia" w:hAnsi="Georgia"/>
          <w:rPrChange w:id="1174" w:author="Jade Raposa" w:date="2024-10-17T00:31:00Z">
            <w:rPr/>
          </w:rPrChange>
        </w:rPr>
        <w:t>Appendix C</w:t>
      </w:r>
      <w:r>
        <w:rPr>
          <w:rFonts w:ascii="Georgia" w:hAnsi="Georgia"/>
        </w:rPr>
        <w:t xml:space="preserve"> </w:t>
      </w:r>
      <w:r>
        <w:rPr>
          <w:rFonts w:ascii="Georgia" w:hAnsi="Georgia"/>
          <w:rPrChange w:id="1175" w:author="Jade Raposa" w:date="2024-10-17T00:31:00Z">
            <w:rPr/>
          </w:rPrChange>
        </w:rPr>
        <w:t xml:space="preserve"> |</w:t>
      </w:r>
      <w:r>
        <w:rPr>
          <w:rFonts w:ascii="Georgia" w:hAnsi="Georgia"/>
        </w:rPr>
        <w:t xml:space="preserve"> </w:t>
      </w:r>
      <w:r>
        <w:rPr>
          <w:rFonts w:ascii="Georgia" w:hAnsi="Georgia"/>
          <w:rPrChange w:id="1176" w:author="Jade Raposa" w:date="2024-10-17T00:31:00Z">
            <w:rPr/>
          </w:rPrChange>
        </w:rPr>
        <w:t xml:space="preserve"> 7</w:t>
      </w:r>
    </w:ins>
    <w:r>
      <w:rPr>
        <w:rFonts w:ascii="Georgia" w:hAnsi="Georgia"/>
        <w:noProof/>
        <w:lang w:val="en-US"/>
        <w:rPrChange w:id="1177" w:author="Jade Raposa"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178" w:author="Jade Raposa" w:date="2024-10-17T00:44:00Z">
      <w:r>
        <w:rPr>
          <w:rFonts w:ascii="Georgia" w:hAnsi="Georgia"/>
        </w:rPr>
        <w:t>2</w:t>
      </w:r>
    </w:ins>
    <w:del w:id="1179" w:author="Jade Raposa" w:date="2024-10-17T00:31:00Z">
      <w:r>
        <w:rPr>
          <w:rFonts w:ascii="Georgia" w:hAnsi="Georgia"/>
          <w:rPrChange w:id="1180" w:author="Jade Raposa" w:date="2024-10-17T00:31:00Z">
            <w:rPr/>
          </w:rPrChange>
        </w:rPr>
        <w:tab/>
      </w:r>
      <w:r>
        <w:rPr>
          <w:rFonts w:ascii="Georgia" w:hAnsi="Georgia"/>
          <w:rPrChange w:id="1181" w:author="Jade Raposa" w:date="2024-10-17T00:31:00Z">
            <w:rPr/>
          </w:rPrChange>
        </w:rPr>
        <w:tab/>
      </w:r>
      <w:r>
        <w:rPr>
          <w:rFonts w:ascii="Georgia" w:hAnsi="Georgia"/>
        </w:rPr>
        <w:delText>Appendix C | 73</w:delText>
      </w:r>
    </w:del>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77777777" w:rsidR="008F456D" w:rsidRDefault="002B278F">
    <w:pPr>
      <w:pStyle w:val="Footer"/>
      <w:jc w:val="right"/>
      <w:rPr>
        <w:rFonts w:ascii="Georgia" w:hAnsi="Georgia"/>
      </w:rPr>
      <w:pPrChange w:id="1182" w:author="Jade Raposa" w:date="2024-10-17T00:28:00Z">
        <w:pPr>
          <w:pStyle w:val="Footer"/>
        </w:pPr>
      </w:pPrChange>
    </w:pPr>
    <w:ins w:id="1183" w:author="Jade Raposa" w:date="2024-10-17T00:28:00Z">
      <w:r>
        <w:rPr>
          <w:rFonts w:ascii="Georgia" w:hAnsi="Georgia"/>
        </w:rPr>
        <w:t>Appendix C</w:t>
      </w:r>
    </w:ins>
    <w:ins w:id="1184" w:author="Jade Raposa" w:date="2024-10-17T00:29:00Z">
      <w:r>
        <w:rPr>
          <w:rFonts w:ascii="Georgia" w:hAnsi="Georgia"/>
        </w:rPr>
        <w:t xml:space="preserve">  </w:t>
      </w:r>
    </w:ins>
    <w:ins w:id="1185" w:author="Jade Raposa" w:date="2024-10-17T00:28:00Z">
      <w:r>
        <w:rPr>
          <w:rFonts w:ascii="Georgia" w:hAnsi="Georgia"/>
        </w:rPr>
        <w:t xml:space="preserve">| </w:t>
      </w:r>
    </w:ins>
    <w:ins w:id="1186" w:author="Jade Raposa" w:date="2024-10-17T00:29:00Z">
      <w:r>
        <w:rPr>
          <w:rFonts w:ascii="Georgia" w:hAnsi="Georgia"/>
        </w:rPr>
        <w:t xml:space="preserve"> </w:t>
      </w:r>
    </w:ins>
    <w:ins w:id="1187" w:author="Jade Raposa" w:date="2024-10-17T00:39:00Z">
      <w:r>
        <w:rPr>
          <w:rFonts w:ascii="Georgia" w:hAnsi="Georgia"/>
        </w:rPr>
        <w:t>7</w:t>
      </w:r>
    </w:ins>
    <w:ins w:id="1188" w:author="Jade Raposa" w:date="2024-10-17T00:40:00Z">
      <w:r>
        <w:rPr>
          <w:rFonts w:ascii="Georgia" w:hAnsi="Georgia"/>
        </w:rPr>
        <w:t>1</w:t>
      </w:r>
    </w:ins>
    <w:del w:id="1189" w:author="Jade Raposa"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90" w:author="Jade Raposa" w:date="2024-10-17T00:28:00Z">
      <w:r>
        <w:rPr>
          <w:rFonts w:ascii="Georgia" w:hAnsi="Georgia"/>
        </w:rPr>
        <w:delText>7</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7777777" w:rsidR="008F456D" w:rsidRDefault="002B278F">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195" w:author="Jade Raposa" w:date="2024-10-17T00:42:00Z">
      <w:r>
        <w:rPr>
          <w:rFonts w:ascii="Georgia" w:hAnsi="Georgia"/>
        </w:rPr>
        <w:t>2</w:t>
      </w:r>
    </w:ins>
    <w:del w:id="1196" w:author="Jade Raposa" w:date="2024-10-17T00:42:00Z">
      <w:r>
        <w:rPr>
          <w:rFonts w:ascii="Georgia" w:hAnsi="Georgia"/>
        </w:rPr>
        <w:delText>1</w:delText>
      </w:r>
    </w:del>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77777777" w:rsidR="008F456D" w:rsidRDefault="002B278F">
    <w:pPr>
      <w:pStyle w:val="Footer"/>
      <w:jc w:val="right"/>
      <w:rPr>
        <w:rFonts w:ascii="Georgia" w:hAnsi="Georgia"/>
      </w:rPr>
      <w:pPrChange w:id="1197" w:author="Jade Raposa" w:date="2024-10-17T00:28:00Z">
        <w:pPr>
          <w:pStyle w:val="Footer"/>
        </w:pPr>
      </w:pPrChange>
    </w:pPr>
    <w:ins w:id="1198" w:author="Jade Raposa" w:date="2024-10-17T00:28:00Z">
      <w:r>
        <w:rPr>
          <w:rFonts w:ascii="Georgia" w:hAnsi="Georgia"/>
        </w:rPr>
        <w:t xml:space="preserve">Appendix </w:t>
      </w:r>
    </w:ins>
    <w:ins w:id="1199" w:author="Jade Raposa" w:date="2024-10-17T00:50:00Z">
      <w:r>
        <w:rPr>
          <w:rFonts w:ascii="Georgia" w:hAnsi="Georgia"/>
        </w:rPr>
        <w:t>D</w:t>
      </w:r>
    </w:ins>
    <w:ins w:id="1200" w:author="Jade Raposa" w:date="2024-10-17T00:29:00Z">
      <w:r>
        <w:rPr>
          <w:rFonts w:ascii="Georgia" w:hAnsi="Georgia"/>
        </w:rPr>
        <w:t xml:space="preserve">  </w:t>
      </w:r>
    </w:ins>
    <w:ins w:id="1201" w:author="Jade Raposa" w:date="2024-10-17T00:28:00Z">
      <w:r>
        <w:rPr>
          <w:rFonts w:ascii="Georgia" w:hAnsi="Georgia"/>
        </w:rPr>
        <w:t xml:space="preserve">| </w:t>
      </w:r>
    </w:ins>
    <w:ins w:id="1202" w:author="Jade Raposa" w:date="2024-10-17T00:29:00Z">
      <w:r>
        <w:rPr>
          <w:rFonts w:ascii="Georgia" w:hAnsi="Georgia"/>
        </w:rPr>
        <w:t xml:space="preserve"> </w:t>
      </w:r>
    </w:ins>
    <w:ins w:id="1203" w:author="Jade Raposa" w:date="2024-10-17T00:39:00Z">
      <w:r>
        <w:rPr>
          <w:rFonts w:ascii="Georgia" w:hAnsi="Georgia"/>
        </w:rPr>
        <w:t>7</w:t>
      </w:r>
    </w:ins>
    <w:ins w:id="1204" w:author="Jade Raposa" w:date="2024-10-17T00:50:00Z">
      <w:r>
        <w:rPr>
          <w:rFonts w:ascii="Georgia" w:hAnsi="Georgia"/>
        </w:rPr>
        <w:t>3</w:t>
      </w:r>
    </w:ins>
    <w:del w:id="1205" w:author="Jade Raposa"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06" w:author="Jade Raposa" w:date="2024-10-17T00:28:00Z">
      <w:r>
        <w:rPr>
          <w:rFonts w:ascii="Georgia" w:hAnsi="Georgia"/>
        </w:rPr>
        <w:delText>7</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77777777" w:rsidR="008F456D" w:rsidRPr="008F456D" w:rsidRDefault="002B278F">
    <w:pPr>
      <w:pStyle w:val="Header"/>
      <w:tabs>
        <w:tab w:val="clear" w:pos="4680"/>
        <w:tab w:val="clear" w:pos="9360"/>
        <w:tab w:val="right" w:pos="8640"/>
      </w:tabs>
      <w:jc w:val="right"/>
      <w:rPr>
        <w:rFonts w:ascii="Georgia" w:hAnsi="Georgia"/>
        <w:rPrChange w:id="96" w:author="Jade Raposa" w:date="2024-10-16T21:12:00Z">
          <w:rPr/>
        </w:rPrChange>
      </w:rPr>
      <w:pPrChange w:id="97" w:author="Jade Raposa" w:date="2024-10-16T21:13:00Z">
        <w:pPr>
          <w:pStyle w:val="Header"/>
          <w:tabs>
            <w:tab w:val="clear" w:pos="4680"/>
            <w:tab w:val="clear" w:pos="9360"/>
            <w:tab w:val="right" w:pos="8640"/>
          </w:tabs>
        </w:pPr>
      </w:pPrChange>
    </w:pPr>
    <w:ins w:id="98" w:author="Jade Raposa"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99" w:author="Jade Raposa" w:date="2024-10-16T21:22:00Z">
      <w:r>
        <w:t xml:space="preserve"> </w:t>
      </w:r>
    </w:ins>
    <w:ins w:id="100" w:author="Jade Raposa" w:date="2024-10-16T21:36:00Z">
      <w:r>
        <w:rPr>
          <w:rFonts w:ascii="Georgia" w:hAnsi="Georgia"/>
        </w:rPr>
        <w:t>Executive Summary</w:t>
      </w:r>
    </w:ins>
    <w:ins w:id="101" w:author="Jade Raposa" w:date="2024-10-16T21:22:00Z">
      <w:r>
        <w:rPr>
          <w:rFonts w:ascii="Georgia" w:hAnsi="Georgia"/>
        </w:rPr>
        <w:t xml:space="preserve">  |  </w:t>
      </w:r>
    </w:ins>
    <w:ins w:id="102" w:author="Jade Raposa" w:date="2024-10-16T21:37:00Z">
      <w:r>
        <w:rPr>
          <w:rFonts w:ascii="Georgia" w:hAnsi="Georgia"/>
        </w:rPr>
        <w:t>v</w:t>
      </w:r>
    </w:ins>
    <w:ins w:id="103" w:author="Jade Raposa"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77777777" w:rsidR="008F456D" w:rsidRDefault="002B278F">
    <w:pPr>
      <w:pStyle w:val="Footer"/>
      <w:jc w:val="right"/>
      <w:rPr>
        <w:rFonts w:ascii="Georgia" w:hAnsi="Georgia"/>
      </w:rPr>
      <w:pPrChange w:id="1266" w:author="Jade Raposa" w:date="2024-10-17T00:48:00Z">
        <w:pPr>
          <w:pStyle w:val="Footer"/>
        </w:pPr>
      </w:pPrChange>
    </w:pPr>
    <w:ins w:id="1267" w:author="Jade Raposa" w:date="2024-10-17T00:48:00Z">
      <w:r>
        <w:rPr>
          <w:rFonts w:ascii="Georgia" w:hAnsi="Georgia"/>
          <w:rPrChange w:id="1268" w:author="Jade Raposa" w:date="2024-10-17T00:48:00Z">
            <w:rPr/>
          </w:rPrChange>
        </w:rPr>
        <w:t xml:space="preserve">Appendix D </w:t>
      </w:r>
      <w:r>
        <w:rPr>
          <w:rFonts w:ascii="Georgia" w:hAnsi="Georgia"/>
        </w:rPr>
        <w:t xml:space="preserve"> </w:t>
      </w:r>
      <w:r>
        <w:rPr>
          <w:rFonts w:ascii="Georgia" w:hAnsi="Georgia"/>
          <w:rPrChange w:id="1269" w:author="Jade Raposa" w:date="2024-10-17T00:48:00Z">
            <w:rPr/>
          </w:rPrChange>
        </w:rPr>
        <w:t>|</w:t>
      </w:r>
      <w:r>
        <w:rPr>
          <w:rFonts w:ascii="Georgia" w:hAnsi="Georgia"/>
        </w:rPr>
        <w:t xml:space="preserve"> </w:t>
      </w:r>
      <w:r>
        <w:rPr>
          <w:rFonts w:ascii="Georgia" w:hAnsi="Georgia"/>
          <w:rPrChange w:id="1270" w:author="Jade Raposa" w:date="2024-10-17T00:48:00Z">
            <w:rPr/>
          </w:rPrChange>
        </w:rPr>
        <w:t xml:space="preserve"> 74</w:t>
      </w:r>
    </w:ins>
    <w:r>
      <w:rPr>
        <w:rFonts w:ascii="Georgia" w:hAnsi="Georgia"/>
        <w:noProof/>
        <w:lang w:val="en-US"/>
        <w:rPrChange w:id="1271" w:author="Jade Raposa"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72" w:author="Jade Raposa" w:date="2024-10-17T00:48:00Z">
      <w:r>
        <w:rPr>
          <w:rFonts w:ascii="Georgia" w:hAnsi="Georgia"/>
          <w:rPrChange w:id="1273" w:author="Jade Raposa" w:date="2024-10-17T00:48:00Z">
            <w:rPr/>
          </w:rPrChange>
        </w:rPr>
        <w:tab/>
      </w:r>
      <w:r>
        <w:rPr>
          <w:rFonts w:ascii="Georgia" w:hAnsi="Georgia"/>
          <w:rPrChange w:id="1274" w:author="Jade Raposa" w:date="2024-10-17T00:48:00Z">
            <w:rPr/>
          </w:rPrChange>
        </w:rPr>
        <w:tab/>
      </w:r>
      <w:r>
        <w:rPr>
          <w:rFonts w:ascii="Georgia" w:hAnsi="Georgia"/>
        </w:rPr>
        <w:delText>Appendix D | 72</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77777777" w:rsidR="008F456D" w:rsidRDefault="002B278F">
    <w:pPr>
      <w:pStyle w:val="Footer"/>
      <w:jc w:val="right"/>
      <w:rPr>
        <w:rFonts w:ascii="Georgia" w:hAnsi="Georgia"/>
      </w:rPr>
      <w:pPrChange w:id="1369" w:author="Jade Raposa" w:date="2024-10-17T00:46:00Z">
        <w:pPr>
          <w:pStyle w:val="Footer"/>
        </w:pPr>
      </w:pPrChange>
    </w:pPr>
    <w:ins w:id="1370" w:author="Jade Raposa" w:date="2024-10-17T00:46:00Z">
      <w:r>
        <w:rPr>
          <w:rFonts w:ascii="Georgia" w:hAnsi="Georgia"/>
          <w:rPrChange w:id="1371" w:author="Jade Raposa" w:date="2024-10-17T00:46:00Z">
            <w:rPr/>
          </w:rPrChange>
        </w:rPr>
        <w:t>Appendix D</w:t>
      </w:r>
      <w:r>
        <w:rPr>
          <w:rFonts w:ascii="Georgia" w:hAnsi="Georgia"/>
        </w:rPr>
        <w:t xml:space="preserve"> </w:t>
      </w:r>
      <w:r>
        <w:rPr>
          <w:rFonts w:ascii="Georgia" w:hAnsi="Georgia"/>
          <w:rPrChange w:id="1372" w:author="Jade Raposa" w:date="2024-10-17T00:46:00Z">
            <w:rPr/>
          </w:rPrChange>
        </w:rPr>
        <w:t xml:space="preserve"> | </w:t>
      </w:r>
      <w:r>
        <w:rPr>
          <w:rFonts w:ascii="Georgia" w:hAnsi="Georgia"/>
        </w:rPr>
        <w:t xml:space="preserve"> </w:t>
      </w:r>
      <w:r>
        <w:rPr>
          <w:rFonts w:ascii="Georgia" w:hAnsi="Georgia"/>
          <w:rPrChange w:id="1373" w:author="Jade Raposa" w:date="2024-10-17T00:46:00Z">
            <w:rPr/>
          </w:rPrChange>
        </w:rPr>
        <w:t>7</w:t>
      </w:r>
    </w:ins>
    <w:r>
      <w:rPr>
        <w:rFonts w:ascii="Georgia" w:hAnsi="Georgia"/>
        <w:noProof/>
        <w:lang w:val="en-US"/>
        <w:rPrChange w:id="1374" w:author="Jade Raposa" w:date="2024-10-17T00:46:00Z">
          <w:rPr>
            <w:noProof/>
            <w:lang w:val="en-US"/>
          </w:rPr>
        </w:rPrChange>
      </w:rPr>
      <w:drawing>
        <wp:anchor distT="0" distB="0" distL="114300" distR="114300" simplePos="0" relativeHeight="251752448" behindDoc="1" locked="0" layoutInCell="1" allowOverlap="1" wp14:anchorId="3D338294" wp14:editId="7C2533AA">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3462" name="Picture 125192346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375" w:author="Jade Raposa" w:date="2024-10-17T00:47:00Z">
      <w:r>
        <w:rPr>
          <w:rFonts w:ascii="Georgia" w:hAnsi="Georgia"/>
        </w:rPr>
        <w:t>5</w:t>
      </w:r>
    </w:ins>
    <w:del w:id="1376" w:author="Jade Raposa" w:date="2024-10-17T00:46:00Z">
      <w:r>
        <w:rPr>
          <w:rFonts w:ascii="Georgia" w:hAnsi="Georgia"/>
          <w:rPrChange w:id="1377" w:author="Jade Raposa" w:date="2024-10-17T00:46:00Z">
            <w:rPr/>
          </w:rPrChange>
        </w:rPr>
        <w:tab/>
      </w:r>
      <w:r>
        <w:rPr>
          <w:rFonts w:ascii="Georgia" w:hAnsi="Georgia"/>
          <w:rPrChange w:id="1378" w:author="Jade Raposa" w:date="2024-10-17T00:46:00Z">
            <w:rPr/>
          </w:rPrChange>
        </w:rPr>
        <w:tab/>
      </w:r>
      <w:r>
        <w:rPr>
          <w:rFonts w:ascii="Georgia" w:hAnsi="Georgia"/>
        </w:rPr>
        <w:delText>Appendix D | 73</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77777777" w:rsidR="008F456D" w:rsidRDefault="002B278F">
    <w:pPr>
      <w:pStyle w:val="Footer"/>
      <w:jc w:val="right"/>
      <w:rPr>
        <w:rFonts w:ascii="Georgia" w:hAnsi="Georgia"/>
      </w:rPr>
      <w:pPrChange w:id="1379" w:author="Jade Raposa" w:date="2024-10-17T00:28:00Z">
        <w:pPr>
          <w:pStyle w:val="Footer"/>
        </w:pPr>
      </w:pPrChange>
    </w:pPr>
    <w:ins w:id="1380" w:author="Jade Raposa" w:date="2024-10-17T00:28:00Z">
      <w:r>
        <w:rPr>
          <w:rFonts w:ascii="Georgia" w:hAnsi="Georgia"/>
        </w:rPr>
        <w:t xml:space="preserve">Appendix </w:t>
      </w:r>
    </w:ins>
    <w:ins w:id="1381" w:author="Jade Raposa" w:date="2024-10-17T00:50:00Z">
      <w:r>
        <w:rPr>
          <w:rFonts w:ascii="Georgia" w:hAnsi="Georgia"/>
        </w:rPr>
        <w:t>D</w:t>
      </w:r>
    </w:ins>
    <w:ins w:id="1382" w:author="Jade Raposa" w:date="2024-10-17T00:29:00Z">
      <w:r>
        <w:rPr>
          <w:rFonts w:ascii="Georgia" w:hAnsi="Georgia"/>
        </w:rPr>
        <w:t xml:space="preserve">  </w:t>
      </w:r>
    </w:ins>
    <w:ins w:id="1383" w:author="Jade Raposa" w:date="2024-10-17T00:28:00Z">
      <w:r>
        <w:rPr>
          <w:rFonts w:ascii="Georgia" w:hAnsi="Georgia"/>
        </w:rPr>
        <w:t xml:space="preserve">| </w:t>
      </w:r>
    </w:ins>
    <w:ins w:id="1384" w:author="Jade Raposa" w:date="2024-10-17T00:29:00Z">
      <w:r>
        <w:rPr>
          <w:rFonts w:ascii="Georgia" w:hAnsi="Georgia"/>
        </w:rPr>
        <w:t xml:space="preserve"> </w:t>
      </w:r>
    </w:ins>
    <w:ins w:id="1385" w:author="Jade Raposa" w:date="2024-10-17T00:39:00Z">
      <w:r>
        <w:rPr>
          <w:rFonts w:ascii="Georgia" w:hAnsi="Georgia"/>
        </w:rPr>
        <w:t>7</w:t>
      </w:r>
    </w:ins>
    <w:ins w:id="1386" w:author="Jade Raposa" w:date="2024-10-17T00:52:00Z">
      <w:r>
        <w:rPr>
          <w:rFonts w:ascii="Georgia" w:hAnsi="Georgia"/>
        </w:rPr>
        <w:t>5</w:t>
      </w:r>
    </w:ins>
    <w:del w:id="1387" w:author="Jade Raposa" w:date="2024-10-17T00:28:00Z">
      <w:r>
        <w:rPr>
          <w:rFonts w:ascii="Georgia" w:hAnsi="Georgia"/>
        </w:rPr>
        <w:tab/>
        <w:delText xml:space="preserve">                                                                                                                                              Appendix C| 6</w:delText>
      </w:r>
    </w:del>
    <w:r>
      <w:rPr>
        <w:noProof/>
        <w:lang w:val="en-US"/>
      </w:rPr>
      <w:drawing>
        <wp:anchor distT="0" distB="0" distL="114300" distR="114300" simplePos="0" relativeHeight="251795456" behindDoc="1" locked="0" layoutInCell="1" allowOverlap="1" wp14:anchorId="3A3C0109" wp14:editId="2B008EE9">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208" name="Picture 111040020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88" w:author="Jade Raposa" w:date="2024-10-17T00:28:00Z">
      <w:r>
        <w:rPr>
          <w:rFonts w:ascii="Georgia" w:hAnsi="Georgia"/>
        </w:rPr>
        <w:delText>7</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77777777" w:rsidR="008F456D" w:rsidRDefault="002B278F">
    <w:pPr>
      <w:pStyle w:val="Footer"/>
      <w:rPr>
        <w:rFonts w:ascii="Georgia" w:hAnsi="Georgia"/>
      </w:rPr>
    </w:pPr>
    <w:r>
      <w:rPr>
        <w:noProof/>
        <w:lang w:val="en-US"/>
      </w:rPr>
      <w:drawing>
        <wp:anchor distT="0" distB="0" distL="114300" distR="114300" simplePos="0" relativeHeight="251753472" behindDoc="1" locked="0" layoutInCell="1" allowOverlap="1" wp14:anchorId="4F7755EA" wp14:editId="3027C09C">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5483" name="Picture 115726548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74</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77777777" w:rsidR="008F456D" w:rsidRDefault="002B278F">
    <w:pPr>
      <w:pStyle w:val="Footer"/>
      <w:jc w:val="right"/>
      <w:rPr>
        <w:rFonts w:ascii="Georgia" w:hAnsi="Georgia"/>
      </w:rPr>
      <w:pPrChange w:id="1475" w:author="Jade Raposa" w:date="2024-10-17T00:28:00Z">
        <w:pPr>
          <w:pStyle w:val="Footer"/>
        </w:pPr>
      </w:pPrChange>
    </w:pPr>
    <w:ins w:id="1476" w:author="Jade Raposa" w:date="2024-10-17T00:28:00Z">
      <w:r>
        <w:rPr>
          <w:rFonts w:ascii="Georgia" w:hAnsi="Georgia"/>
        </w:rPr>
        <w:t xml:space="preserve">Appendix </w:t>
      </w:r>
    </w:ins>
    <w:ins w:id="1477" w:author="Jade Raposa" w:date="2024-10-17T00:50:00Z">
      <w:r>
        <w:rPr>
          <w:rFonts w:ascii="Georgia" w:hAnsi="Georgia"/>
        </w:rPr>
        <w:t>D</w:t>
      </w:r>
    </w:ins>
    <w:ins w:id="1478" w:author="Jade Raposa" w:date="2024-10-17T00:29:00Z">
      <w:r>
        <w:rPr>
          <w:rFonts w:ascii="Georgia" w:hAnsi="Georgia"/>
        </w:rPr>
        <w:t xml:space="preserve">  </w:t>
      </w:r>
    </w:ins>
    <w:ins w:id="1479" w:author="Jade Raposa" w:date="2024-10-17T00:28:00Z">
      <w:r>
        <w:rPr>
          <w:rFonts w:ascii="Georgia" w:hAnsi="Georgia"/>
        </w:rPr>
        <w:t xml:space="preserve">| </w:t>
      </w:r>
    </w:ins>
    <w:ins w:id="1480" w:author="Jade Raposa" w:date="2024-10-17T00:29:00Z">
      <w:r>
        <w:rPr>
          <w:rFonts w:ascii="Georgia" w:hAnsi="Georgia"/>
        </w:rPr>
        <w:t xml:space="preserve"> </w:t>
      </w:r>
    </w:ins>
    <w:ins w:id="1481" w:author="Jade Raposa" w:date="2024-10-17T00:39:00Z">
      <w:r>
        <w:rPr>
          <w:rFonts w:ascii="Georgia" w:hAnsi="Georgia"/>
        </w:rPr>
        <w:t>7</w:t>
      </w:r>
    </w:ins>
    <w:ins w:id="1482" w:author="Jade Raposa" w:date="2024-10-17T00:56:00Z">
      <w:r>
        <w:rPr>
          <w:rFonts w:ascii="Georgia" w:hAnsi="Georgia"/>
        </w:rPr>
        <w:t>6</w:t>
      </w:r>
    </w:ins>
    <w:del w:id="1483" w:author="Jade Raposa" w:date="2024-10-17T00:28:00Z">
      <w:r>
        <w:rPr>
          <w:rFonts w:ascii="Georgia" w:hAnsi="Georgia"/>
        </w:rPr>
        <w:tab/>
        <w:delText xml:space="preserve">                                                                                                                                              Appendix C| 6</w:delText>
      </w:r>
    </w:del>
    <w:r>
      <w:rPr>
        <w:noProof/>
        <w:lang w:val="en-US"/>
      </w:rPr>
      <w:drawing>
        <wp:anchor distT="0" distB="0" distL="114300" distR="114300" simplePos="0" relativeHeight="251798528" behindDoc="1" locked="0" layoutInCell="1" allowOverlap="1" wp14:anchorId="0014E8E8" wp14:editId="3D37C3A7">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352" name="Picture 7926335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484" w:author="Jade Raposa" w:date="2024-10-17T00:28:00Z">
      <w:r>
        <w:rPr>
          <w:rFonts w:ascii="Georgia" w:hAnsi="Georgia"/>
        </w:rPr>
        <w:delText>7</w:delText>
      </w:r>
    </w:del>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77777777" w:rsidR="008F456D" w:rsidRDefault="002B278F">
    <w:pPr>
      <w:pStyle w:val="Footer"/>
      <w:rPr>
        <w:rFonts w:ascii="Georgia" w:hAnsi="Georgia"/>
      </w:rPr>
    </w:pPr>
    <w:r>
      <w:rPr>
        <w:noProof/>
        <w:lang w:val="en-US"/>
      </w:rPr>
      <w:drawing>
        <wp:anchor distT="0" distB="0" distL="114300" distR="114300" simplePos="0" relativeHeight="251754496" behindDoc="1" locked="0" layoutInCell="1" allowOverlap="1" wp14:anchorId="1F59C06D" wp14:editId="5137E625">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074" name="Picture 4453107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75</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77777777" w:rsidR="008F456D" w:rsidRDefault="002B278F">
    <w:pPr>
      <w:pStyle w:val="Footer"/>
      <w:jc w:val="right"/>
      <w:rPr>
        <w:rFonts w:ascii="Georgia" w:hAnsi="Georgia"/>
      </w:rPr>
      <w:pPrChange w:id="1526" w:author="Jade Raposa" w:date="2024-10-17T00:28:00Z">
        <w:pPr>
          <w:pStyle w:val="Footer"/>
        </w:pPr>
      </w:pPrChange>
    </w:pPr>
    <w:ins w:id="1527" w:author="Jade Raposa" w:date="2024-10-17T00:28:00Z">
      <w:r>
        <w:rPr>
          <w:rFonts w:ascii="Georgia" w:hAnsi="Georgia"/>
        </w:rPr>
        <w:t xml:space="preserve">Appendix </w:t>
      </w:r>
    </w:ins>
    <w:ins w:id="1528" w:author="Jade Raposa" w:date="2024-10-17T00:50:00Z">
      <w:r>
        <w:rPr>
          <w:rFonts w:ascii="Georgia" w:hAnsi="Georgia"/>
        </w:rPr>
        <w:t>D</w:t>
      </w:r>
    </w:ins>
    <w:ins w:id="1529" w:author="Jade Raposa" w:date="2024-10-17T00:29:00Z">
      <w:r>
        <w:rPr>
          <w:rFonts w:ascii="Georgia" w:hAnsi="Georgia"/>
        </w:rPr>
        <w:t xml:space="preserve">  </w:t>
      </w:r>
    </w:ins>
    <w:ins w:id="1530" w:author="Jade Raposa" w:date="2024-10-17T00:28:00Z">
      <w:r>
        <w:rPr>
          <w:rFonts w:ascii="Georgia" w:hAnsi="Georgia"/>
        </w:rPr>
        <w:t xml:space="preserve">| </w:t>
      </w:r>
    </w:ins>
    <w:ins w:id="1531" w:author="Jade Raposa" w:date="2024-10-17T00:29:00Z">
      <w:r>
        <w:rPr>
          <w:rFonts w:ascii="Georgia" w:hAnsi="Georgia"/>
        </w:rPr>
        <w:t xml:space="preserve"> </w:t>
      </w:r>
    </w:ins>
    <w:ins w:id="1532" w:author="Jade Raposa" w:date="2024-10-17T00:39:00Z">
      <w:r>
        <w:rPr>
          <w:rFonts w:ascii="Georgia" w:hAnsi="Georgia"/>
        </w:rPr>
        <w:t>7</w:t>
      </w:r>
    </w:ins>
    <w:ins w:id="1533" w:author="Jade Raposa" w:date="2024-10-17T00:57:00Z">
      <w:r>
        <w:rPr>
          <w:rFonts w:ascii="Georgia" w:hAnsi="Georgia"/>
        </w:rPr>
        <w:t>7</w:t>
      </w:r>
    </w:ins>
    <w:del w:id="1534" w:author="Jade Raposa" w:date="2024-10-17T00:28:00Z">
      <w:r>
        <w:rPr>
          <w:rFonts w:ascii="Georgia" w:hAnsi="Georgia"/>
        </w:rPr>
        <w:tab/>
        <w:delText xml:space="preserve">                                                                                                                                              Appendix C| 6</w:delText>
      </w:r>
    </w:del>
    <w:r>
      <w:rPr>
        <w:noProof/>
        <w:lang w:val="en-US"/>
      </w:rPr>
      <w:drawing>
        <wp:anchor distT="0" distB="0" distL="114300" distR="114300" simplePos="0" relativeHeight="251796480" behindDoc="1" locked="0" layoutInCell="1" allowOverlap="1" wp14:anchorId="6884FD65" wp14:editId="50F9F15E">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4833" name="Picture 12514248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35" w:author="Jade Raposa" w:date="2024-10-17T00:28:00Z">
      <w:r>
        <w:rPr>
          <w:rFonts w:ascii="Georgia" w:hAnsi="Georgia"/>
        </w:rPr>
        <w:delText>7</w:delText>
      </w:r>
    </w:del>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77777777" w:rsidR="008F456D" w:rsidRDefault="002B278F">
    <w:pPr>
      <w:pStyle w:val="Footer"/>
      <w:jc w:val="right"/>
      <w:rPr>
        <w:rFonts w:ascii="Georgia" w:hAnsi="Georgia"/>
      </w:rPr>
      <w:pPrChange w:id="1627" w:author="Jade Raposa" w:date="2024-10-17T00:28:00Z">
        <w:pPr>
          <w:pStyle w:val="Footer"/>
        </w:pPr>
      </w:pPrChange>
    </w:pPr>
    <w:ins w:id="1628" w:author="Jade Raposa" w:date="2024-10-17T00:28:00Z">
      <w:r>
        <w:rPr>
          <w:rFonts w:ascii="Georgia" w:hAnsi="Georgia"/>
        </w:rPr>
        <w:t xml:space="preserve">Appendix </w:t>
      </w:r>
    </w:ins>
    <w:ins w:id="1629" w:author="Jade Raposa" w:date="2024-10-17T00:50:00Z">
      <w:r>
        <w:rPr>
          <w:rFonts w:ascii="Georgia" w:hAnsi="Georgia"/>
        </w:rPr>
        <w:t>D</w:t>
      </w:r>
    </w:ins>
    <w:ins w:id="1630" w:author="Jade Raposa" w:date="2024-10-17T00:29:00Z">
      <w:r>
        <w:rPr>
          <w:rFonts w:ascii="Georgia" w:hAnsi="Georgia"/>
        </w:rPr>
        <w:t xml:space="preserve">  </w:t>
      </w:r>
    </w:ins>
    <w:ins w:id="1631" w:author="Jade Raposa" w:date="2024-10-17T00:28:00Z">
      <w:r>
        <w:rPr>
          <w:rFonts w:ascii="Georgia" w:hAnsi="Georgia"/>
        </w:rPr>
        <w:t xml:space="preserve">| </w:t>
      </w:r>
    </w:ins>
    <w:ins w:id="1632" w:author="Jade Raposa" w:date="2024-10-17T00:29:00Z">
      <w:r>
        <w:rPr>
          <w:rFonts w:ascii="Georgia" w:hAnsi="Georgia"/>
        </w:rPr>
        <w:t xml:space="preserve"> </w:t>
      </w:r>
    </w:ins>
    <w:ins w:id="1633" w:author="Jade Raposa" w:date="2024-10-17T00:39:00Z">
      <w:r>
        <w:rPr>
          <w:rFonts w:ascii="Georgia" w:hAnsi="Georgia"/>
        </w:rPr>
        <w:t>7</w:t>
      </w:r>
    </w:ins>
    <w:ins w:id="1634" w:author="Jade Raposa" w:date="2024-10-17T00:57:00Z">
      <w:r>
        <w:rPr>
          <w:rFonts w:ascii="Georgia" w:hAnsi="Georgia"/>
        </w:rPr>
        <w:t>8</w:t>
      </w:r>
    </w:ins>
    <w:del w:id="1635" w:author="Jade Raposa"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36" w:author="Jade Raposa" w:date="2024-10-17T00:28:00Z">
      <w:r>
        <w:rPr>
          <w:rFonts w:ascii="Georgia" w:hAnsi="Georgia"/>
        </w:rPr>
        <w:delText>7</w:delText>
      </w:r>
    </w:del>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77777777" w:rsidR="008F456D" w:rsidRDefault="002B278F">
    <w:pPr>
      <w:pStyle w:val="Footer"/>
      <w:rPr>
        <w:rFonts w:ascii="Georgia" w:hAnsi="Georgia"/>
      </w:rPr>
    </w:pPr>
    <w:r>
      <w:rPr>
        <w:noProof/>
        <w:lang w:val="en-US"/>
      </w:rPr>
      <w:drawing>
        <wp:anchor distT="0" distB="0" distL="114300" distR="114300" simplePos="0" relativeHeight="251755520" behindDoc="1" locked="0" layoutInCell="1" allowOverlap="1" wp14:anchorId="3E92774B" wp14:editId="13F757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6394" name="Picture 129934639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w:t>
    </w:r>
    <w:ins w:id="1722" w:author="Jade Raposa" w:date="2024-10-17T00:59:00Z">
      <w:r>
        <w:rPr>
          <w:rFonts w:ascii="Georgia" w:hAnsi="Georgia"/>
        </w:rPr>
        <w:t>9</w:t>
      </w:r>
    </w:ins>
    <w:del w:id="1723" w:author="Jade Raposa" w:date="2024-10-17T00:56:00Z">
      <w:r>
        <w:rPr>
          <w:rFonts w:ascii="Georgia" w:hAnsi="Georgia"/>
        </w:rPr>
        <w:delText>6</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77777777" w:rsidR="008F456D" w:rsidRDefault="002B278F">
    <w:pPr>
      <w:pStyle w:val="Footer"/>
      <w:jc w:val="right"/>
      <w:rPr>
        <w:rFonts w:ascii="Georgia" w:hAnsi="Georgia"/>
      </w:rPr>
      <w:pPrChange w:id="1724" w:author="Jade Raposa" w:date="2024-10-17T00:28:00Z">
        <w:pPr>
          <w:pStyle w:val="Footer"/>
        </w:pPr>
      </w:pPrChange>
    </w:pPr>
    <w:ins w:id="1725" w:author="Jade Raposa" w:date="2024-10-17T00:28:00Z">
      <w:r>
        <w:rPr>
          <w:rFonts w:ascii="Georgia" w:hAnsi="Georgia"/>
        </w:rPr>
        <w:t xml:space="preserve">Appendix </w:t>
      </w:r>
    </w:ins>
    <w:ins w:id="1726" w:author="Jade Raposa" w:date="2024-10-17T00:50:00Z">
      <w:r>
        <w:rPr>
          <w:rFonts w:ascii="Georgia" w:hAnsi="Georgia"/>
        </w:rPr>
        <w:t>D</w:t>
      </w:r>
    </w:ins>
    <w:ins w:id="1727" w:author="Jade Raposa" w:date="2024-10-17T00:29:00Z">
      <w:r>
        <w:rPr>
          <w:rFonts w:ascii="Georgia" w:hAnsi="Georgia"/>
        </w:rPr>
        <w:t xml:space="preserve">  </w:t>
      </w:r>
    </w:ins>
    <w:ins w:id="1728" w:author="Jade Raposa" w:date="2024-10-17T00:28:00Z">
      <w:r>
        <w:rPr>
          <w:rFonts w:ascii="Georgia" w:hAnsi="Georgia"/>
        </w:rPr>
        <w:t xml:space="preserve">| </w:t>
      </w:r>
    </w:ins>
    <w:ins w:id="1729" w:author="Jade Raposa" w:date="2024-10-17T00:29:00Z">
      <w:r>
        <w:rPr>
          <w:rFonts w:ascii="Georgia" w:hAnsi="Georgia"/>
        </w:rPr>
        <w:t xml:space="preserve"> </w:t>
      </w:r>
    </w:ins>
    <w:ins w:id="1730" w:author="Jade Raposa" w:date="2024-10-17T00:39:00Z">
      <w:r>
        <w:rPr>
          <w:rFonts w:ascii="Georgia" w:hAnsi="Georgia"/>
        </w:rPr>
        <w:t>7</w:t>
      </w:r>
    </w:ins>
    <w:ins w:id="1731" w:author="Jade Raposa" w:date="2024-10-17T00:58:00Z">
      <w:r>
        <w:rPr>
          <w:rFonts w:ascii="Georgia" w:hAnsi="Georgia"/>
        </w:rPr>
        <w:t>9</w:t>
      </w:r>
    </w:ins>
    <w:del w:id="1732" w:author="Jade Raposa" w:date="2024-10-17T00:28:00Z">
      <w:r>
        <w:rPr>
          <w:rFonts w:ascii="Georgia" w:hAnsi="Georgia"/>
        </w:rPr>
        <w:tab/>
        <w:delText xml:space="preserve">                                                                                                                                              Appendix C| 6</w:delText>
      </w:r>
    </w:del>
    <w:r>
      <w:rPr>
        <w:noProof/>
        <w:lang w:val="en-US"/>
      </w:rPr>
      <w:drawing>
        <wp:anchor distT="0" distB="0" distL="114300" distR="114300" simplePos="0" relativeHeight="251799552" behindDoc="1" locked="0" layoutInCell="1" allowOverlap="1" wp14:anchorId="12D29F22" wp14:editId="352F8AE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6384" name="Picture 40454638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733" w:author="Jade Raposa" w:date="2024-10-17T00:28:00Z">
      <w:r>
        <w:rPr>
          <w:rFonts w:ascii="Georgia" w:hAnsi="Georgia"/>
        </w:rPr>
        <w:delText>7</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77777777" w:rsidR="008F456D" w:rsidRDefault="002B278F">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83" w:author="Jade Raposa" w:date="2024-10-16T21:23:00Z">
      <w:r>
        <w:t xml:space="preserve"> </w:t>
      </w:r>
    </w:ins>
    <w:ins w:id="184" w:author="Jade Raposa" w:date="2024-10-16T21:42:00Z">
      <w:r>
        <w:rPr>
          <w:rFonts w:ascii="Georgia" w:hAnsi="Georgia"/>
        </w:rPr>
        <w:t>Table Of Contents</w:t>
      </w:r>
    </w:ins>
    <w:ins w:id="185" w:author="Jade Raposa" w:date="2024-10-16T21:03:00Z">
      <w:r>
        <w:t xml:space="preserve"> </w:t>
      </w:r>
    </w:ins>
    <w:sdt>
      <w:sdtPr>
        <w:id w:val="1104623424"/>
        <w:docPartObj>
          <w:docPartGallery w:val="AutoText"/>
        </w:docPartObj>
      </w:sdtPr>
      <w:sdtEndPr>
        <w:rPr>
          <w:rFonts w:ascii="Georgia" w:hAnsi="Georgia"/>
        </w:rPr>
      </w:sdtEndPr>
      <w:sdtContent>
        <w:ins w:id="186" w:author="Jade Raposa" w:date="2024-10-16T21:02:00Z">
          <w:r>
            <w:t xml:space="preserve"> |</w:t>
          </w:r>
        </w:ins>
        <w:ins w:id="187" w:author="Jade Raposa" w:date="2024-10-16T21:03:00Z">
          <w:r>
            <w:t xml:space="preserve">  </w:t>
          </w:r>
        </w:ins>
        <w:del w:id="188"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89" w:author="Jade Raposa" w:date="2024-10-16T21:47:00Z">
          <w:r>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77777777" w:rsidR="008F456D" w:rsidRDefault="002B278F">
    <w:pPr>
      <w:pStyle w:val="Footer"/>
      <w:rPr>
        <w:rFonts w:ascii="Georgia" w:hAnsi="Georgia"/>
      </w:rPr>
    </w:pPr>
    <w:r>
      <w:rPr>
        <w:noProof/>
        <w:lang w:val="en-US"/>
      </w:rPr>
      <w:drawing>
        <wp:anchor distT="0" distB="0" distL="114300" distR="114300" simplePos="0" relativeHeight="251756544" behindDoc="1" locked="0" layoutInCell="1" allowOverlap="1" wp14:anchorId="7BF1B369" wp14:editId="027CB304">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4709" name="Picture 184446470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77</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77777777" w:rsidR="008F456D" w:rsidRDefault="002B278F">
    <w:pPr>
      <w:pStyle w:val="Footer"/>
      <w:jc w:val="right"/>
      <w:rPr>
        <w:rFonts w:ascii="Georgia" w:hAnsi="Georgia"/>
      </w:rPr>
      <w:pPrChange w:id="1846" w:author="Jade Raposa" w:date="2024-10-17T00:28:00Z">
        <w:pPr>
          <w:pStyle w:val="Footer"/>
        </w:pPr>
      </w:pPrChange>
    </w:pPr>
    <w:ins w:id="1847" w:author="Jade Raposa" w:date="2024-10-17T00:28:00Z">
      <w:r>
        <w:rPr>
          <w:rFonts w:ascii="Georgia" w:hAnsi="Georgia"/>
        </w:rPr>
        <w:t xml:space="preserve">Appendix </w:t>
      </w:r>
    </w:ins>
    <w:ins w:id="1848" w:author="Jade Raposa" w:date="2024-10-17T00:50:00Z">
      <w:r>
        <w:rPr>
          <w:rFonts w:ascii="Georgia" w:hAnsi="Georgia"/>
        </w:rPr>
        <w:t>D</w:t>
      </w:r>
    </w:ins>
    <w:ins w:id="1849" w:author="Jade Raposa" w:date="2024-10-17T00:29:00Z">
      <w:r>
        <w:rPr>
          <w:rFonts w:ascii="Georgia" w:hAnsi="Georgia"/>
        </w:rPr>
        <w:t xml:space="preserve">  </w:t>
      </w:r>
    </w:ins>
    <w:ins w:id="1850" w:author="Jade Raposa" w:date="2024-10-17T00:28:00Z">
      <w:r>
        <w:rPr>
          <w:rFonts w:ascii="Georgia" w:hAnsi="Georgia"/>
        </w:rPr>
        <w:t xml:space="preserve">| </w:t>
      </w:r>
    </w:ins>
    <w:ins w:id="1851" w:author="Jade Raposa" w:date="2024-10-17T00:29:00Z">
      <w:r>
        <w:rPr>
          <w:rFonts w:ascii="Georgia" w:hAnsi="Georgia"/>
        </w:rPr>
        <w:t xml:space="preserve"> </w:t>
      </w:r>
    </w:ins>
    <w:ins w:id="1852" w:author="Jade Raposa" w:date="2024-10-17T00:59:00Z">
      <w:r>
        <w:rPr>
          <w:rFonts w:ascii="Georgia" w:hAnsi="Georgia"/>
        </w:rPr>
        <w:t>80</w:t>
      </w:r>
    </w:ins>
    <w:del w:id="1853" w:author="Jade Raposa" w:date="2024-10-17T00:28:00Z">
      <w:r>
        <w:rPr>
          <w:rFonts w:ascii="Georgia" w:hAnsi="Georgia"/>
        </w:rPr>
        <w:tab/>
        <w:delText xml:space="preserve">                                                                                                                                              Appendix C| 6</w:delText>
      </w:r>
    </w:del>
    <w:r>
      <w:rPr>
        <w:noProof/>
        <w:lang w:val="en-US"/>
      </w:rPr>
      <w:drawing>
        <wp:anchor distT="0" distB="0" distL="114300" distR="114300" simplePos="0" relativeHeight="251800576" behindDoc="1" locked="0" layoutInCell="1" allowOverlap="1" wp14:anchorId="04EC5B47" wp14:editId="7A765675">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153" name="Picture 1669039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854" w:author="Jade Raposa" w:date="2024-10-17T00:28:00Z">
      <w:r>
        <w:rPr>
          <w:rFonts w:ascii="Georgia" w:hAnsi="Georgia"/>
        </w:rPr>
        <w:delText>7</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77777777" w:rsidR="008F456D" w:rsidRDefault="002B278F">
    <w:pPr>
      <w:pStyle w:val="Footer"/>
      <w:rPr>
        <w:rFonts w:ascii="Georgia" w:hAnsi="Georgia"/>
      </w:rPr>
    </w:pPr>
    <w:r>
      <w:rPr>
        <w:noProof/>
        <w:lang w:val="en-US"/>
      </w:rPr>
      <w:drawing>
        <wp:anchor distT="0" distB="0" distL="114300" distR="114300" simplePos="0" relativeHeight="251757568" behindDoc="1" locked="0" layoutInCell="1" allowOverlap="1" wp14:anchorId="28DFC905" wp14:editId="2C2F9F8E">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25" name="Picture 1774851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79</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7777777" w:rsidR="008F456D" w:rsidRDefault="002B278F">
    <w:pPr>
      <w:pStyle w:val="Footer"/>
      <w:jc w:val="right"/>
      <w:rPr>
        <w:rFonts w:ascii="Georgia" w:hAnsi="Georgia"/>
      </w:rPr>
      <w:pPrChange w:id="2009" w:author="Jade Raposa" w:date="2024-10-17T00:28:00Z">
        <w:pPr>
          <w:pStyle w:val="Footer"/>
        </w:pPr>
      </w:pPrChange>
    </w:pPr>
    <w:ins w:id="2010" w:author="Jade Raposa" w:date="2024-10-17T00:28:00Z">
      <w:r>
        <w:rPr>
          <w:rFonts w:ascii="Georgia" w:hAnsi="Georgia"/>
        </w:rPr>
        <w:t xml:space="preserve">Appendix </w:t>
      </w:r>
    </w:ins>
    <w:ins w:id="2011" w:author="Jade Raposa" w:date="2024-10-17T00:50:00Z">
      <w:r>
        <w:rPr>
          <w:rFonts w:ascii="Georgia" w:hAnsi="Georgia"/>
        </w:rPr>
        <w:t>D</w:t>
      </w:r>
    </w:ins>
    <w:ins w:id="2012" w:author="Jade Raposa" w:date="2024-10-17T00:29:00Z">
      <w:r>
        <w:rPr>
          <w:rFonts w:ascii="Georgia" w:hAnsi="Georgia"/>
        </w:rPr>
        <w:t xml:space="preserve">  </w:t>
      </w:r>
    </w:ins>
    <w:ins w:id="2013" w:author="Jade Raposa" w:date="2024-10-17T00:28:00Z">
      <w:r>
        <w:rPr>
          <w:rFonts w:ascii="Georgia" w:hAnsi="Georgia"/>
        </w:rPr>
        <w:t xml:space="preserve">| </w:t>
      </w:r>
    </w:ins>
    <w:ins w:id="2014" w:author="Jade Raposa" w:date="2024-10-17T00:29:00Z">
      <w:r>
        <w:rPr>
          <w:rFonts w:ascii="Georgia" w:hAnsi="Georgia"/>
        </w:rPr>
        <w:t xml:space="preserve"> </w:t>
      </w:r>
    </w:ins>
    <w:ins w:id="2015" w:author="Jade Raposa" w:date="2024-10-17T00:59:00Z">
      <w:r>
        <w:rPr>
          <w:rFonts w:ascii="Georgia" w:hAnsi="Georgia"/>
        </w:rPr>
        <w:t>8</w:t>
      </w:r>
    </w:ins>
    <w:ins w:id="2016" w:author="Jade Raposa" w:date="2024-10-17T01:01:00Z">
      <w:r>
        <w:rPr>
          <w:rFonts w:ascii="Georgia" w:hAnsi="Georgia"/>
        </w:rPr>
        <w:t>1</w:t>
      </w:r>
    </w:ins>
    <w:del w:id="2017" w:author="Jade Raposa" w:date="2024-10-17T00:28:00Z">
      <w:r>
        <w:rPr>
          <w:rFonts w:ascii="Georgia" w:hAnsi="Georgia"/>
        </w:rPr>
        <w:tab/>
        <w:delText xml:space="preserve">                                                                                                                                              Appendix C| 6</w:delText>
      </w:r>
    </w:del>
    <w:r>
      <w:rPr>
        <w:noProof/>
        <w:lang w:val="en-US"/>
      </w:rPr>
      <w:drawing>
        <wp:anchor distT="0" distB="0" distL="114300" distR="114300" simplePos="0" relativeHeight="251802624" behindDoc="1" locked="0" layoutInCell="1" allowOverlap="1" wp14:anchorId="3A08E327" wp14:editId="01FF1D79">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04" name="Picture 19078307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018" w:author="Jade Raposa" w:date="2024-10-17T00:28:00Z">
      <w:r>
        <w:rPr>
          <w:rFonts w:ascii="Georgia" w:hAnsi="Georgia"/>
        </w:rPr>
        <w:delText>7</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77777777" w:rsidR="008F456D" w:rsidRDefault="002B278F">
    <w:pPr>
      <w:pStyle w:val="Footer"/>
      <w:jc w:val="right"/>
      <w:rPr>
        <w:rFonts w:ascii="Georgia" w:hAnsi="Georgia"/>
      </w:rPr>
      <w:pPrChange w:id="2121" w:author="Jade Raposa" w:date="2024-10-17T00:28:00Z">
        <w:pPr>
          <w:pStyle w:val="Footer"/>
        </w:pPr>
      </w:pPrChange>
    </w:pPr>
    <w:ins w:id="2122" w:author="Jade Raposa" w:date="2024-10-17T00:28:00Z">
      <w:r>
        <w:rPr>
          <w:rFonts w:ascii="Georgia" w:hAnsi="Georgia"/>
        </w:rPr>
        <w:t xml:space="preserve">Appendix </w:t>
      </w:r>
    </w:ins>
    <w:ins w:id="2123" w:author="Jade Raposa" w:date="2024-10-17T00:50:00Z">
      <w:r>
        <w:rPr>
          <w:rFonts w:ascii="Georgia" w:hAnsi="Georgia"/>
        </w:rPr>
        <w:t>D</w:t>
      </w:r>
    </w:ins>
    <w:ins w:id="2124" w:author="Jade Raposa" w:date="2024-10-17T00:29:00Z">
      <w:r>
        <w:rPr>
          <w:rFonts w:ascii="Georgia" w:hAnsi="Georgia"/>
        </w:rPr>
        <w:t xml:space="preserve">  </w:t>
      </w:r>
    </w:ins>
    <w:ins w:id="2125" w:author="Jade Raposa" w:date="2024-10-17T00:28:00Z">
      <w:r>
        <w:rPr>
          <w:rFonts w:ascii="Georgia" w:hAnsi="Georgia"/>
        </w:rPr>
        <w:t xml:space="preserve">| </w:t>
      </w:r>
    </w:ins>
    <w:ins w:id="2126" w:author="Jade Raposa" w:date="2024-10-17T00:29:00Z">
      <w:r>
        <w:rPr>
          <w:rFonts w:ascii="Georgia" w:hAnsi="Georgia"/>
        </w:rPr>
        <w:t xml:space="preserve"> </w:t>
      </w:r>
    </w:ins>
    <w:ins w:id="2127" w:author="Jade Raposa" w:date="2024-10-17T00:59:00Z">
      <w:r>
        <w:rPr>
          <w:rFonts w:ascii="Georgia" w:hAnsi="Georgia"/>
        </w:rPr>
        <w:t>8</w:t>
      </w:r>
    </w:ins>
    <w:ins w:id="2128" w:author="Jade Raposa" w:date="2024-10-17T01:02:00Z">
      <w:r>
        <w:rPr>
          <w:rFonts w:ascii="Georgia" w:hAnsi="Georgia"/>
        </w:rPr>
        <w:t>2</w:t>
      </w:r>
    </w:ins>
    <w:del w:id="2129" w:author="Jade Raposa" w:date="2024-10-17T00:28:00Z">
      <w:r>
        <w:rPr>
          <w:rFonts w:ascii="Georgia" w:hAnsi="Georgia"/>
        </w:rPr>
        <w:tab/>
        <w:delText xml:space="preserve">                                                                                                                                              Appendix C| 6</w:delText>
      </w:r>
    </w:del>
    <w:r>
      <w:rPr>
        <w:noProof/>
        <w:lang w:val="en-US"/>
      </w:rPr>
      <w:drawing>
        <wp:anchor distT="0" distB="0" distL="114300" distR="114300" simplePos="0" relativeHeight="251803648" behindDoc="1" locked="0" layoutInCell="1" allowOverlap="1" wp14:anchorId="331A5751" wp14:editId="1494864A">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227" name="Picture 64859422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130" w:author="Jade Raposa" w:date="2024-10-17T00:28:00Z">
      <w:r>
        <w:rPr>
          <w:rFonts w:ascii="Georgia" w:hAnsi="Georgia"/>
        </w:rPr>
        <w:delText>7</w:delText>
      </w:r>
    </w:del>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77777777" w:rsidR="008F456D" w:rsidRDefault="002B278F">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77777777" w:rsidR="008F456D" w:rsidRDefault="002B278F">
    <w:pPr>
      <w:pStyle w:val="Footer"/>
      <w:jc w:val="right"/>
      <w:rPr>
        <w:rFonts w:ascii="Georgia" w:hAnsi="Georgia"/>
      </w:rPr>
      <w:pPrChange w:id="2309" w:author="Jade Raposa" w:date="2024-10-17T00:28:00Z">
        <w:pPr>
          <w:pStyle w:val="Footer"/>
        </w:pPr>
      </w:pPrChange>
    </w:pPr>
    <w:ins w:id="2310" w:author="Jade Raposa" w:date="2024-10-17T00:28:00Z">
      <w:r>
        <w:rPr>
          <w:rFonts w:ascii="Georgia" w:hAnsi="Georgia"/>
        </w:rPr>
        <w:t xml:space="preserve">Appendix </w:t>
      </w:r>
    </w:ins>
    <w:ins w:id="2311" w:author="Jade Raposa" w:date="2024-10-17T00:50:00Z">
      <w:r>
        <w:rPr>
          <w:rFonts w:ascii="Georgia" w:hAnsi="Georgia"/>
        </w:rPr>
        <w:t>D</w:t>
      </w:r>
    </w:ins>
    <w:ins w:id="2312" w:author="Jade Raposa" w:date="2024-10-17T00:29:00Z">
      <w:r>
        <w:rPr>
          <w:rFonts w:ascii="Georgia" w:hAnsi="Georgia"/>
        </w:rPr>
        <w:t xml:space="preserve">  </w:t>
      </w:r>
    </w:ins>
    <w:ins w:id="2313" w:author="Jade Raposa" w:date="2024-10-17T00:28:00Z">
      <w:r>
        <w:rPr>
          <w:rFonts w:ascii="Georgia" w:hAnsi="Georgia"/>
        </w:rPr>
        <w:t xml:space="preserve">| </w:t>
      </w:r>
    </w:ins>
    <w:ins w:id="2314" w:author="Jade Raposa" w:date="2024-10-17T00:29:00Z">
      <w:r>
        <w:rPr>
          <w:rFonts w:ascii="Georgia" w:hAnsi="Georgia"/>
        </w:rPr>
        <w:t xml:space="preserve"> </w:t>
      </w:r>
    </w:ins>
    <w:ins w:id="2315" w:author="Jade Raposa" w:date="2024-10-17T00:59:00Z">
      <w:r>
        <w:rPr>
          <w:rFonts w:ascii="Georgia" w:hAnsi="Georgia"/>
        </w:rPr>
        <w:t>8</w:t>
      </w:r>
    </w:ins>
    <w:ins w:id="2316" w:author="Jade Raposa" w:date="2024-10-17T01:04:00Z">
      <w:r>
        <w:rPr>
          <w:rFonts w:ascii="Georgia" w:hAnsi="Georgia"/>
        </w:rPr>
        <w:t>3</w:t>
      </w:r>
    </w:ins>
    <w:del w:id="2317" w:author="Jade Raposa"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318" w:author="Jade Raposa" w:date="2024-10-17T00:28:00Z">
      <w:r>
        <w:rPr>
          <w:rFonts w:ascii="Georgia" w:hAnsi="Georgia"/>
        </w:rPr>
        <w:delText>7</w:delText>
      </w:r>
    </w:del>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77777777" w:rsidR="008F456D" w:rsidRDefault="002B278F">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77777777" w:rsidR="008F456D" w:rsidRDefault="002B278F">
    <w:pPr>
      <w:pStyle w:val="Footer"/>
      <w:jc w:val="right"/>
      <w:rPr>
        <w:rFonts w:ascii="Georgia" w:hAnsi="Georgia"/>
      </w:rPr>
      <w:pPrChange w:id="2338" w:author="Jade Raposa" w:date="2024-10-17T00:28:00Z">
        <w:pPr>
          <w:pStyle w:val="Footer"/>
        </w:pPr>
      </w:pPrChange>
    </w:pPr>
    <w:ins w:id="2339" w:author="Jade Raposa" w:date="2024-10-17T01:04:00Z">
      <w:r>
        <w:rPr>
          <w:rFonts w:ascii="Georgia" w:hAnsi="Georgia"/>
        </w:rPr>
        <w:t>Curriculum Vitae</w:t>
      </w:r>
    </w:ins>
    <w:ins w:id="2340" w:author="Jade Raposa" w:date="2024-10-17T00:29:00Z">
      <w:r>
        <w:rPr>
          <w:rFonts w:ascii="Georgia" w:hAnsi="Georgia"/>
        </w:rPr>
        <w:t xml:space="preserve">  </w:t>
      </w:r>
    </w:ins>
    <w:ins w:id="2341" w:author="Jade Raposa" w:date="2024-10-17T00:28:00Z">
      <w:r>
        <w:rPr>
          <w:rFonts w:ascii="Georgia" w:hAnsi="Georgia"/>
        </w:rPr>
        <w:t xml:space="preserve">| </w:t>
      </w:r>
    </w:ins>
    <w:ins w:id="2342" w:author="Jade Raposa" w:date="2024-10-17T00:29:00Z">
      <w:r>
        <w:rPr>
          <w:rFonts w:ascii="Georgia" w:hAnsi="Georgia"/>
        </w:rPr>
        <w:t xml:space="preserve"> </w:t>
      </w:r>
    </w:ins>
    <w:ins w:id="2343" w:author="Jade Raposa" w:date="2024-10-17T00:59:00Z">
      <w:r>
        <w:rPr>
          <w:rFonts w:ascii="Georgia" w:hAnsi="Georgia"/>
        </w:rPr>
        <w:t>8</w:t>
      </w:r>
    </w:ins>
    <w:ins w:id="2344" w:author="Jade Raposa" w:date="2024-10-17T01:04:00Z">
      <w:r>
        <w:rPr>
          <w:rFonts w:ascii="Georgia" w:hAnsi="Georgia"/>
        </w:rPr>
        <w:t>4</w:t>
      </w:r>
    </w:ins>
    <w:del w:id="2345" w:author="Jade Raposa"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346" w:author="Jade Raposa" w:date="2024-10-17T00:28:00Z">
      <w:r>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77777777" w:rsidR="008F456D" w:rsidRDefault="002B278F">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9FA"/>
    <w:multiLevelType w:val="multilevel"/>
    <w:tmpl w:val="04A019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7CD7D95"/>
    <w:multiLevelType w:val="hybridMultilevel"/>
    <w:tmpl w:val="4260C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FE71B43"/>
    <w:multiLevelType w:val="multilevel"/>
    <w:tmpl w:val="4FE71B43"/>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2A25FF7"/>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5335E93"/>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457580"/>
    <w:multiLevelType w:val="hybridMultilevel"/>
    <w:tmpl w:val="CC6E17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B2A35"/>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9FD6B2D"/>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72773666">
    <w:abstractNumId w:val="14"/>
  </w:num>
  <w:num w:numId="2" w16cid:durableId="1841969301">
    <w:abstractNumId w:val="10"/>
  </w:num>
  <w:num w:numId="3" w16cid:durableId="517737640">
    <w:abstractNumId w:val="17"/>
    <w:lvlOverride w:ilvl="0">
      <w:lvl w:ilvl="0">
        <w:numFmt w:val="lowerLetter"/>
        <w:lvlText w:val="%1."/>
        <w:lvlJc w:val="left"/>
      </w:lvl>
    </w:lvlOverride>
  </w:num>
  <w:num w:numId="4" w16cid:durableId="1551721375">
    <w:abstractNumId w:val="18"/>
    <w:lvlOverride w:ilvl="0">
      <w:lvl w:ilvl="0">
        <w:numFmt w:val="lowerLetter"/>
        <w:lvlText w:val="%1."/>
        <w:lvlJc w:val="left"/>
      </w:lvl>
    </w:lvlOverride>
  </w:num>
  <w:num w:numId="5" w16cid:durableId="1028218246">
    <w:abstractNumId w:val="2"/>
    <w:lvlOverride w:ilvl="0">
      <w:lvl w:ilvl="0">
        <w:numFmt w:val="lowerLetter"/>
        <w:lvlText w:val="%1."/>
        <w:lvlJc w:val="left"/>
      </w:lvl>
    </w:lvlOverride>
  </w:num>
  <w:num w:numId="6" w16cid:durableId="291787790">
    <w:abstractNumId w:val="5"/>
  </w:num>
  <w:num w:numId="7" w16cid:durableId="798844855">
    <w:abstractNumId w:val="3"/>
  </w:num>
  <w:num w:numId="8" w16cid:durableId="115832078">
    <w:abstractNumId w:val="6"/>
    <w:lvlOverride w:ilvl="0">
      <w:lvl w:ilvl="0">
        <w:numFmt w:val="bullet"/>
        <w:lvlText w:val=""/>
        <w:lvlJc w:val="left"/>
        <w:pPr>
          <w:tabs>
            <w:tab w:val="left" w:pos="720"/>
          </w:tabs>
          <w:ind w:left="720" w:hanging="360"/>
        </w:pPr>
        <w:rPr>
          <w:rFonts w:ascii="Wingdings" w:hAnsi="Wingdings" w:hint="default"/>
          <w:sz w:val="20"/>
        </w:rPr>
      </w:lvl>
    </w:lvlOverride>
  </w:num>
  <w:num w:numId="9" w16cid:durableId="1827474760">
    <w:abstractNumId w:val="8"/>
  </w:num>
  <w:num w:numId="10" w16cid:durableId="17976191">
    <w:abstractNumId w:val="20"/>
  </w:num>
  <w:num w:numId="11" w16cid:durableId="143015082">
    <w:abstractNumId w:val="0"/>
  </w:num>
  <w:num w:numId="12" w16cid:durableId="1784228538">
    <w:abstractNumId w:val="1"/>
  </w:num>
  <w:num w:numId="13" w16cid:durableId="1605187031">
    <w:abstractNumId w:val="21"/>
  </w:num>
  <w:num w:numId="14" w16cid:durableId="854002586">
    <w:abstractNumId w:val="19"/>
  </w:num>
  <w:num w:numId="15" w16cid:durableId="879323639">
    <w:abstractNumId w:val="9"/>
  </w:num>
  <w:num w:numId="16" w16cid:durableId="67387998">
    <w:abstractNumId w:val="7"/>
  </w:num>
  <w:num w:numId="17" w16cid:durableId="1015809808">
    <w:abstractNumId w:val="15"/>
  </w:num>
  <w:num w:numId="18" w16cid:durableId="576670179">
    <w:abstractNumId w:val="12"/>
  </w:num>
  <w:num w:numId="19" w16cid:durableId="1980450544">
    <w:abstractNumId w:val="11"/>
  </w:num>
  <w:num w:numId="20" w16cid:durableId="1664159179">
    <w:abstractNumId w:val="13"/>
  </w:num>
  <w:num w:numId="21" w16cid:durableId="1308894745">
    <w:abstractNumId w:val="4"/>
  </w:num>
  <w:num w:numId="22" w16cid:durableId="162996838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None" w15:userId="Jade Raposa"/>
  </w15:person>
  <w15:person w15:author="Jade Raposa [2]">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6BC3"/>
    <w:rsid w:val="00006E6A"/>
    <w:rsid w:val="0001649B"/>
    <w:rsid w:val="000208B1"/>
    <w:rsid w:val="0002130C"/>
    <w:rsid w:val="00023F3F"/>
    <w:rsid w:val="0002501F"/>
    <w:rsid w:val="00027408"/>
    <w:rsid w:val="000320B3"/>
    <w:rsid w:val="000321BD"/>
    <w:rsid w:val="00035720"/>
    <w:rsid w:val="00035FAB"/>
    <w:rsid w:val="0003641A"/>
    <w:rsid w:val="00037228"/>
    <w:rsid w:val="00045D89"/>
    <w:rsid w:val="00050270"/>
    <w:rsid w:val="00054D8A"/>
    <w:rsid w:val="0006137D"/>
    <w:rsid w:val="00066D70"/>
    <w:rsid w:val="000717F3"/>
    <w:rsid w:val="00072C49"/>
    <w:rsid w:val="000730EC"/>
    <w:rsid w:val="00073B63"/>
    <w:rsid w:val="0007586B"/>
    <w:rsid w:val="00084CB8"/>
    <w:rsid w:val="00087919"/>
    <w:rsid w:val="000916DA"/>
    <w:rsid w:val="00097AAA"/>
    <w:rsid w:val="000A01ED"/>
    <w:rsid w:val="000A08CD"/>
    <w:rsid w:val="000A0952"/>
    <w:rsid w:val="000A5F9C"/>
    <w:rsid w:val="000A7FDF"/>
    <w:rsid w:val="000C1E6A"/>
    <w:rsid w:val="000C2474"/>
    <w:rsid w:val="000C4E16"/>
    <w:rsid w:val="000C5DFC"/>
    <w:rsid w:val="000D0181"/>
    <w:rsid w:val="000D3B07"/>
    <w:rsid w:val="000D498F"/>
    <w:rsid w:val="000D5A9B"/>
    <w:rsid w:val="000E1241"/>
    <w:rsid w:val="000E2777"/>
    <w:rsid w:val="000E4B52"/>
    <w:rsid w:val="000F35FE"/>
    <w:rsid w:val="000F4C58"/>
    <w:rsid w:val="000F6601"/>
    <w:rsid w:val="000F68FF"/>
    <w:rsid w:val="0010328F"/>
    <w:rsid w:val="001072CD"/>
    <w:rsid w:val="0011486E"/>
    <w:rsid w:val="00115D66"/>
    <w:rsid w:val="00116EBE"/>
    <w:rsid w:val="00117178"/>
    <w:rsid w:val="00122E73"/>
    <w:rsid w:val="00131972"/>
    <w:rsid w:val="001325A4"/>
    <w:rsid w:val="00133DEA"/>
    <w:rsid w:val="00136402"/>
    <w:rsid w:val="00137B58"/>
    <w:rsid w:val="00142F21"/>
    <w:rsid w:val="0014538E"/>
    <w:rsid w:val="00151634"/>
    <w:rsid w:val="0015621C"/>
    <w:rsid w:val="001578EA"/>
    <w:rsid w:val="001646B7"/>
    <w:rsid w:val="00170627"/>
    <w:rsid w:val="00172E6B"/>
    <w:rsid w:val="00173B76"/>
    <w:rsid w:val="00173E42"/>
    <w:rsid w:val="00174EDA"/>
    <w:rsid w:val="00175BCC"/>
    <w:rsid w:val="00184E8E"/>
    <w:rsid w:val="001857EC"/>
    <w:rsid w:val="00192D52"/>
    <w:rsid w:val="00193C96"/>
    <w:rsid w:val="00195B8E"/>
    <w:rsid w:val="001A40A8"/>
    <w:rsid w:val="001A431B"/>
    <w:rsid w:val="001A5B45"/>
    <w:rsid w:val="001B0268"/>
    <w:rsid w:val="001B0C95"/>
    <w:rsid w:val="001B42CB"/>
    <w:rsid w:val="001B537F"/>
    <w:rsid w:val="001B723C"/>
    <w:rsid w:val="001C2152"/>
    <w:rsid w:val="001C243C"/>
    <w:rsid w:val="001C747D"/>
    <w:rsid w:val="001D06FC"/>
    <w:rsid w:val="001D10A9"/>
    <w:rsid w:val="001D147D"/>
    <w:rsid w:val="001D2D6D"/>
    <w:rsid w:val="001E2C32"/>
    <w:rsid w:val="001F1383"/>
    <w:rsid w:val="001F14FE"/>
    <w:rsid w:val="001F1F65"/>
    <w:rsid w:val="001F5221"/>
    <w:rsid w:val="00204A51"/>
    <w:rsid w:val="00207F21"/>
    <w:rsid w:val="00212BAE"/>
    <w:rsid w:val="002165B3"/>
    <w:rsid w:val="00225740"/>
    <w:rsid w:val="0022791F"/>
    <w:rsid w:val="0023086F"/>
    <w:rsid w:val="00230C25"/>
    <w:rsid w:val="0023212F"/>
    <w:rsid w:val="00234346"/>
    <w:rsid w:val="002412B9"/>
    <w:rsid w:val="00247479"/>
    <w:rsid w:val="00247ED7"/>
    <w:rsid w:val="002537FF"/>
    <w:rsid w:val="00256E6C"/>
    <w:rsid w:val="002627B8"/>
    <w:rsid w:val="00265009"/>
    <w:rsid w:val="002652BA"/>
    <w:rsid w:val="002664AB"/>
    <w:rsid w:val="00266C5F"/>
    <w:rsid w:val="0027106F"/>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C9B"/>
    <w:rsid w:val="00294CC3"/>
    <w:rsid w:val="002A08C7"/>
    <w:rsid w:val="002A1C3E"/>
    <w:rsid w:val="002A29EA"/>
    <w:rsid w:val="002A4036"/>
    <w:rsid w:val="002B02D6"/>
    <w:rsid w:val="002B278F"/>
    <w:rsid w:val="002B335C"/>
    <w:rsid w:val="002C0006"/>
    <w:rsid w:val="002C5612"/>
    <w:rsid w:val="002C6634"/>
    <w:rsid w:val="002D0A75"/>
    <w:rsid w:val="002D4A56"/>
    <w:rsid w:val="002D4F66"/>
    <w:rsid w:val="002D6E04"/>
    <w:rsid w:val="002E11F7"/>
    <w:rsid w:val="002E6D74"/>
    <w:rsid w:val="002F0214"/>
    <w:rsid w:val="002F5B72"/>
    <w:rsid w:val="002F7062"/>
    <w:rsid w:val="003032D0"/>
    <w:rsid w:val="00306E71"/>
    <w:rsid w:val="0031509C"/>
    <w:rsid w:val="00315B0D"/>
    <w:rsid w:val="00321671"/>
    <w:rsid w:val="003219B3"/>
    <w:rsid w:val="00336AC6"/>
    <w:rsid w:val="00337866"/>
    <w:rsid w:val="00337C0F"/>
    <w:rsid w:val="003400AB"/>
    <w:rsid w:val="0034020E"/>
    <w:rsid w:val="003403C2"/>
    <w:rsid w:val="003418DF"/>
    <w:rsid w:val="00341A86"/>
    <w:rsid w:val="003561AC"/>
    <w:rsid w:val="00357FD3"/>
    <w:rsid w:val="0036144F"/>
    <w:rsid w:val="003633BD"/>
    <w:rsid w:val="003661A0"/>
    <w:rsid w:val="003710EA"/>
    <w:rsid w:val="003758A6"/>
    <w:rsid w:val="0037612D"/>
    <w:rsid w:val="0038049B"/>
    <w:rsid w:val="00380915"/>
    <w:rsid w:val="00392D50"/>
    <w:rsid w:val="00395DDB"/>
    <w:rsid w:val="003A0C5B"/>
    <w:rsid w:val="003A36A6"/>
    <w:rsid w:val="003A7F0E"/>
    <w:rsid w:val="003B3B50"/>
    <w:rsid w:val="003B3DE4"/>
    <w:rsid w:val="003B41AC"/>
    <w:rsid w:val="003B7418"/>
    <w:rsid w:val="003C3A16"/>
    <w:rsid w:val="003D29A0"/>
    <w:rsid w:val="003D3B33"/>
    <w:rsid w:val="003D64C6"/>
    <w:rsid w:val="003E0EA7"/>
    <w:rsid w:val="003E154A"/>
    <w:rsid w:val="003E2A30"/>
    <w:rsid w:val="003E3502"/>
    <w:rsid w:val="003E483E"/>
    <w:rsid w:val="003F1076"/>
    <w:rsid w:val="003F32CB"/>
    <w:rsid w:val="003F75BC"/>
    <w:rsid w:val="003F7A10"/>
    <w:rsid w:val="0040093C"/>
    <w:rsid w:val="00401E7D"/>
    <w:rsid w:val="00410E0C"/>
    <w:rsid w:val="00411803"/>
    <w:rsid w:val="0041283E"/>
    <w:rsid w:val="0041569F"/>
    <w:rsid w:val="00416219"/>
    <w:rsid w:val="00420520"/>
    <w:rsid w:val="00422702"/>
    <w:rsid w:val="00422AE4"/>
    <w:rsid w:val="00425F68"/>
    <w:rsid w:val="004276C2"/>
    <w:rsid w:val="0043178F"/>
    <w:rsid w:val="00431977"/>
    <w:rsid w:val="0043265C"/>
    <w:rsid w:val="00433593"/>
    <w:rsid w:val="00435F52"/>
    <w:rsid w:val="0043635F"/>
    <w:rsid w:val="00440B99"/>
    <w:rsid w:val="00447C25"/>
    <w:rsid w:val="00450DAF"/>
    <w:rsid w:val="0045104A"/>
    <w:rsid w:val="00455DE6"/>
    <w:rsid w:val="004569ED"/>
    <w:rsid w:val="00457262"/>
    <w:rsid w:val="00466D60"/>
    <w:rsid w:val="0047226D"/>
    <w:rsid w:val="00472F1B"/>
    <w:rsid w:val="00472F80"/>
    <w:rsid w:val="00474309"/>
    <w:rsid w:val="004761B0"/>
    <w:rsid w:val="00477080"/>
    <w:rsid w:val="00477861"/>
    <w:rsid w:val="004853B0"/>
    <w:rsid w:val="0048572D"/>
    <w:rsid w:val="00486E14"/>
    <w:rsid w:val="00497010"/>
    <w:rsid w:val="004970F4"/>
    <w:rsid w:val="004A4245"/>
    <w:rsid w:val="004A62B0"/>
    <w:rsid w:val="004A7DEE"/>
    <w:rsid w:val="004B0326"/>
    <w:rsid w:val="004B333C"/>
    <w:rsid w:val="004B3BEB"/>
    <w:rsid w:val="004C4382"/>
    <w:rsid w:val="004C4DC7"/>
    <w:rsid w:val="004D362F"/>
    <w:rsid w:val="004D593D"/>
    <w:rsid w:val="004E07DC"/>
    <w:rsid w:val="004E1C87"/>
    <w:rsid w:val="004E39F0"/>
    <w:rsid w:val="004F10A5"/>
    <w:rsid w:val="00502C86"/>
    <w:rsid w:val="00505852"/>
    <w:rsid w:val="00505E8F"/>
    <w:rsid w:val="005115BB"/>
    <w:rsid w:val="00513324"/>
    <w:rsid w:val="00516CCD"/>
    <w:rsid w:val="00517074"/>
    <w:rsid w:val="0051764D"/>
    <w:rsid w:val="005177A4"/>
    <w:rsid w:val="00522AB8"/>
    <w:rsid w:val="00525EC4"/>
    <w:rsid w:val="00527EF4"/>
    <w:rsid w:val="005313D1"/>
    <w:rsid w:val="005314EC"/>
    <w:rsid w:val="00531FCC"/>
    <w:rsid w:val="0053299A"/>
    <w:rsid w:val="00533859"/>
    <w:rsid w:val="00533FDF"/>
    <w:rsid w:val="005352BC"/>
    <w:rsid w:val="005518CD"/>
    <w:rsid w:val="00561BB1"/>
    <w:rsid w:val="00566C43"/>
    <w:rsid w:val="00567F83"/>
    <w:rsid w:val="00571605"/>
    <w:rsid w:val="00580E98"/>
    <w:rsid w:val="0058174D"/>
    <w:rsid w:val="0058218F"/>
    <w:rsid w:val="005860B0"/>
    <w:rsid w:val="005A410C"/>
    <w:rsid w:val="005A4CA8"/>
    <w:rsid w:val="005A57C5"/>
    <w:rsid w:val="005A77ED"/>
    <w:rsid w:val="005B13F7"/>
    <w:rsid w:val="005B2921"/>
    <w:rsid w:val="005B336A"/>
    <w:rsid w:val="005B39A4"/>
    <w:rsid w:val="005B409B"/>
    <w:rsid w:val="005B668F"/>
    <w:rsid w:val="005B71AD"/>
    <w:rsid w:val="005C333F"/>
    <w:rsid w:val="005C3F92"/>
    <w:rsid w:val="005D1765"/>
    <w:rsid w:val="005D3E30"/>
    <w:rsid w:val="005E6543"/>
    <w:rsid w:val="005F1D01"/>
    <w:rsid w:val="006011E7"/>
    <w:rsid w:val="00602F85"/>
    <w:rsid w:val="0060573F"/>
    <w:rsid w:val="00616C66"/>
    <w:rsid w:val="00616D7E"/>
    <w:rsid w:val="00617169"/>
    <w:rsid w:val="00620A39"/>
    <w:rsid w:val="00621298"/>
    <w:rsid w:val="00624E05"/>
    <w:rsid w:val="006310AD"/>
    <w:rsid w:val="006319FD"/>
    <w:rsid w:val="00633655"/>
    <w:rsid w:val="00633BC8"/>
    <w:rsid w:val="00633FD7"/>
    <w:rsid w:val="00636046"/>
    <w:rsid w:val="00637024"/>
    <w:rsid w:val="00637121"/>
    <w:rsid w:val="00637B0F"/>
    <w:rsid w:val="00640481"/>
    <w:rsid w:val="00641650"/>
    <w:rsid w:val="00641A9A"/>
    <w:rsid w:val="006421C3"/>
    <w:rsid w:val="0064706E"/>
    <w:rsid w:val="00650131"/>
    <w:rsid w:val="006522DE"/>
    <w:rsid w:val="006538B4"/>
    <w:rsid w:val="00655FF5"/>
    <w:rsid w:val="00661753"/>
    <w:rsid w:val="006625F6"/>
    <w:rsid w:val="00667FBA"/>
    <w:rsid w:val="00671127"/>
    <w:rsid w:val="00672400"/>
    <w:rsid w:val="00677F59"/>
    <w:rsid w:val="00682BB0"/>
    <w:rsid w:val="0068375F"/>
    <w:rsid w:val="00683DE8"/>
    <w:rsid w:val="0069007C"/>
    <w:rsid w:val="00691FBD"/>
    <w:rsid w:val="0069207F"/>
    <w:rsid w:val="006925E7"/>
    <w:rsid w:val="006A22A5"/>
    <w:rsid w:val="006A3271"/>
    <w:rsid w:val="006B0480"/>
    <w:rsid w:val="006B3E23"/>
    <w:rsid w:val="006B45E7"/>
    <w:rsid w:val="006B7169"/>
    <w:rsid w:val="006C3ED2"/>
    <w:rsid w:val="006C5B53"/>
    <w:rsid w:val="006D4C70"/>
    <w:rsid w:val="006D5A85"/>
    <w:rsid w:val="006E1A8A"/>
    <w:rsid w:val="006E6318"/>
    <w:rsid w:val="006E670C"/>
    <w:rsid w:val="006E7B7B"/>
    <w:rsid w:val="006F2EB8"/>
    <w:rsid w:val="007006B2"/>
    <w:rsid w:val="007017C0"/>
    <w:rsid w:val="00704997"/>
    <w:rsid w:val="0071096E"/>
    <w:rsid w:val="0071195E"/>
    <w:rsid w:val="00713DB2"/>
    <w:rsid w:val="00717F2A"/>
    <w:rsid w:val="00721906"/>
    <w:rsid w:val="007226BA"/>
    <w:rsid w:val="0072287B"/>
    <w:rsid w:val="00724EAD"/>
    <w:rsid w:val="0072754E"/>
    <w:rsid w:val="0072790A"/>
    <w:rsid w:val="00731B67"/>
    <w:rsid w:val="00743CC4"/>
    <w:rsid w:val="00750479"/>
    <w:rsid w:val="007524B5"/>
    <w:rsid w:val="00756F8F"/>
    <w:rsid w:val="00764444"/>
    <w:rsid w:val="00765D28"/>
    <w:rsid w:val="0076741D"/>
    <w:rsid w:val="0076761C"/>
    <w:rsid w:val="00771213"/>
    <w:rsid w:val="007733E2"/>
    <w:rsid w:val="007765E9"/>
    <w:rsid w:val="0077757E"/>
    <w:rsid w:val="00777679"/>
    <w:rsid w:val="007823FC"/>
    <w:rsid w:val="00783996"/>
    <w:rsid w:val="00786058"/>
    <w:rsid w:val="0078643E"/>
    <w:rsid w:val="007B30BA"/>
    <w:rsid w:val="007B6A2D"/>
    <w:rsid w:val="007B7A0C"/>
    <w:rsid w:val="007C0617"/>
    <w:rsid w:val="007C0891"/>
    <w:rsid w:val="007D28B1"/>
    <w:rsid w:val="007D6B4D"/>
    <w:rsid w:val="007D72EF"/>
    <w:rsid w:val="007D74E3"/>
    <w:rsid w:val="007E0EA7"/>
    <w:rsid w:val="007E5688"/>
    <w:rsid w:val="007F0740"/>
    <w:rsid w:val="007F5B4E"/>
    <w:rsid w:val="008017D9"/>
    <w:rsid w:val="0080214E"/>
    <w:rsid w:val="0080221A"/>
    <w:rsid w:val="0080223B"/>
    <w:rsid w:val="0080342D"/>
    <w:rsid w:val="008052D6"/>
    <w:rsid w:val="0080686A"/>
    <w:rsid w:val="00811EB1"/>
    <w:rsid w:val="00813342"/>
    <w:rsid w:val="0081345B"/>
    <w:rsid w:val="008144CE"/>
    <w:rsid w:val="00826BEF"/>
    <w:rsid w:val="00833024"/>
    <w:rsid w:val="0083310C"/>
    <w:rsid w:val="00833F95"/>
    <w:rsid w:val="0083666C"/>
    <w:rsid w:val="00837B3A"/>
    <w:rsid w:val="00842E30"/>
    <w:rsid w:val="008502CA"/>
    <w:rsid w:val="00851F6E"/>
    <w:rsid w:val="00857CCA"/>
    <w:rsid w:val="008642E7"/>
    <w:rsid w:val="008650B8"/>
    <w:rsid w:val="00884CAA"/>
    <w:rsid w:val="008850A6"/>
    <w:rsid w:val="00885E8A"/>
    <w:rsid w:val="008927FD"/>
    <w:rsid w:val="0089452D"/>
    <w:rsid w:val="008A5E2D"/>
    <w:rsid w:val="008B1E4F"/>
    <w:rsid w:val="008B30FB"/>
    <w:rsid w:val="008C0392"/>
    <w:rsid w:val="008C13CD"/>
    <w:rsid w:val="008C2D78"/>
    <w:rsid w:val="008C6F6A"/>
    <w:rsid w:val="008D1248"/>
    <w:rsid w:val="008D27A4"/>
    <w:rsid w:val="008D33A4"/>
    <w:rsid w:val="008D6083"/>
    <w:rsid w:val="008E26CC"/>
    <w:rsid w:val="008E29E6"/>
    <w:rsid w:val="008E49F5"/>
    <w:rsid w:val="008F1830"/>
    <w:rsid w:val="008F456D"/>
    <w:rsid w:val="008F4CDE"/>
    <w:rsid w:val="008F6A3D"/>
    <w:rsid w:val="008F6E12"/>
    <w:rsid w:val="00903697"/>
    <w:rsid w:val="009046AC"/>
    <w:rsid w:val="0091635F"/>
    <w:rsid w:val="00920423"/>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60983"/>
    <w:rsid w:val="00960E94"/>
    <w:rsid w:val="009619FF"/>
    <w:rsid w:val="00961BC1"/>
    <w:rsid w:val="009634E6"/>
    <w:rsid w:val="00963C4D"/>
    <w:rsid w:val="009670C2"/>
    <w:rsid w:val="009673CD"/>
    <w:rsid w:val="009779FC"/>
    <w:rsid w:val="00980EF0"/>
    <w:rsid w:val="00982834"/>
    <w:rsid w:val="00982E16"/>
    <w:rsid w:val="00991897"/>
    <w:rsid w:val="009965EE"/>
    <w:rsid w:val="009968DD"/>
    <w:rsid w:val="009978BF"/>
    <w:rsid w:val="00997999"/>
    <w:rsid w:val="00997F6A"/>
    <w:rsid w:val="009A47BB"/>
    <w:rsid w:val="009A6B1F"/>
    <w:rsid w:val="009B0DE4"/>
    <w:rsid w:val="009B46C9"/>
    <w:rsid w:val="009C29C8"/>
    <w:rsid w:val="009C78CA"/>
    <w:rsid w:val="009C7B4C"/>
    <w:rsid w:val="009D0AE2"/>
    <w:rsid w:val="009D124E"/>
    <w:rsid w:val="009D2F0D"/>
    <w:rsid w:val="009D5D9A"/>
    <w:rsid w:val="009D60B0"/>
    <w:rsid w:val="009D6953"/>
    <w:rsid w:val="009D7526"/>
    <w:rsid w:val="009E1FEA"/>
    <w:rsid w:val="009E2166"/>
    <w:rsid w:val="009E5F09"/>
    <w:rsid w:val="009E78BB"/>
    <w:rsid w:val="009F0416"/>
    <w:rsid w:val="009F5E1C"/>
    <w:rsid w:val="009F6DC2"/>
    <w:rsid w:val="00A01962"/>
    <w:rsid w:val="00A0209A"/>
    <w:rsid w:val="00A13271"/>
    <w:rsid w:val="00A16C90"/>
    <w:rsid w:val="00A16E35"/>
    <w:rsid w:val="00A17322"/>
    <w:rsid w:val="00A22105"/>
    <w:rsid w:val="00A226AF"/>
    <w:rsid w:val="00A23429"/>
    <w:rsid w:val="00A25A48"/>
    <w:rsid w:val="00A263AC"/>
    <w:rsid w:val="00A27272"/>
    <w:rsid w:val="00A272BF"/>
    <w:rsid w:val="00A2733C"/>
    <w:rsid w:val="00A325AD"/>
    <w:rsid w:val="00A3351E"/>
    <w:rsid w:val="00A350F7"/>
    <w:rsid w:val="00A37BB7"/>
    <w:rsid w:val="00A44E02"/>
    <w:rsid w:val="00A473B5"/>
    <w:rsid w:val="00A51072"/>
    <w:rsid w:val="00A522FD"/>
    <w:rsid w:val="00A535C6"/>
    <w:rsid w:val="00A53BD0"/>
    <w:rsid w:val="00A6003D"/>
    <w:rsid w:val="00A63CF5"/>
    <w:rsid w:val="00A6782B"/>
    <w:rsid w:val="00A67CDD"/>
    <w:rsid w:val="00A70FF2"/>
    <w:rsid w:val="00A85397"/>
    <w:rsid w:val="00A86CDE"/>
    <w:rsid w:val="00A90576"/>
    <w:rsid w:val="00A93238"/>
    <w:rsid w:val="00A9396F"/>
    <w:rsid w:val="00A940C5"/>
    <w:rsid w:val="00AA3FAE"/>
    <w:rsid w:val="00AC2E77"/>
    <w:rsid w:val="00AC37A5"/>
    <w:rsid w:val="00AC39CE"/>
    <w:rsid w:val="00AC39D4"/>
    <w:rsid w:val="00AC5E65"/>
    <w:rsid w:val="00AC60DD"/>
    <w:rsid w:val="00AC7EE8"/>
    <w:rsid w:val="00AD17BF"/>
    <w:rsid w:val="00AD2CB2"/>
    <w:rsid w:val="00AD4360"/>
    <w:rsid w:val="00AE089B"/>
    <w:rsid w:val="00AE2277"/>
    <w:rsid w:val="00AE3B16"/>
    <w:rsid w:val="00AE4F6E"/>
    <w:rsid w:val="00AE5535"/>
    <w:rsid w:val="00AE6AB6"/>
    <w:rsid w:val="00AF3539"/>
    <w:rsid w:val="00AF4A0D"/>
    <w:rsid w:val="00B001DA"/>
    <w:rsid w:val="00B00B08"/>
    <w:rsid w:val="00B04722"/>
    <w:rsid w:val="00B04E8B"/>
    <w:rsid w:val="00B0534D"/>
    <w:rsid w:val="00B05AA0"/>
    <w:rsid w:val="00B11358"/>
    <w:rsid w:val="00B142AE"/>
    <w:rsid w:val="00B170BB"/>
    <w:rsid w:val="00B17B35"/>
    <w:rsid w:val="00B212F0"/>
    <w:rsid w:val="00B23EA0"/>
    <w:rsid w:val="00B23F64"/>
    <w:rsid w:val="00B332FF"/>
    <w:rsid w:val="00B348CF"/>
    <w:rsid w:val="00B412C2"/>
    <w:rsid w:val="00B4283E"/>
    <w:rsid w:val="00B46B60"/>
    <w:rsid w:val="00B54266"/>
    <w:rsid w:val="00B55876"/>
    <w:rsid w:val="00B57F49"/>
    <w:rsid w:val="00B6269F"/>
    <w:rsid w:val="00B638C3"/>
    <w:rsid w:val="00B8001B"/>
    <w:rsid w:val="00B8082E"/>
    <w:rsid w:val="00B825B6"/>
    <w:rsid w:val="00B86A29"/>
    <w:rsid w:val="00B879B0"/>
    <w:rsid w:val="00B9653A"/>
    <w:rsid w:val="00BA4258"/>
    <w:rsid w:val="00BA4C24"/>
    <w:rsid w:val="00BA6556"/>
    <w:rsid w:val="00BA6AE1"/>
    <w:rsid w:val="00BA70F0"/>
    <w:rsid w:val="00BA795E"/>
    <w:rsid w:val="00BA7C11"/>
    <w:rsid w:val="00BB324F"/>
    <w:rsid w:val="00BC3C3D"/>
    <w:rsid w:val="00BC3C76"/>
    <w:rsid w:val="00BC6A6A"/>
    <w:rsid w:val="00BC7EC8"/>
    <w:rsid w:val="00BD2AC5"/>
    <w:rsid w:val="00BD3857"/>
    <w:rsid w:val="00BD54F6"/>
    <w:rsid w:val="00BD6A8C"/>
    <w:rsid w:val="00BD73F4"/>
    <w:rsid w:val="00BD74DF"/>
    <w:rsid w:val="00BD7542"/>
    <w:rsid w:val="00BE3E01"/>
    <w:rsid w:val="00BE56F8"/>
    <w:rsid w:val="00BE7F13"/>
    <w:rsid w:val="00BF04B9"/>
    <w:rsid w:val="00C003C1"/>
    <w:rsid w:val="00C02681"/>
    <w:rsid w:val="00C02E64"/>
    <w:rsid w:val="00C04F7C"/>
    <w:rsid w:val="00C05C24"/>
    <w:rsid w:val="00C0613D"/>
    <w:rsid w:val="00C10A50"/>
    <w:rsid w:val="00C1236F"/>
    <w:rsid w:val="00C1357C"/>
    <w:rsid w:val="00C154FB"/>
    <w:rsid w:val="00C15EAB"/>
    <w:rsid w:val="00C20046"/>
    <w:rsid w:val="00C205B9"/>
    <w:rsid w:val="00C25B3B"/>
    <w:rsid w:val="00C2643E"/>
    <w:rsid w:val="00C30011"/>
    <w:rsid w:val="00C33689"/>
    <w:rsid w:val="00C42534"/>
    <w:rsid w:val="00C441D6"/>
    <w:rsid w:val="00C46EB6"/>
    <w:rsid w:val="00C46EC7"/>
    <w:rsid w:val="00C50F19"/>
    <w:rsid w:val="00C5286C"/>
    <w:rsid w:val="00C56093"/>
    <w:rsid w:val="00C730A9"/>
    <w:rsid w:val="00C743FC"/>
    <w:rsid w:val="00C77602"/>
    <w:rsid w:val="00C80D75"/>
    <w:rsid w:val="00C81A6B"/>
    <w:rsid w:val="00C81E4A"/>
    <w:rsid w:val="00C92B67"/>
    <w:rsid w:val="00C95ECB"/>
    <w:rsid w:val="00C976DF"/>
    <w:rsid w:val="00C97BA5"/>
    <w:rsid w:val="00CA14B5"/>
    <w:rsid w:val="00CA795E"/>
    <w:rsid w:val="00CB12D0"/>
    <w:rsid w:val="00CB1392"/>
    <w:rsid w:val="00CB5A4A"/>
    <w:rsid w:val="00CB75C7"/>
    <w:rsid w:val="00CB7D44"/>
    <w:rsid w:val="00CC11CE"/>
    <w:rsid w:val="00CC4CAB"/>
    <w:rsid w:val="00CD0D74"/>
    <w:rsid w:val="00CD6E16"/>
    <w:rsid w:val="00CE5D1F"/>
    <w:rsid w:val="00CF2C83"/>
    <w:rsid w:val="00CF2E71"/>
    <w:rsid w:val="00CF4CA3"/>
    <w:rsid w:val="00D03AFC"/>
    <w:rsid w:val="00D03BE4"/>
    <w:rsid w:val="00D047A9"/>
    <w:rsid w:val="00D05FD3"/>
    <w:rsid w:val="00D13453"/>
    <w:rsid w:val="00D13AA7"/>
    <w:rsid w:val="00D13BCB"/>
    <w:rsid w:val="00D16186"/>
    <w:rsid w:val="00D22172"/>
    <w:rsid w:val="00D2362F"/>
    <w:rsid w:val="00D25035"/>
    <w:rsid w:val="00D250D0"/>
    <w:rsid w:val="00D25A31"/>
    <w:rsid w:val="00D26261"/>
    <w:rsid w:val="00D269CF"/>
    <w:rsid w:val="00D30D37"/>
    <w:rsid w:val="00D3478C"/>
    <w:rsid w:val="00D4279B"/>
    <w:rsid w:val="00D43D7A"/>
    <w:rsid w:val="00D50247"/>
    <w:rsid w:val="00D52A19"/>
    <w:rsid w:val="00D54C64"/>
    <w:rsid w:val="00D65807"/>
    <w:rsid w:val="00D72BC1"/>
    <w:rsid w:val="00D913AC"/>
    <w:rsid w:val="00D95F40"/>
    <w:rsid w:val="00DA27E8"/>
    <w:rsid w:val="00DA29A3"/>
    <w:rsid w:val="00DA3531"/>
    <w:rsid w:val="00DA3F84"/>
    <w:rsid w:val="00DA58E5"/>
    <w:rsid w:val="00DB10B3"/>
    <w:rsid w:val="00DB1E48"/>
    <w:rsid w:val="00DB33C7"/>
    <w:rsid w:val="00DB5FC9"/>
    <w:rsid w:val="00DB6622"/>
    <w:rsid w:val="00DB68AE"/>
    <w:rsid w:val="00DC13A9"/>
    <w:rsid w:val="00DD6DE3"/>
    <w:rsid w:val="00DE03B4"/>
    <w:rsid w:val="00DE1529"/>
    <w:rsid w:val="00DE3BCD"/>
    <w:rsid w:val="00DE4D03"/>
    <w:rsid w:val="00DE71D0"/>
    <w:rsid w:val="00DF137B"/>
    <w:rsid w:val="00DF2B21"/>
    <w:rsid w:val="00DF5940"/>
    <w:rsid w:val="00E00308"/>
    <w:rsid w:val="00E038F0"/>
    <w:rsid w:val="00E057CA"/>
    <w:rsid w:val="00E10B76"/>
    <w:rsid w:val="00E12A2C"/>
    <w:rsid w:val="00E12A34"/>
    <w:rsid w:val="00E14670"/>
    <w:rsid w:val="00E17267"/>
    <w:rsid w:val="00E21550"/>
    <w:rsid w:val="00E2541E"/>
    <w:rsid w:val="00E25C6F"/>
    <w:rsid w:val="00E2635E"/>
    <w:rsid w:val="00E26B93"/>
    <w:rsid w:val="00E31BD1"/>
    <w:rsid w:val="00E33438"/>
    <w:rsid w:val="00E346C1"/>
    <w:rsid w:val="00E352C6"/>
    <w:rsid w:val="00E35712"/>
    <w:rsid w:val="00E44DFE"/>
    <w:rsid w:val="00E464F1"/>
    <w:rsid w:val="00E47D5D"/>
    <w:rsid w:val="00E52A05"/>
    <w:rsid w:val="00E62A67"/>
    <w:rsid w:val="00E62A6E"/>
    <w:rsid w:val="00E64323"/>
    <w:rsid w:val="00E7266D"/>
    <w:rsid w:val="00E73A8E"/>
    <w:rsid w:val="00E75552"/>
    <w:rsid w:val="00E75D98"/>
    <w:rsid w:val="00E822AF"/>
    <w:rsid w:val="00E86435"/>
    <w:rsid w:val="00E90756"/>
    <w:rsid w:val="00E913F6"/>
    <w:rsid w:val="00E91BEE"/>
    <w:rsid w:val="00E96DAF"/>
    <w:rsid w:val="00E97300"/>
    <w:rsid w:val="00E9738A"/>
    <w:rsid w:val="00EA2225"/>
    <w:rsid w:val="00EA2604"/>
    <w:rsid w:val="00EA522E"/>
    <w:rsid w:val="00EA571A"/>
    <w:rsid w:val="00EA7D96"/>
    <w:rsid w:val="00EB1388"/>
    <w:rsid w:val="00EB256D"/>
    <w:rsid w:val="00EB5031"/>
    <w:rsid w:val="00EB783A"/>
    <w:rsid w:val="00EC158F"/>
    <w:rsid w:val="00ED3283"/>
    <w:rsid w:val="00ED3AF6"/>
    <w:rsid w:val="00ED4AA9"/>
    <w:rsid w:val="00EE1661"/>
    <w:rsid w:val="00EE19DE"/>
    <w:rsid w:val="00EF6505"/>
    <w:rsid w:val="00EF7078"/>
    <w:rsid w:val="00EF71C3"/>
    <w:rsid w:val="00EF74A6"/>
    <w:rsid w:val="00F00594"/>
    <w:rsid w:val="00F027AC"/>
    <w:rsid w:val="00F03D37"/>
    <w:rsid w:val="00F072AC"/>
    <w:rsid w:val="00F1782A"/>
    <w:rsid w:val="00F22834"/>
    <w:rsid w:val="00F24D3F"/>
    <w:rsid w:val="00F25BA2"/>
    <w:rsid w:val="00F3115C"/>
    <w:rsid w:val="00F33A26"/>
    <w:rsid w:val="00F34321"/>
    <w:rsid w:val="00F43973"/>
    <w:rsid w:val="00F43BDA"/>
    <w:rsid w:val="00F47788"/>
    <w:rsid w:val="00F525EE"/>
    <w:rsid w:val="00F535C9"/>
    <w:rsid w:val="00F63467"/>
    <w:rsid w:val="00F63D9C"/>
    <w:rsid w:val="00F64401"/>
    <w:rsid w:val="00F677D3"/>
    <w:rsid w:val="00F7103B"/>
    <w:rsid w:val="00F81663"/>
    <w:rsid w:val="00F831FF"/>
    <w:rsid w:val="00F86BFC"/>
    <w:rsid w:val="00F92A21"/>
    <w:rsid w:val="00F92F92"/>
    <w:rsid w:val="00F94DB2"/>
    <w:rsid w:val="00FA3F95"/>
    <w:rsid w:val="00FA5B98"/>
    <w:rsid w:val="00FA66C3"/>
    <w:rsid w:val="00FB430C"/>
    <w:rsid w:val="00FC2D77"/>
    <w:rsid w:val="00FC5080"/>
    <w:rsid w:val="00FD29A9"/>
    <w:rsid w:val="00FD2A13"/>
    <w:rsid w:val="00FD494C"/>
    <w:rsid w:val="00FD75FB"/>
    <w:rsid w:val="00FE3CB8"/>
    <w:rsid w:val="00FE4246"/>
    <w:rsid w:val="00FE44EF"/>
    <w:rsid w:val="00FF0ADC"/>
    <w:rsid w:val="00FF2985"/>
    <w:rsid w:val="00FF312F"/>
    <w:rsid w:val="00FF7168"/>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45FB9FB5-BFF9-4769-BB79-93F59AE9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 w:type="paragraph" w:styleId="Revision">
    <w:name w:val="Revision"/>
    <w:hidden/>
    <w:uiPriority w:val="99"/>
    <w:unhideWhenUsed/>
    <w:rsid w:val="00DE1529"/>
    <w:rPr>
      <w:sz w:val="22"/>
      <w:szCs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6.jpeg"/><Relationship Id="rId21" Type="http://schemas.openxmlformats.org/officeDocument/2006/relationships/header" Target="header9.xml"/><Relationship Id="rId42" Type="http://schemas.openxmlformats.org/officeDocument/2006/relationships/header" Target="header27.xml"/><Relationship Id="rId63" Type="http://schemas.openxmlformats.org/officeDocument/2006/relationships/image" Target="media/image9.png"/><Relationship Id="rId84" Type="http://schemas.openxmlformats.org/officeDocument/2006/relationships/header" Target="header57.xml"/><Relationship Id="rId138" Type="http://schemas.openxmlformats.org/officeDocument/2006/relationships/header" Target="header91.xml"/><Relationship Id="rId159" Type="http://schemas.openxmlformats.org/officeDocument/2006/relationships/header" Target="header100.xml"/><Relationship Id="rId107" Type="http://schemas.openxmlformats.org/officeDocument/2006/relationships/header" Target="header75.xml"/><Relationship Id="rId11" Type="http://schemas.openxmlformats.org/officeDocument/2006/relationships/header" Target="header2.xml"/><Relationship Id="rId32" Type="http://schemas.openxmlformats.org/officeDocument/2006/relationships/header" Target="header19.xml"/><Relationship Id="rId53" Type="http://schemas.openxmlformats.org/officeDocument/2006/relationships/header" Target="header35.xml"/><Relationship Id="rId74" Type="http://schemas.openxmlformats.org/officeDocument/2006/relationships/header" Target="header50.xml"/><Relationship Id="rId128" Type="http://schemas.openxmlformats.org/officeDocument/2006/relationships/header" Target="header86.xml"/><Relationship Id="rId149" Type="http://schemas.openxmlformats.org/officeDocument/2006/relationships/header" Target="header94.xml"/><Relationship Id="rId5" Type="http://schemas.openxmlformats.org/officeDocument/2006/relationships/settings" Target="settings.xml"/><Relationship Id="rId95" Type="http://schemas.openxmlformats.org/officeDocument/2006/relationships/footer" Target="footer7.xml"/><Relationship Id="rId160" Type="http://schemas.openxmlformats.org/officeDocument/2006/relationships/image" Target="media/image39.jpeg"/><Relationship Id="rId22" Type="http://schemas.openxmlformats.org/officeDocument/2006/relationships/header" Target="header10.xml"/><Relationship Id="rId43" Type="http://schemas.openxmlformats.org/officeDocument/2006/relationships/header" Target="header28.xml"/><Relationship Id="rId64" Type="http://schemas.openxmlformats.org/officeDocument/2006/relationships/header" Target="header40.xml"/><Relationship Id="rId118" Type="http://schemas.openxmlformats.org/officeDocument/2006/relationships/header" Target="header81.xml"/><Relationship Id="rId139" Type="http://schemas.openxmlformats.org/officeDocument/2006/relationships/image" Target="media/image27.jpeg"/><Relationship Id="rId85" Type="http://schemas.openxmlformats.org/officeDocument/2006/relationships/header" Target="header58.xml"/><Relationship Id="rId150" Type="http://schemas.openxmlformats.org/officeDocument/2006/relationships/image" Target="media/image35.jpeg"/><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image" Target="media/image2.png"/><Relationship Id="rId38" Type="http://schemas.openxmlformats.org/officeDocument/2006/relationships/header" Target="header23.xml"/><Relationship Id="rId59" Type="http://schemas.openxmlformats.org/officeDocument/2006/relationships/image" Target="media/image7.png"/><Relationship Id="rId103" Type="http://schemas.openxmlformats.org/officeDocument/2006/relationships/footer" Target="footer11.xml"/><Relationship Id="rId108" Type="http://schemas.openxmlformats.org/officeDocument/2006/relationships/header" Target="header76.xml"/><Relationship Id="rId124" Type="http://schemas.openxmlformats.org/officeDocument/2006/relationships/image" Target="media/image19.jpeg"/><Relationship Id="rId129" Type="http://schemas.openxmlformats.org/officeDocument/2006/relationships/image" Target="media/image22.jpeg"/><Relationship Id="rId54" Type="http://schemas.openxmlformats.org/officeDocument/2006/relationships/image" Target="media/image5.png"/><Relationship Id="rId70" Type="http://schemas.openxmlformats.org/officeDocument/2006/relationships/header" Target="header46.xml"/><Relationship Id="rId75" Type="http://schemas.openxmlformats.org/officeDocument/2006/relationships/header" Target="header51.xml"/><Relationship Id="rId91" Type="http://schemas.openxmlformats.org/officeDocument/2006/relationships/header" Target="header64.xml"/><Relationship Id="rId96" Type="http://schemas.openxmlformats.org/officeDocument/2006/relationships/header" Target="header68.xml"/><Relationship Id="rId140" Type="http://schemas.openxmlformats.org/officeDocument/2006/relationships/image" Target="media/image28.jpeg"/><Relationship Id="rId145" Type="http://schemas.openxmlformats.org/officeDocument/2006/relationships/image" Target="media/image31.jpeg"/><Relationship Id="rId161" Type="http://schemas.openxmlformats.org/officeDocument/2006/relationships/header" Target="header10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11.xml"/><Relationship Id="rId28" Type="http://schemas.openxmlformats.org/officeDocument/2006/relationships/header" Target="header16.xml"/><Relationship Id="rId49" Type="http://schemas.openxmlformats.org/officeDocument/2006/relationships/header" Target="header33.xml"/><Relationship Id="rId114" Type="http://schemas.openxmlformats.org/officeDocument/2006/relationships/header" Target="header80.xml"/><Relationship Id="rId119" Type="http://schemas.openxmlformats.org/officeDocument/2006/relationships/header" Target="header82.xml"/><Relationship Id="rId44" Type="http://schemas.openxmlformats.org/officeDocument/2006/relationships/header" Target="header29.xml"/><Relationship Id="rId60" Type="http://schemas.openxmlformats.org/officeDocument/2006/relationships/header" Target="header38.xml"/><Relationship Id="rId65" Type="http://schemas.openxmlformats.org/officeDocument/2006/relationships/header" Target="header41.xml"/><Relationship Id="rId81" Type="http://schemas.openxmlformats.org/officeDocument/2006/relationships/header" Target="header55.xml"/><Relationship Id="rId86" Type="http://schemas.openxmlformats.org/officeDocument/2006/relationships/header" Target="header59.xml"/><Relationship Id="rId130" Type="http://schemas.openxmlformats.org/officeDocument/2006/relationships/header" Target="header87.xml"/><Relationship Id="rId135" Type="http://schemas.openxmlformats.org/officeDocument/2006/relationships/image" Target="media/image25.jpeg"/><Relationship Id="rId151" Type="http://schemas.openxmlformats.org/officeDocument/2006/relationships/image" Target="media/image36.jpeg"/><Relationship Id="rId156" Type="http://schemas.openxmlformats.org/officeDocument/2006/relationships/header" Target="header98.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header" Target="header24.xml"/><Relationship Id="rId109" Type="http://schemas.openxmlformats.org/officeDocument/2006/relationships/header" Target="header77.xml"/><Relationship Id="rId34" Type="http://schemas.openxmlformats.org/officeDocument/2006/relationships/header" Target="header20.xml"/><Relationship Id="rId50" Type="http://schemas.openxmlformats.org/officeDocument/2006/relationships/footer" Target="footer3.xml"/><Relationship Id="rId55" Type="http://schemas.openxmlformats.org/officeDocument/2006/relationships/header" Target="header36.xml"/><Relationship Id="rId76" Type="http://schemas.openxmlformats.org/officeDocument/2006/relationships/footer" Target="footer5.xml"/><Relationship Id="rId97" Type="http://schemas.openxmlformats.org/officeDocument/2006/relationships/footer" Target="footer8.xml"/><Relationship Id="rId104" Type="http://schemas.openxmlformats.org/officeDocument/2006/relationships/header" Target="header72.xml"/><Relationship Id="rId120" Type="http://schemas.openxmlformats.org/officeDocument/2006/relationships/image" Target="media/image17.jpeg"/><Relationship Id="rId125" Type="http://schemas.openxmlformats.org/officeDocument/2006/relationships/image" Target="media/image20.jpeg"/><Relationship Id="rId141" Type="http://schemas.openxmlformats.org/officeDocument/2006/relationships/image" Target="media/image29.jpeg"/><Relationship Id="rId146" Type="http://schemas.openxmlformats.org/officeDocument/2006/relationships/image" Target="media/image32.jpeg"/><Relationship Id="rId7" Type="http://schemas.openxmlformats.org/officeDocument/2006/relationships/footnotes" Target="footnotes.xml"/><Relationship Id="rId71" Type="http://schemas.openxmlformats.org/officeDocument/2006/relationships/header" Target="header47.xml"/><Relationship Id="rId92" Type="http://schemas.openxmlformats.org/officeDocument/2006/relationships/header" Target="header65.xml"/><Relationship Id="rId162" Type="http://schemas.openxmlformats.org/officeDocument/2006/relationships/header" Target="header102.xml"/><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header" Target="header25.xml"/><Relationship Id="rId45" Type="http://schemas.openxmlformats.org/officeDocument/2006/relationships/header" Target="header30.xml"/><Relationship Id="rId66" Type="http://schemas.openxmlformats.org/officeDocument/2006/relationships/header" Target="header42.xml"/><Relationship Id="rId87" Type="http://schemas.openxmlformats.org/officeDocument/2006/relationships/header" Target="header60.xml"/><Relationship Id="rId110" Type="http://schemas.openxmlformats.org/officeDocument/2006/relationships/header" Target="header78.xml"/><Relationship Id="rId115" Type="http://schemas.openxmlformats.org/officeDocument/2006/relationships/image" Target="media/image14.jpeg"/><Relationship Id="rId131" Type="http://schemas.openxmlformats.org/officeDocument/2006/relationships/image" Target="media/image23.jpeg"/><Relationship Id="rId136" Type="http://schemas.openxmlformats.org/officeDocument/2006/relationships/image" Target="media/image26.jpeg"/><Relationship Id="rId157" Type="http://schemas.openxmlformats.org/officeDocument/2006/relationships/image" Target="media/image38.jpeg"/><Relationship Id="rId61" Type="http://schemas.openxmlformats.org/officeDocument/2006/relationships/header" Target="header39.xml"/><Relationship Id="rId82" Type="http://schemas.openxmlformats.org/officeDocument/2006/relationships/image" Target="media/image10.png"/><Relationship Id="rId152" Type="http://schemas.openxmlformats.org/officeDocument/2006/relationships/header" Target="header95.xml"/><Relationship Id="rId19" Type="http://schemas.openxmlformats.org/officeDocument/2006/relationships/header" Target="header7.xml"/><Relationship Id="rId14" Type="http://schemas.openxmlformats.org/officeDocument/2006/relationships/header" Target="header5.xml"/><Relationship Id="rId30" Type="http://schemas.microsoft.com/office/2018/08/relationships/commentsExtensible" Target="commentsExtensible.xml"/><Relationship Id="rId35" Type="http://schemas.openxmlformats.org/officeDocument/2006/relationships/header" Target="header21.xml"/><Relationship Id="rId56" Type="http://schemas.openxmlformats.org/officeDocument/2006/relationships/header" Target="header37.xml"/><Relationship Id="rId77" Type="http://schemas.openxmlformats.org/officeDocument/2006/relationships/header" Target="header52.xml"/><Relationship Id="rId100" Type="http://schemas.openxmlformats.org/officeDocument/2006/relationships/footer" Target="footer10.xml"/><Relationship Id="rId105" Type="http://schemas.openxmlformats.org/officeDocument/2006/relationships/header" Target="header73.xml"/><Relationship Id="rId126" Type="http://schemas.openxmlformats.org/officeDocument/2006/relationships/image" Target="media/image21.jpeg"/><Relationship Id="rId147"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4.png"/><Relationship Id="rId72" Type="http://schemas.openxmlformats.org/officeDocument/2006/relationships/header" Target="header48.xml"/><Relationship Id="rId93" Type="http://schemas.openxmlformats.org/officeDocument/2006/relationships/header" Target="header66.xml"/><Relationship Id="rId98" Type="http://schemas.openxmlformats.org/officeDocument/2006/relationships/footer" Target="footer9.xml"/><Relationship Id="rId121" Type="http://schemas.openxmlformats.org/officeDocument/2006/relationships/image" Target="media/image18.jpeg"/><Relationship Id="rId142" Type="http://schemas.openxmlformats.org/officeDocument/2006/relationships/image" Target="media/image30.jpeg"/><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31.xml"/><Relationship Id="rId67" Type="http://schemas.openxmlformats.org/officeDocument/2006/relationships/header" Target="header43.xml"/><Relationship Id="rId116" Type="http://schemas.openxmlformats.org/officeDocument/2006/relationships/image" Target="media/image15.jpeg"/><Relationship Id="rId137" Type="http://schemas.openxmlformats.org/officeDocument/2006/relationships/header" Target="header90.xml"/><Relationship Id="rId158" Type="http://schemas.openxmlformats.org/officeDocument/2006/relationships/header" Target="header99.xml"/><Relationship Id="rId20" Type="http://schemas.openxmlformats.org/officeDocument/2006/relationships/header" Target="header8.xml"/><Relationship Id="rId41" Type="http://schemas.openxmlformats.org/officeDocument/2006/relationships/header" Target="header26.xml"/><Relationship Id="rId62" Type="http://schemas.openxmlformats.org/officeDocument/2006/relationships/image" Target="media/image8.png"/><Relationship Id="rId83" Type="http://schemas.openxmlformats.org/officeDocument/2006/relationships/header" Target="header56.xml"/><Relationship Id="rId88" Type="http://schemas.openxmlformats.org/officeDocument/2006/relationships/header" Target="header61.xml"/><Relationship Id="rId111" Type="http://schemas.openxmlformats.org/officeDocument/2006/relationships/header" Target="header79.xml"/><Relationship Id="rId132" Type="http://schemas.openxmlformats.org/officeDocument/2006/relationships/image" Target="media/image24.jpeg"/><Relationship Id="rId153" Type="http://schemas.openxmlformats.org/officeDocument/2006/relationships/header" Target="header96.xml"/><Relationship Id="rId15" Type="http://schemas.openxmlformats.org/officeDocument/2006/relationships/header" Target="header6.xml"/><Relationship Id="rId36" Type="http://schemas.openxmlformats.org/officeDocument/2006/relationships/footer" Target="footer2.xml"/><Relationship Id="rId57" Type="http://schemas.openxmlformats.org/officeDocument/2006/relationships/footer" Target="footer4.xml"/><Relationship Id="rId106" Type="http://schemas.openxmlformats.org/officeDocument/2006/relationships/header" Target="header74.xml"/><Relationship Id="rId127" Type="http://schemas.openxmlformats.org/officeDocument/2006/relationships/header" Target="header85.xml"/><Relationship Id="rId10" Type="http://schemas.openxmlformats.org/officeDocument/2006/relationships/footer" Target="footer1.xml"/><Relationship Id="rId31" Type="http://schemas.openxmlformats.org/officeDocument/2006/relationships/header" Target="header18.xml"/><Relationship Id="rId52" Type="http://schemas.openxmlformats.org/officeDocument/2006/relationships/header" Target="header34.xml"/><Relationship Id="rId73" Type="http://schemas.openxmlformats.org/officeDocument/2006/relationships/header" Target="header49.xml"/><Relationship Id="rId78" Type="http://schemas.openxmlformats.org/officeDocument/2006/relationships/header" Target="header53.xml"/><Relationship Id="rId94" Type="http://schemas.openxmlformats.org/officeDocument/2006/relationships/header" Target="header67.xml"/><Relationship Id="rId99" Type="http://schemas.openxmlformats.org/officeDocument/2006/relationships/header" Target="header69.xml"/><Relationship Id="rId101" Type="http://schemas.openxmlformats.org/officeDocument/2006/relationships/header" Target="header70.xml"/><Relationship Id="rId122" Type="http://schemas.openxmlformats.org/officeDocument/2006/relationships/header" Target="header83.xml"/><Relationship Id="rId143" Type="http://schemas.openxmlformats.org/officeDocument/2006/relationships/header" Target="header92.xml"/><Relationship Id="rId148" Type="http://schemas.openxmlformats.org/officeDocument/2006/relationships/image" Target="media/image34.jpeg"/><Relationship Id="rId164"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eader" Target="header14.xml"/><Relationship Id="rId47" Type="http://schemas.openxmlformats.org/officeDocument/2006/relationships/image" Target="media/image3.png"/><Relationship Id="rId68" Type="http://schemas.openxmlformats.org/officeDocument/2006/relationships/header" Target="header44.xml"/><Relationship Id="rId89" Type="http://schemas.openxmlformats.org/officeDocument/2006/relationships/header" Target="header62.xml"/><Relationship Id="rId112" Type="http://schemas.openxmlformats.org/officeDocument/2006/relationships/image" Target="media/image12.jpeg"/><Relationship Id="rId133" Type="http://schemas.openxmlformats.org/officeDocument/2006/relationships/header" Target="header88.xml"/><Relationship Id="rId154" Type="http://schemas.openxmlformats.org/officeDocument/2006/relationships/image" Target="media/image37.jpeg"/><Relationship Id="rId16" Type="http://schemas.openxmlformats.org/officeDocument/2006/relationships/comments" Target="comments.xml"/><Relationship Id="rId37" Type="http://schemas.openxmlformats.org/officeDocument/2006/relationships/header" Target="header22.xml"/><Relationship Id="rId58" Type="http://schemas.openxmlformats.org/officeDocument/2006/relationships/image" Target="media/image6.png"/><Relationship Id="rId79" Type="http://schemas.openxmlformats.org/officeDocument/2006/relationships/footer" Target="footer6.xml"/><Relationship Id="rId102" Type="http://schemas.openxmlformats.org/officeDocument/2006/relationships/header" Target="header71.xml"/><Relationship Id="rId123" Type="http://schemas.openxmlformats.org/officeDocument/2006/relationships/header" Target="header84.xml"/><Relationship Id="rId144" Type="http://schemas.openxmlformats.org/officeDocument/2006/relationships/header" Target="header93.xml"/><Relationship Id="rId90" Type="http://schemas.openxmlformats.org/officeDocument/2006/relationships/header" Target="header63.xml"/><Relationship Id="rId165" Type="http://schemas.openxmlformats.org/officeDocument/2006/relationships/theme" Target="theme/theme1.xml"/><Relationship Id="rId27" Type="http://schemas.openxmlformats.org/officeDocument/2006/relationships/header" Target="header15.xml"/><Relationship Id="rId48" Type="http://schemas.openxmlformats.org/officeDocument/2006/relationships/header" Target="header32.xml"/><Relationship Id="rId69" Type="http://schemas.openxmlformats.org/officeDocument/2006/relationships/header" Target="header45.xml"/><Relationship Id="rId113" Type="http://schemas.openxmlformats.org/officeDocument/2006/relationships/image" Target="media/image13.jpeg"/><Relationship Id="rId134" Type="http://schemas.openxmlformats.org/officeDocument/2006/relationships/header" Target="header89.xml"/><Relationship Id="rId80" Type="http://schemas.openxmlformats.org/officeDocument/2006/relationships/header" Target="header54.xml"/><Relationship Id="rId155" Type="http://schemas.openxmlformats.org/officeDocument/2006/relationships/header" Target="header97.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1.png"/></Relationships>
</file>

<file path=word/_rels/header61.xml.rels><?xml version="1.0" encoding="UTF-8" standalone="yes"?>
<Relationships xmlns="http://schemas.openxmlformats.org/package/2006/relationships"><Relationship Id="rId1" Type="http://schemas.openxmlformats.org/officeDocument/2006/relationships/image" Target="media/image11.png"/></Relationships>
</file>

<file path=word/_rels/header62.xml.rels><?xml version="1.0" encoding="UTF-8" standalone="yes"?>
<Relationships xmlns="http://schemas.openxmlformats.org/package/2006/relationships"><Relationship Id="rId1" Type="http://schemas.openxmlformats.org/officeDocument/2006/relationships/image" Target="media/image11.png"/></Relationships>
</file>

<file path=word/_rels/header63.xml.rels><?xml version="1.0" encoding="UTF-8" standalone="yes"?>
<Relationships xmlns="http://schemas.openxmlformats.org/package/2006/relationships"><Relationship Id="rId1" Type="http://schemas.openxmlformats.org/officeDocument/2006/relationships/image" Target="media/image11.png"/></Relationships>
</file>

<file path=word/_rels/header64.xml.rels><?xml version="1.0" encoding="UTF-8" standalone="yes"?>
<Relationships xmlns="http://schemas.openxmlformats.org/package/2006/relationships"><Relationship Id="rId1" Type="http://schemas.openxmlformats.org/officeDocument/2006/relationships/image" Target="media/image11.png"/></Relationships>
</file>

<file path=word/_rels/header65.xml.rels><?xml version="1.0" encoding="UTF-8" standalone="yes"?>
<Relationships xmlns="http://schemas.openxmlformats.org/package/2006/relationships"><Relationship Id="rId1" Type="http://schemas.openxmlformats.org/officeDocument/2006/relationships/image" Target="media/image11.png"/></Relationships>
</file>

<file path=word/_rels/header66.xml.rels><?xml version="1.0" encoding="UTF-8" standalone="yes"?>
<Relationships xmlns="http://schemas.openxmlformats.org/package/2006/relationships"><Relationship Id="rId1" Type="http://schemas.openxmlformats.org/officeDocument/2006/relationships/image" Target="media/image11.png"/></Relationships>
</file>

<file path=word/_rels/header67.xml.rels><?xml version="1.0" encoding="UTF-8" standalone="yes"?>
<Relationships xmlns="http://schemas.openxmlformats.org/package/2006/relationships"><Relationship Id="rId1" Type="http://schemas.openxmlformats.org/officeDocument/2006/relationships/image" Target="media/image1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2399</TotalTime>
  <Pages>106</Pages>
  <Words>20318</Words>
  <Characters>115816</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13</cp:revision>
  <cp:lastPrinted>2024-10-14T00:35:00Z</cp:lastPrinted>
  <dcterms:created xsi:type="dcterms:W3CDTF">2024-10-14T00:06:00Z</dcterms:created>
  <dcterms:modified xsi:type="dcterms:W3CDTF">2024-11-05T04:58:00Z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