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rsidSect="008C2FCE">
          <w:headerReference w:type="default" r:id="rId9"/>
          <w:footerReference w:type="default" r:id="rId10"/>
          <w:headerReference w:type="first" r:id="rId11"/>
          <w:pgSz w:w="12240" w:h="15840"/>
          <w:pgMar w:top="1440" w:right="1440" w:bottom="1440" w:left="1440" w:header="706" w:footer="706" w:gutter="0"/>
          <w:pgNumType w:fmt="lowerRoman" w:start="1"/>
          <w:cols w:space="708"/>
          <w:titlePg/>
          <w:docGrid w:linePitch="360"/>
          <w:sectPrChange w:id="20" w:author="Jade Raposa [2]" w:date="2024-11-05T23:06:00Z" w16du:dateUtc="2024-11-05T15:06:00Z">
            <w:sectPr w:rsidR="008F456D" w:rsidSect="008C2FCE">
              <w:pgMar w:top="994" w:right="1440" w:bottom="1440" w:left="2160" w:header="706" w:footer="706" w:gutter="0"/>
            </w:sectPr>
          </w:sectPrChange>
        </w:sectPr>
      </w:pPr>
    </w:p>
    <w:p w14:paraId="4A39981D" w14:textId="77777777" w:rsidR="008F456D" w:rsidRDefault="002B278F">
      <w:pPr>
        <w:jc w:val="center"/>
        <w:rPr>
          <w:rFonts w:ascii="Georgia" w:eastAsia="Times New Roman" w:hAnsi="Georgia" w:cs="Times New Roman"/>
          <w:lang w:eastAsia="en-PH"/>
        </w:rPr>
        <w:pPrChange w:id="21"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Buban Raposa, Ian Jay Niccolo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2"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3" w:author="Jade Raposa" w:date="2024-10-16T21:07:00Z"/>
          <w:rFonts w:ascii="Georgia" w:eastAsia="Times New Roman" w:hAnsi="Georgia" w:cs="Times New Roman"/>
          <w:color w:val="000000"/>
          <w:lang w:eastAsia="en-PH"/>
        </w:rPr>
        <w:pPrChange w:id="24" w:author="Jade Raposa" w:date="2024-10-16T21:04:00Z">
          <w:pPr>
            <w:spacing w:before="240" w:after="240" w:line="240" w:lineRule="auto"/>
            <w:jc w:val="center"/>
          </w:pPr>
        </w:pPrChange>
      </w:pPr>
    </w:p>
    <w:p w14:paraId="135A67D2" w14:textId="77777777" w:rsidR="008F456D" w:rsidRDefault="008F456D">
      <w:pPr>
        <w:rPr>
          <w:ins w:id="25" w:author="Jade Raposa" w:date="2024-10-16T21:04:00Z"/>
          <w:rFonts w:ascii="Georgia" w:eastAsia="Times New Roman" w:hAnsi="Georgia" w:cs="Times New Roman"/>
          <w:b/>
          <w:bCs/>
          <w:color w:val="000000"/>
          <w:lang w:eastAsia="en-PH"/>
        </w:rPr>
      </w:pPr>
    </w:p>
    <w:p w14:paraId="51EB1770" w14:textId="77777777" w:rsidR="008F456D" w:rsidRDefault="008F456D">
      <w:pPr>
        <w:rPr>
          <w:ins w:id="26" w:author="Jade Raposa" w:date="2024-10-16T21:09:00Z"/>
          <w:rFonts w:ascii="Georgia" w:eastAsia="Times New Roman" w:hAnsi="Georgia" w:cs="Times New Roman"/>
          <w:b/>
          <w:bCs/>
          <w:color w:val="000000"/>
          <w:lang w:eastAsia="en-PH"/>
        </w:rPr>
        <w:sectPr w:rsidR="008F456D" w:rsidSect="008C2FCE">
          <w:headerReference w:type="first" r:id="rId12"/>
          <w:pgSz w:w="12240" w:h="15840"/>
          <w:pgMar w:top="1440" w:right="1440" w:bottom="1440" w:left="1440" w:header="720" w:footer="706" w:gutter="0"/>
          <w:pgNumType w:fmt="lowerRoman" w:start="1"/>
          <w:cols w:space="708"/>
          <w:titlePg/>
          <w:docGrid w:linePitch="360"/>
          <w:sectPrChange w:id="32" w:author="Jade Raposa [2]" w:date="2024-11-05T23:06:00Z" w16du:dateUtc="2024-11-05T15:06:00Z">
            <w:sectPr w:rsidR="008F456D" w:rsidSect="008C2FCE">
              <w:pgMar w:top="1710" w:right="1440" w:bottom="1440" w:left="2160" w:header="720" w:footer="706" w:gutter="0"/>
            </w:sectPr>
          </w:sectPrChange>
        </w:sectPr>
      </w:pPr>
    </w:p>
    <w:p w14:paraId="2D2B845C" w14:textId="77777777" w:rsidR="008F456D" w:rsidRDefault="002B278F">
      <w:pPr>
        <w:jc w:val="center"/>
        <w:rPr>
          <w:rFonts w:ascii="Georgia" w:eastAsia="Times New Roman" w:hAnsi="Georgia" w:cs="Times New Roman"/>
          <w:lang w:eastAsia="en-PH"/>
        </w:rPr>
        <w:pPrChange w:id="33"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V.ALAMO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4" w:author="Jade Raposa" w:date="2024-10-16T21:16:00Z"/>
          <w:rFonts w:ascii="Georgia" w:eastAsia="Times New Roman" w:hAnsi="Georgia" w:cs="Times New Roman"/>
          <w:color w:val="000000"/>
          <w:lang w:eastAsia="en-PH"/>
        </w:rPr>
        <w:sectPr w:rsidR="008F456D" w:rsidSect="008C2FCE">
          <w:headerReference w:type="first" r:id="rId13"/>
          <w:pgSz w:w="12240" w:h="15840"/>
          <w:pgMar w:top="1440" w:right="1440" w:bottom="1440" w:left="1440" w:header="706" w:footer="706" w:gutter="0"/>
          <w:pgNumType w:fmt="lowerRoman" w:start="1"/>
          <w:cols w:space="708"/>
          <w:titlePg/>
          <w:docGrid w:linePitch="360"/>
          <w:sectPrChange w:id="4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42"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43"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Jade Buban Raposa, Ian Jay Niccolo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8E3DB01" w14:textId="77777777" w:rsidR="008F456D" w:rsidRDefault="008F456D">
      <w:pPr>
        <w:spacing w:after="0" w:line="240" w:lineRule="auto"/>
        <w:rPr>
          <w:rFonts w:ascii="Georgia" w:eastAsia="Times New Roman" w:hAnsi="Georgia" w:cs="Times New Roman"/>
          <w:lang w:eastAsia="en-PH"/>
        </w:rPr>
      </w:pPr>
    </w:p>
    <w:p w14:paraId="5987C6D0" w14:textId="77777777" w:rsidR="008F456D" w:rsidRDefault="008F456D">
      <w:pPr>
        <w:spacing w:after="0" w:line="240" w:lineRule="auto"/>
        <w:rPr>
          <w:rFonts w:ascii="Georgia" w:eastAsia="Times New Roman" w:hAnsi="Georgia" w:cs="Times New Roman"/>
          <w:lang w:eastAsia="en-PH"/>
        </w:rPr>
      </w:pPr>
    </w:p>
    <w:p w14:paraId="4988DB16" w14:textId="77777777" w:rsidR="008F456D" w:rsidRDefault="008F456D">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02B8A00D" w14:textId="77777777" w:rsidR="008F456D" w:rsidRDefault="008F456D">
      <w:pPr>
        <w:spacing w:before="240" w:after="0" w:line="480" w:lineRule="auto"/>
        <w:ind w:firstLine="720"/>
        <w:jc w:val="center"/>
        <w:rPr>
          <w:rFonts w:ascii="Georgia" w:eastAsia="Times New Roman" w:hAnsi="Georgia" w:cs="Times New Roman"/>
          <w:b/>
          <w:bCs/>
          <w:color w:val="000000"/>
          <w:lang w:eastAsia="en-PH"/>
        </w:rPr>
      </w:pP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4" w:author="Jade Raposa" w:date="2024-10-16T21:36:00Z"/>
          <w:rFonts w:ascii="Georgia" w:eastAsia="Times New Roman" w:hAnsi="Georgia" w:cs="Times New Roman"/>
          <w:color w:val="000000"/>
          <w:lang w:eastAsia="en-PH"/>
        </w:rPr>
        <w:sectPr w:rsidR="008F456D" w:rsidSect="008C2FCE">
          <w:headerReference w:type="default" r:id="rId14"/>
          <w:headerReference w:type="first" r:id="rId15"/>
          <w:pgSz w:w="12240" w:h="15840"/>
          <w:pgMar w:top="1440" w:right="1440" w:bottom="1440" w:left="1440" w:header="706" w:footer="706" w:gutter="0"/>
          <w:pgNumType w:fmt="lowerRoman" w:start="1"/>
          <w:cols w:space="708"/>
          <w:titlePg/>
          <w:docGrid w:linePitch="360"/>
          <w:sectPrChange w:id="61"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OIC – Dean</w:t>
      </w:r>
    </w:p>
    <w:p w14:paraId="171D1EDB" w14:textId="77777777" w:rsidR="008F456D" w:rsidRDefault="008F456D">
      <w:pPr>
        <w:spacing w:before="240" w:after="240" w:line="240" w:lineRule="auto"/>
        <w:jc w:val="center"/>
        <w:rPr>
          <w:del w:id="62" w:author="Jade Raposa" w:date="2024-10-16T21:35:00Z"/>
          <w:rFonts w:ascii="Georgia" w:eastAsia="Times New Roman" w:hAnsi="Georgia" w:cs="Times New Roman"/>
          <w:color w:val="000000"/>
          <w:lang w:eastAsia="en-PH"/>
        </w:rPr>
      </w:pPr>
    </w:p>
    <w:p w14:paraId="49D2466D" w14:textId="77777777" w:rsidR="008F456D" w:rsidRDefault="008F456D">
      <w:pPr>
        <w:spacing w:before="240" w:after="240" w:line="240" w:lineRule="auto"/>
        <w:jc w:val="center"/>
        <w:rPr>
          <w:del w:id="63" w:author="Jade Raposa" w:date="2024-10-16T21:35:00Z"/>
          <w:rFonts w:ascii="Georgia" w:eastAsia="Times New Roman" w:hAnsi="Georgia" w:cs="Times New Roman"/>
          <w:color w:val="000000"/>
          <w:lang w:eastAsia="en-PH"/>
        </w:rPr>
      </w:pP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64" w:author="Jade Raposa" w:date="2024-10-16T17:41:00Z">
        <w:r>
          <w:rPr>
            <w:rFonts w:ascii="Georgia" w:eastAsia="Times New Roman" w:hAnsi="Georgia" w:cs="Times New Roman"/>
            <w:color w:val="000000"/>
            <w:lang w:eastAsia="en-PH"/>
          </w:rPr>
          <w:t xml:space="preserve"> </w:t>
        </w:r>
      </w:ins>
      <w:del w:id="65"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Jade Buban Raposa</w:t>
      </w:r>
      <w:r>
        <w:rPr>
          <w:rFonts w:ascii="Georgia" w:eastAsia="Times New Roman" w:hAnsi="Georgia" w:cs="Times New Roman"/>
          <w:color w:val="000000"/>
          <w:lang w:eastAsia="en-PH"/>
        </w:rPr>
        <w:tab/>
        <w:t>Ian Jay Niccolo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6" w:author="Jade Raposa" w:date="2024-10-16T18:13:00Z"/>
          <w:rFonts w:ascii="Georgia" w:eastAsia="Times New Roman" w:hAnsi="Georgia" w:cs="Times New Roman"/>
          <w:lang w:eastAsia="en-PH"/>
        </w:rPr>
        <w:pPrChange w:id="67" w:author="Jade Raposa" w:date="2024-10-16T18:14:00Z">
          <w:pPr>
            <w:spacing w:after="240" w:line="480" w:lineRule="auto"/>
            <w:ind w:firstLine="720"/>
            <w:jc w:val="both"/>
          </w:pPr>
        </w:pPrChange>
      </w:pPr>
      <w:commentRangeStart w:id="68"/>
      <w:commentRangeStart w:id="69"/>
      <w:ins w:id="70" w:author="Jade Raposa" w:date="2024-10-16T18:13:00Z">
        <w:r>
          <w:rPr>
            <w:rFonts w:ascii="Georgia" w:eastAsia="Times New Roman" w:hAnsi="Georgia" w:cs="Times New Roman"/>
            <w:lang w:eastAsia="en-PH"/>
          </w:rPr>
          <w:t>The</w:t>
        </w:r>
      </w:ins>
      <w:commentRangeEnd w:id="68"/>
      <w:ins w:id="71" w:author="Jade Raposa" w:date="2024-10-16T18:34:00Z">
        <w:r>
          <w:rPr>
            <w:rStyle w:val="CommentReference"/>
          </w:rPr>
          <w:commentReference w:id="68"/>
        </w:r>
      </w:ins>
      <w:commentRangeEnd w:id="69"/>
      <w:ins w:id="72" w:author="Jade Raposa" w:date="2024-10-16T18:35:00Z">
        <w:r>
          <w:rPr>
            <w:rStyle w:val="CommentReference"/>
          </w:rPr>
          <w:commentReference w:id="69"/>
        </w:r>
      </w:ins>
      <w:ins w:id="73"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74"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5" w:author="Jade Raposa" w:date="2024-10-16T18:10:00Z">
        <w:r>
          <w:rPr>
            <w:rFonts w:ascii="Georgia" w:eastAsia="Times New Roman" w:hAnsi="Georgia" w:cs="Times New Roman"/>
            <w:lang w:eastAsia="en-PH"/>
          </w:rPr>
          <w:delText xml:space="preserve"> </w:delText>
        </w:r>
      </w:del>
      <w:commentRangeStart w:id="76"/>
      <w:del w:id="77" w:author="Jade Raposa" w:date="2024-10-16T17:42:00Z">
        <w:r>
          <w:rPr>
            <w:rFonts w:ascii="Georgia" w:eastAsia="Times New Roman" w:hAnsi="Georgia" w:cs="Times New Roman"/>
            <w:lang w:eastAsia="en-PH"/>
          </w:rPr>
          <w:delText>increasing need</w:delText>
        </w:r>
        <w:commentRangeEnd w:id="76"/>
        <w:r>
          <w:rPr>
            <w:rStyle w:val="CommentReference"/>
          </w:rPr>
          <w:commentReference w:id="76"/>
        </w:r>
      </w:del>
      <w:del w:id="78" w:author="Jade Raposa" w:date="2024-10-16T17:43:00Z">
        <w:r>
          <w:rPr>
            <w:rFonts w:ascii="Georgia" w:eastAsia="Times New Roman" w:hAnsi="Georgia" w:cs="Times New Roman"/>
            <w:lang w:eastAsia="en-PH"/>
          </w:rPr>
          <w:delText xml:space="preserve"> </w:delText>
        </w:r>
      </w:del>
      <w:del w:id="79" w:author="Jade Raposa" w:date="2024-10-16T17:44:00Z">
        <w:r>
          <w:rPr>
            <w:rFonts w:ascii="Georgia" w:eastAsia="Times New Roman" w:hAnsi="Georgia" w:cs="Times New Roman"/>
            <w:lang w:eastAsia="en-PH"/>
          </w:rPr>
          <w:delText>for</w:delText>
        </w:r>
      </w:del>
      <w:del w:id="80" w:author="Jade Raposa" w:date="2024-10-16T18:10:00Z">
        <w:r>
          <w:rPr>
            <w:rFonts w:ascii="Georgia" w:eastAsia="Times New Roman" w:hAnsi="Georgia" w:cs="Times New Roman"/>
            <w:lang w:eastAsia="en-PH"/>
          </w:rPr>
          <w:delText xml:space="preserve"> </w:delText>
        </w:r>
      </w:del>
      <w:del w:id="81"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82" w:author="Jade Raposa" w:date="2024-10-16T18:13:00Z"/>
          <w:rFonts w:ascii="Georgia" w:eastAsia="Times New Roman" w:hAnsi="Georgia" w:cs="Times New Roman"/>
          <w:lang w:eastAsia="en-PH"/>
        </w:rPr>
        <w:pPrChange w:id="83"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84" w:author="Jade Raposa" w:date="2024-10-16T18:31:00Z"/>
          <w:rFonts w:ascii="Georgia" w:eastAsia="Times New Roman" w:hAnsi="Georgia" w:cs="Times New Roman"/>
          <w:lang w:eastAsia="en-PH"/>
        </w:rPr>
      </w:pPr>
      <w:ins w:id="85"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6"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7" w:author="Jade Raposa" w:date="2024-10-16T18:31:00Z"/>
          <w:rFonts w:ascii="Georgia" w:eastAsia="Times New Roman" w:hAnsi="Georgia" w:cs="Times New Roman"/>
          <w:lang w:eastAsia="en-PH"/>
        </w:rPr>
      </w:pPr>
      <w:ins w:id="88" w:author="Jade Raposa" w:date="2024-10-16T18:31:00Z">
        <w:r>
          <w:rPr>
            <w:rFonts w:ascii="Georgia" w:eastAsia="Times New Roman" w:hAnsi="Georgia" w:cs="Times New Roman"/>
            <w:lang w:eastAsia="en-PH"/>
          </w:rPr>
          <w:t xml:space="preserve">Educators can create and manage courses, post study materials, and assign activities such as quizzes and lessons. These resources become available to students once their mentorship request is approved, facilitating structured learning. The platform also allows educators to </w:t>
        </w:r>
        <w:r>
          <w:rPr>
            <w:rFonts w:ascii="Georgia" w:eastAsia="Times New Roman" w:hAnsi="Georgia" w:cs="Times New Roman"/>
            <w:lang w:eastAsia="en-PH"/>
          </w:rPr>
          <w:lastRenderedPageBreak/>
          <w:t>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9" w:author="Jade Raposa" w:date="2024-10-16T18:32:00Z"/>
          <w:rFonts w:ascii="Georgia" w:eastAsia="Times New Roman" w:hAnsi="Georgia" w:cs="Times New Roman"/>
          <w:lang w:eastAsia="en-PH"/>
        </w:rPr>
      </w:pPr>
      <w:ins w:id="90"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91" w:author="Jade Raposa" w:date="2024-10-16T21:38:00Z"/>
          <w:rFonts w:ascii="Georgia" w:eastAsia="Times New Roman" w:hAnsi="Georgia" w:cs="Times New Roman"/>
          <w:lang w:eastAsia="en-PH"/>
        </w:rPr>
        <w:sectPr w:rsidR="008F456D" w:rsidSect="008C2FCE">
          <w:headerReference w:type="default" r:id="rId19"/>
          <w:headerReference w:type="first" r:id="rId20"/>
          <w:pgSz w:w="12240" w:h="15840"/>
          <w:pgMar w:top="1440" w:right="1440" w:bottom="1440" w:left="1440" w:header="706" w:footer="706" w:gutter="0"/>
          <w:pgNumType w:fmt="lowerRoman" w:start="1"/>
          <w:cols w:space="708"/>
          <w:titlePg/>
          <w:docGrid w:linePitch="360"/>
          <w:sectPrChange w:id="108" w:author="Jade Raposa [2]" w:date="2024-11-05T23:06:00Z" w16du:dateUtc="2024-11-05T15:06:00Z">
            <w:sectPr w:rsidR="008F456D" w:rsidSect="008C2FCE">
              <w:pgMar w:top="1620" w:right="1440" w:bottom="1440" w:left="2160" w:header="706" w:footer="706" w:gutter="0"/>
            </w:sectPr>
          </w:sectPrChange>
        </w:sectPr>
      </w:pPr>
      <w:ins w:id="109"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10"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11" w:author="Jade Raposa" w:date="2024-10-16T21:38:00Z">
        <w:r>
          <w:rPr>
            <w:rFonts w:ascii="Georgia" w:eastAsia="Times New Roman" w:hAnsi="Georgia" w:cs="Times New Roman"/>
            <w:lang w:eastAsia="en-PH"/>
          </w:rPr>
          <w:t xml:space="preserve"> </w:t>
        </w:r>
      </w:ins>
    </w:p>
    <w:p w14:paraId="583C301E" w14:textId="77777777" w:rsidR="008F456D" w:rsidRDefault="002B278F">
      <w:pPr>
        <w:spacing w:after="0" w:line="480" w:lineRule="auto"/>
        <w:jc w:val="center"/>
        <w:rPr>
          <w:del w:id="112" w:author="Jade Raposa" w:date="2024-10-16T18:31:00Z"/>
          <w:rFonts w:ascii="Georgia" w:eastAsia="Times New Roman" w:hAnsi="Georgia" w:cs="Times New Roman"/>
          <w:lang w:eastAsia="en-PH"/>
        </w:rPr>
        <w:pPrChange w:id="113" w:author="Jade Raposa" w:date="2024-10-16T21:38:00Z">
          <w:pPr>
            <w:spacing w:after="240" w:line="480" w:lineRule="auto"/>
            <w:ind w:firstLine="720"/>
            <w:jc w:val="both"/>
          </w:pPr>
        </w:pPrChange>
      </w:pPr>
      <w:del w:id="114" w:author="Jade Raposa" w:date="2024-10-16T18:31:00Z">
        <w:r>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pPr>
        <w:spacing w:after="240" w:line="480" w:lineRule="auto"/>
        <w:jc w:val="center"/>
        <w:rPr>
          <w:del w:id="115" w:author="Jade Raposa" w:date="2024-10-16T18:31:00Z"/>
          <w:rFonts w:ascii="Georgia" w:eastAsia="Times New Roman" w:hAnsi="Georgia" w:cs="Times New Roman"/>
          <w:lang w:eastAsia="en-PH"/>
        </w:rPr>
        <w:pPrChange w:id="116" w:author="Jade Raposa" w:date="2024-10-16T21:38:00Z">
          <w:pPr>
            <w:spacing w:after="240" w:line="480" w:lineRule="auto"/>
            <w:ind w:firstLine="720"/>
            <w:jc w:val="both"/>
          </w:pPr>
        </w:pPrChange>
      </w:pPr>
      <w:del w:id="117"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8" w:author="Jade Raposa" w:date="2024-10-16T18:32:00Z"/>
          <w:rFonts w:ascii="Georgia" w:eastAsia="Times New Roman" w:hAnsi="Georgia" w:cs="Times New Roman"/>
          <w:lang w:eastAsia="en-PH"/>
        </w:rPr>
        <w:pPrChange w:id="119" w:author="Jade Raposa" w:date="2024-10-16T21:38:00Z">
          <w:pPr/>
        </w:pPrChange>
      </w:pPr>
      <w:del w:id="120"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21"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MIT ,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REILAN L. CADUBLA</w:t>
      </w:r>
      <w:r>
        <w:rPr>
          <w:rFonts w:ascii="Georgia" w:eastAsia="Times New Roman" w:hAnsi="Georgia" w:cs="Times New Roman"/>
          <w:color w:val="000000"/>
          <w:lang w:eastAsia="en-PH"/>
        </w:rPr>
        <w:t xml:space="preserve"> ,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22"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23"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Title Page .  .  .  .  .  .  .  .  .  .  .  .  .  .  .  .  .  .  .  .  .  .  .  .  .  .  .  .  .  .  .  .  .  .  .  .  .  .</w:t>
      </w:r>
      <w:ins w:id="124"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5"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Recommendation for Final Defense .  .  .  .  .  .  .  .  .  .  .  .  .  .  .  .  .  .  .  .  .  .  .</w:t>
      </w:r>
      <w:ins w:id="126"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7"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Result of Final Defense .  .  .  .  .  .  .  .  .  .  .  .  .  .  .  .  .  .  .  .  .  .  .  .  .  .  .  .  .  .</w:t>
      </w:r>
      <w:ins w:id="128"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Capstone Completion .  .  .  .  .  .  .  .  .  .  .  .  .  .  .  .  .  .  .  .  .  .  .  .  .  .  .  .  .  .  .</w:t>
      </w:r>
      <w:ins w:id="130"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Certificate of Approval .  .  .  .  .  .  .  .  .  .  .  .  .  .  .  .  .  .  .  .  .  .  .  .  .  .  .  .  .  .  .</w:t>
      </w:r>
      <w:ins w:id="132" w:author="Jade Raposa" w:date="2024-10-18T22:19:00Z">
        <w:r>
          <w:rPr>
            <w:rFonts w:ascii="Georgia" w:eastAsia="Times New Roman" w:hAnsi="Georgia" w:cs="Times New Roman"/>
            <w:color w:val="000000"/>
            <w:lang w:eastAsia="en-PH"/>
          </w:rPr>
          <w:t xml:space="preserve">  .  .  .</w:t>
        </w:r>
      </w:ins>
      <w:ins w:id="133"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34"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Executive Summary .  .  .  .  .  .  .  .  .  .  .  .  .  .  .  .  .  .  .  .  .  .  .  .  .  .  .  .  .  .  .  .</w:t>
      </w:r>
      <w:ins w:id="135"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6"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Acknowledgement .  .  .  .  .  .  .  .  .  .  .  .  .  .  .  .  .  .  .  .  .  .  .  .  .  .  .  .  .  .  .  .  .</w:t>
      </w:r>
      <w:ins w:id="137"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8"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9"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Table of Contents .  .  .  .  .  .  .  .  .  .  .  .  .  .  .  .  .  .  .  .  .  .  .  .  .  .  .  .  .  .  .  .  .</w:t>
      </w:r>
      <w:ins w:id="140"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4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42" w:author="Jade Raposa" w:date="2024-10-18T22:27:00Z">
        <w:r>
          <w:rPr>
            <w:rFonts w:ascii="Georgia" w:eastAsia="Times New Roman" w:hAnsi="Georgia" w:cs="Times New Roman"/>
            <w:color w:val="000000"/>
            <w:lang w:eastAsia="en-PH"/>
          </w:rPr>
          <w:delText>vii</w:delText>
        </w:r>
      </w:del>
      <w:ins w:id="143" w:author="Jade Raposa" w:date="2024-10-18T22:27:00Z">
        <w:r>
          <w:rPr>
            <w:rFonts w:ascii="Georgia" w:eastAsia="Times New Roman" w:hAnsi="Georgia" w:cs="Times New Roman"/>
            <w:color w:val="000000"/>
            <w:lang w:eastAsia="en-PH"/>
          </w:rPr>
          <w:t>ix</w:t>
        </w:r>
      </w:ins>
      <w:del w:id="144"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5" w:author="Jade Raposa" w:date="2024-10-18T22:28:00Z">
        <w:r>
          <w:rPr>
            <w:rFonts w:ascii="Georgia" w:eastAsia="Times New Roman" w:hAnsi="Georgia" w:cs="Times New Roman"/>
            <w:color w:val="000000"/>
            <w:lang w:eastAsia="en-PH"/>
          </w:rPr>
          <w:delText xml:space="preserve">Tables </w:delText>
        </w:r>
      </w:del>
      <w:ins w:id="146"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  .  .  .  .  .  .  .  .  .  .  .  .  .  .  .  .  .  .  .  .  .  .  .  .  .  .  .  .  .  .  .  .  .  .  .</w:t>
      </w:r>
      <w:ins w:id="147" w:author="Jade Raposa" w:date="2024-10-18T22:21:00Z">
        <w:r>
          <w:rPr>
            <w:rFonts w:ascii="Georgia" w:eastAsia="Times New Roman" w:hAnsi="Georgia" w:cs="Times New Roman"/>
            <w:color w:val="000000"/>
            <w:lang w:eastAsia="en-PH"/>
          </w:rPr>
          <w:t xml:space="preserve">  .  .  .</w:t>
        </w:r>
      </w:ins>
      <w:ins w:id="148" w:author="Jade Raposa" w:date="2024-10-18T22:29:00Z">
        <w:r>
          <w:rPr>
            <w:rFonts w:ascii="Georgia" w:eastAsia="Times New Roman" w:hAnsi="Georgia" w:cs="Times New Roman"/>
            <w:color w:val="000000"/>
            <w:lang w:eastAsia="en-PH"/>
          </w:rPr>
          <w:tab/>
        </w:r>
      </w:ins>
      <w:del w:id="149"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50" w:author="Jade Raposa" w:date="2024-10-18T22:28:00Z">
        <w:r>
          <w:rPr>
            <w:rFonts w:ascii="Georgia" w:eastAsia="Times New Roman" w:hAnsi="Georgia" w:cs="Times New Roman"/>
            <w:color w:val="000000"/>
            <w:lang w:eastAsia="en-PH"/>
          </w:rPr>
          <w:delText>ix</w:delText>
        </w:r>
      </w:del>
      <w:ins w:id="151"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52" w:author="Jade Raposa" w:date="2024-10-18T22:28:00Z">
        <w:r>
          <w:rPr>
            <w:rFonts w:ascii="Georgia" w:eastAsia="Times New Roman" w:hAnsi="Georgia" w:cs="Times New Roman"/>
            <w:color w:val="000000"/>
            <w:lang w:eastAsia="en-PH"/>
          </w:rPr>
          <w:delText xml:space="preserve">Figures </w:delText>
        </w:r>
      </w:del>
      <w:ins w:id="153"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  .  .  .  .  .  .  .  .  .  .  .  .  .  .  .  .  .  .  .  .  .  .  .  .  .  .  .  .  .  .  .  .  .  .  .</w:t>
      </w:r>
      <w:ins w:id="154" w:author="Jade Raposa" w:date="2024-10-18T22:21:00Z">
        <w:r>
          <w:rPr>
            <w:rFonts w:ascii="Georgia" w:eastAsia="Times New Roman" w:hAnsi="Georgia" w:cs="Times New Roman"/>
            <w:color w:val="000000"/>
            <w:lang w:eastAsia="en-PH"/>
          </w:rPr>
          <w:t xml:space="preserve">  .  .  .</w:t>
        </w:r>
      </w:ins>
      <w:ins w:id="155"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7" w:author="Jade Raposa" w:date="2024-10-18T22:28:00Z">
        <w:r>
          <w:rPr>
            <w:rFonts w:ascii="Georgia" w:eastAsia="Times New Roman" w:hAnsi="Georgia" w:cs="Times New Roman"/>
            <w:color w:val="000000"/>
            <w:lang w:eastAsia="en-PH"/>
          </w:rPr>
          <w:t>ii</w:t>
        </w:r>
      </w:ins>
      <w:ins w:id="158"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1  </w:t>
      </w:r>
      <w:r>
        <w:rPr>
          <w:rFonts w:ascii="Georgia" w:eastAsia="Times New Roman" w:hAnsi="Georgia" w:cs="Times New Roman"/>
          <w:b/>
          <w:bCs/>
          <w:color w:val="000000"/>
          <w:lang w:eastAsia="en-PH"/>
        </w:rPr>
        <w:tab/>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Project Context .  .  .  .  .  .  .  .  .  .  .  .  .  .  .  .  .  .  .  .  .  .  .  .  .</w:t>
      </w:r>
      <w:ins w:id="159" w:author="Jade Raposa" w:date="2024-10-18T22:21:00Z">
        <w:r>
          <w:rPr>
            <w:rFonts w:ascii="Georgia" w:eastAsia="Times New Roman" w:hAnsi="Georgia" w:cs="Times New Roman"/>
            <w:color w:val="000000"/>
            <w:lang w:eastAsia="en-PH"/>
          </w:rPr>
          <w:t xml:space="preserve">  .  .  .  .</w:t>
        </w:r>
      </w:ins>
      <w:ins w:id="160"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1"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Description of the Existing System .  .  .  .  .  .  .  .  .  .  .  .  .  .</w:t>
      </w:r>
      <w:ins w:id="162" w:author="Jade Raposa" w:date="2024-10-18T22:21:00Z">
        <w:r>
          <w:rPr>
            <w:rFonts w:ascii="Georgia" w:eastAsia="Times New Roman" w:hAnsi="Georgia" w:cs="Times New Roman"/>
            <w:color w:val="000000"/>
            <w:lang w:eastAsia="en-PH"/>
          </w:rPr>
          <w:t xml:space="preserve">  .  .  .  . </w:t>
        </w:r>
      </w:ins>
      <w:ins w:id="163"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64"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5" w:author="Jade Raposa" w:date="2024-10-18T22:29:00Z">
        <w:r>
          <w:rPr>
            <w:rFonts w:ascii="Georgia" w:eastAsia="Times New Roman" w:hAnsi="Georgia" w:cs="Times New Roman"/>
            <w:color w:val="000000"/>
            <w:lang w:eastAsia="en-PH"/>
          </w:rPr>
          <w:t>6</w:t>
        </w:r>
      </w:ins>
      <w:del w:id="166"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Statement of the Problem .  .  .  .  .  .  .  .  .  .  .  .  .  .  .  .  .  .  .</w:t>
      </w:r>
      <w:ins w:id="167"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8"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Objectives of the Study .  .  .  .  .  .  .  .  .  .  .  .  .  .  .  .  .  .  .  .  .</w:t>
      </w:r>
      <w:ins w:id="169"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0"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71" w:author="Jade Raposa" w:date="2024-10-18T22:30:00Z">
        <w:r>
          <w:rPr>
            <w:rFonts w:ascii="Georgia" w:eastAsia="Times New Roman" w:hAnsi="Georgia" w:cs="Times New Roman"/>
            <w:color w:val="000000"/>
            <w:lang w:eastAsia="en-PH"/>
          </w:rPr>
          <w:delText>10</w:delText>
        </w:r>
      </w:del>
      <w:ins w:id="172"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and Description .  .  .  .  .  .  .  .  .  .  .  .  .  .  .  .  .  .  .  .</w:t>
      </w:r>
      <w:ins w:id="173"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4"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5" w:author="Jade Raposa" w:date="2024-10-18T22:30:00Z">
        <w:r>
          <w:rPr>
            <w:rFonts w:ascii="Georgia" w:eastAsia="Times New Roman" w:hAnsi="Georgia" w:cs="Times New Roman"/>
            <w:color w:val="000000"/>
            <w:lang w:eastAsia="en-PH"/>
          </w:rPr>
          <w:t>0</w:t>
        </w:r>
      </w:ins>
      <w:del w:id="176"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Scope and Delimitation .  .  .  .  .  .  .  .  .  .  .  .  .  .  .  .  .  .  .  .  .</w:t>
      </w:r>
      <w:ins w:id="177"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8"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9" w:author="Jade Raposa" w:date="2024-10-18T22:30:00Z">
        <w:r>
          <w:rPr>
            <w:rFonts w:ascii="Georgia" w:eastAsia="Times New Roman" w:hAnsi="Georgia" w:cs="Times New Roman"/>
            <w:color w:val="000000"/>
            <w:lang w:eastAsia="en-PH"/>
          </w:rPr>
          <w:t>1</w:t>
        </w:r>
      </w:ins>
      <w:del w:id="180"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Technical Terms .  .  .  .  .  .  .  .  .  .  .  .  .  .  .  .  .  .  .  .  .  .  .  .  .</w:t>
      </w:r>
      <w:ins w:id="181"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82"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83" w:author="Jade Raposa" w:date="2024-10-18T22:31:00Z">
        <w:r>
          <w:rPr>
            <w:rFonts w:ascii="Georgia" w:eastAsia="Times New Roman" w:hAnsi="Georgia" w:cs="Times New Roman"/>
            <w:color w:val="000000"/>
            <w:lang w:eastAsia="en-PH"/>
          </w:rPr>
          <w:t>2</w:t>
        </w:r>
      </w:ins>
      <w:del w:id="184"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5"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6"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7" w:author="Jade Raposa" w:date="2024-10-16T21:48:00Z"/>
          <w:rFonts w:ascii="Georgia" w:eastAsia="Times New Roman" w:hAnsi="Georgia" w:cs="Times New Roman"/>
          <w:b/>
          <w:bCs/>
          <w:color w:val="000000"/>
          <w:lang w:eastAsia="en-PH"/>
        </w:rPr>
        <w:sectPr w:rsidR="008F456D" w:rsidSect="008C2FCE">
          <w:headerReference w:type="default" r:id="rId21"/>
          <w:headerReference w:type="first" r:id="rId22"/>
          <w:pgSz w:w="12240" w:h="15840"/>
          <w:pgMar w:top="1440" w:right="1440" w:bottom="1440" w:left="1440" w:header="706" w:footer="706" w:gutter="0"/>
          <w:pgNumType w:fmt="lowerRoman" w:start="1"/>
          <w:cols w:space="708"/>
          <w:titlePg/>
          <w:docGrid w:linePitch="360"/>
          <w:sectPrChange w:id="203" w:author="Jade Raposa [2]" w:date="2024-11-05T23:06:00Z" w16du:dateUtc="2024-11-05T15:06:00Z">
            <w:sectPr w:rsidR="008F456D" w:rsidSect="008C2FCE">
              <w:pgMar w:top="1620" w:right="1440" w:bottom="1440" w:left="2160" w:header="706" w:footer="706" w:gutter="0"/>
            </w:sectPr>
          </w:sectPrChange>
        </w:sectPr>
      </w:pPr>
    </w:p>
    <w:p w14:paraId="1145B220" w14:textId="77777777" w:rsidR="008F456D" w:rsidRDefault="002B278F">
      <w:pPr>
        <w:rPr>
          <w:rFonts w:ascii="Georgia" w:eastAsia="Times New Roman" w:hAnsi="Georgia" w:cs="Times New Roman"/>
          <w:lang w:eastAsia="en-PH"/>
        </w:rPr>
        <w:pPrChange w:id="204"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2  </w:t>
      </w:r>
      <w:r>
        <w:rPr>
          <w:rFonts w:ascii="Georgia" w:eastAsia="Times New Roman" w:hAnsi="Georgia" w:cs="Times New Roman"/>
          <w:b/>
          <w:bCs/>
          <w:color w:val="000000"/>
          <w:lang w:eastAsia="en-PH"/>
        </w:rPr>
        <w:tab/>
      </w:r>
      <w:proofErr w:type="gramStart"/>
      <w:r>
        <w:rPr>
          <w:rFonts w:ascii="Georgia" w:eastAsia="Times New Roman" w:hAnsi="Georgia" w:cs="Times New Roman"/>
          <w:b/>
          <w:bCs/>
          <w:color w:val="000000"/>
          <w:lang w:eastAsia="en-PH"/>
        </w:rPr>
        <w:t>METHODOLOGY</w:t>
      </w:r>
      <w:proofErr w:type="gramEnd"/>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205" w:author="Jade Raposa" w:date="2024-10-18T22:44:00Z">
        <w:r>
          <w:rPr>
            <w:rFonts w:ascii="Georgia" w:eastAsia="Times New Roman" w:hAnsi="Georgia" w:cs="Times New Roman"/>
            <w:color w:val="000000"/>
            <w:lang w:eastAsia="en-PH"/>
          </w:rPr>
          <w:delText xml:space="preserve"> </w:delText>
        </w:r>
      </w:del>
      <w:ins w:id="206" w:author="Jade Raposa" w:date="2024-10-18T22:44:00Z">
        <w:r>
          <w:rPr>
            <w:rFonts w:ascii="Georgia" w:eastAsia="Times New Roman" w:hAnsi="Georgia" w:cs="Times New Roman"/>
            <w:color w:val="000000"/>
            <w:lang w:eastAsia="en-PH"/>
          </w:rPr>
          <w:t xml:space="preserve"> </w:t>
        </w:r>
      </w:ins>
      <w:del w:id="207"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  .  .  .  .  .  .  .  .  .  .  .  .  .  .  .  .</w:t>
      </w:r>
      <w:del w:id="208" w:author="Jade Raposa" w:date="2024-10-18T22:23:00Z">
        <w:r>
          <w:rPr>
            <w:rFonts w:ascii="Georgia" w:eastAsia="Times New Roman" w:hAnsi="Georgia" w:cs="Times New Roman"/>
            <w:color w:val="000000"/>
            <w:lang w:eastAsia="en-PH"/>
          </w:rPr>
          <w:delText> </w:delText>
        </w:r>
      </w:del>
      <w:ins w:id="209" w:author="Jade Raposa" w:date="2024-10-18T22:23:00Z">
        <w:r>
          <w:rPr>
            <w:rFonts w:ascii="Georgia" w:eastAsia="Times New Roman" w:hAnsi="Georgia" w:cs="Times New Roman"/>
            <w:color w:val="000000"/>
            <w:lang w:eastAsia="en-PH"/>
          </w:rPr>
          <w:t xml:space="preserve">  .  .  .  .</w:t>
        </w:r>
      </w:ins>
      <w:ins w:id="210"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Purpose, Deliverables, and Development Activities .  .  .  .  .</w:t>
      </w:r>
      <w:ins w:id="21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 Gathering Techniques .  .  .  .  .  .  .  .  .  .  .  .  .  .  .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Sources of Data .  .  .  .  .  .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Survey Results .  .  .  .  .  .  .  .  .  .  .  .  .  .  .  .  .  .  .  .  .  .  .  .  .  .</w:t>
      </w:r>
      <w:ins w:id="218"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Theoretical Framework .  .  .  .  .  .  .  .  .  .  .  .  .  .  .  .  .  .  .  .  .</w:t>
      </w:r>
      <w:ins w:id="22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Conceptual Framework .  .  .  .  .  .  .  .  .  .  .  .  .  .  .  .  .  .  .  .  .</w:t>
      </w:r>
      <w:ins w:id="222"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        3  </w:t>
      </w:r>
      <w:r>
        <w:rPr>
          <w:rFonts w:ascii="Georgia" w:eastAsia="Times New Roman" w:hAnsi="Georgia" w:cs="Times New Roman"/>
          <w:b/>
          <w:bCs/>
          <w:color w:val="000000"/>
          <w:lang w:eastAsia="en-PH"/>
        </w:rPr>
        <w:tab/>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Flowchart.  .  .  .  .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Architecture .  .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Software Design .  .  .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Database Design .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Requirements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Tradeoffs .  .  .  .  .  .  .  .  .  .  .  .  .  .  .  .  .  .  .  .  .  .  .  .  .</w:t>
      </w:r>
      <w:ins w:id="23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System Design .  .  .  .  .  .  .  .  .  .  .  .  .  .  .  .  .  .  .  .  .  .  .  .  .  .</w:t>
      </w:r>
      <w:ins w:id="23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Project Timeline .  .  .  .  .  .  .  .  .  .  .  .  .  .  .  .  .  .  .  .  .  .  .  .  .</w:t>
      </w:r>
      <w:ins w:id="23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40" w:author="Jade Raposa" w:date="2024-10-16T21:49:00Z"/>
          <w:rFonts w:ascii="Georgia" w:eastAsia="Times New Roman" w:hAnsi="Georgia" w:cs="Times New Roman"/>
          <w:b/>
          <w:bCs/>
          <w:color w:val="000000"/>
          <w:lang w:eastAsia="en-PH"/>
        </w:rPr>
        <w:sectPr w:rsidR="008F456D" w:rsidSect="008C2FCE">
          <w:headerReference w:type="first" r:id="rId23"/>
          <w:pgSz w:w="12240" w:h="15840"/>
          <w:pgMar w:top="1440" w:right="1440" w:bottom="1440" w:left="1440" w:header="706" w:footer="706" w:gutter="0"/>
          <w:pgNumType w:fmt="lowerRoman" w:start="1"/>
          <w:cols w:space="708"/>
          <w:titlePg/>
          <w:docGrid w:linePitch="360"/>
          <w:sectPrChange w:id="249" w:author="Jade Raposa [2]" w:date="2024-11-05T23:06:00Z" w16du:dateUtc="2024-11-05T15:06:00Z">
            <w:sectPr w:rsidR="008F456D" w:rsidSect="008C2FCE">
              <w:pgMar w:top="1620" w:right="1440" w:bottom="1440" w:left="2160" w:header="706" w:footer="706" w:gutter="0"/>
            </w:sectPr>
          </w:sectPrChange>
        </w:sectPr>
      </w:pPr>
    </w:p>
    <w:p w14:paraId="47537610" w14:textId="77777777" w:rsidR="008F456D" w:rsidRDefault="002B278F">
      <w:pPr>
        <w:rPr>
          <w:rFonts w:ascii="Georgia" w:eastAsia="Times New Roman" w:hAnsi="Georgia" w:cs="Times New Roman"/>
          <w:lang w:eastAsia="en-PH"/>
        </w:rPr>
        <w:pPrChange w:id="250"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Summary .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Findings .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Conclusions .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Recommendations .  .  .  .  .  .  .  .  .  .  .  .  .  .  .  .  .  .  .  .  .  .  .  .  </w:t>
      </w:r>
    </w:p>
    <w:p w14:paraId="25B487E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  .  .  .  .  .  .  .  .  .  .  .  .  .  .  .  .  .  .  .  .  .  .  .  .  .  .  .  .  .  .  .  .  </w:t>
      </w:r>
      <w:ins w:id="251"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Letter .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Questionnaires .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Code .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Manual .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Chart .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VITAE </w:t>
      </w:r>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52" w:author="Jade Raposa" w:date="2024-10-16T21:50:00Z"/>
          <w:rFonts w:ascii="Georgia" w:eastAsia="Times New Roman" w:hAnsi="Georgia" w:cs="Times New Roman"/>
          <w:lang w:eastAsia="en-PH"/>
        </w:rPr>
        <w:sectPr w:rsidR="008F456D" w:rsidSect="008C2FCE">
          <w:headerReference w:type="first" r:id="rId24"/>
          <w:pgSz w:w="12240" w:h="15840"/>
          <w:pgMar w:top="1440" w:right="1440" w:bottom="1440" w:left="1440" w:header="706" w:footer="706" w:gutter="0"/>
          <w:pgNumType w:fmt="lowerRoman" w:start="1"/>
          <w:cols w:space="708"/>
          <w:titlePg/>
          <w:docGrid w:linePitch="360"/>
          <w:sectPrChange w:id="262" w:author="Jade Raposa [2]" w:date="2024-11-05T23:06:00Z" w16du:dateUtc="2024-11-05T15:06:00Z">
            <w:sectPr w:rsidR="008F456D" w:rsidSect="008C2FCE">
              <w:pgMar w:top="1620" w:right="1440" w:bottom="1440" w:left="2160" w:header="706" w:footer="706" w:gutter="0"/>
            </w:sectPr>
          </w:sectPrChange>
        </w:sectPr>
      </w:pPr>
    </w:p>
    <w:p w14:paraId="2BE8419C" w14:textId="77777777" w:rsidR="008F456D" w:rsidRDefault="008F456D">
      <w:pPr>
        <w:spacing w:after="240" w:line="240" w:lineRule="auto"/>
        <w:jc w:val="center"/>
        <w:rPr>
          <w:del w:id="263" w:author="Jade Raposa" w:date="2024-10-16T21:49:00Z"/>
          <w:rFonts w:ascii="Georgia" w:eastAsia="Times New Roman" w:hAnsi="Georgia" w:cs="Times New Roman"/>
          <w:lang w:eastAsia="en-PH"/>
        </w:rPr>
        <w:pPrChange w:id="264" w:author="Jade Raposa" w:date="2024-10-16T21:50:00Z">
          <w:pPr>
            <w:spacing w:after="240" w:line="240" w:lineRule="auto"/>
          </w:pPr>
        </w:pPrChange>
      </w:pPr>
    </w:p>
    <w:p w14:paraId="467A4291" w14:textId="77777777" w:rsidR="008F456D" w:rsidRDefault="008F456D">
      <w:pPr>
        <w:spacing w:after="240" w:line="240" w:lineRule="auto"/>
        <w:jc w:val="center"/>
        <w:rPr>
          <w:del w:id="265" w:author="Jade Raposa" w:date="2024-10-16T21:49:00Z"/>
          <w:rFonts w:ascii="Georgia" w:eastAsia="Times New Roman" w:hAnsi="Georgia" w:cs="Times New Roman"/>
          <w:lang w:eastAsia="en-PH"/>
        </w:rPr>
        <w:pPrChange w:id="266" w:author="Jade Raposa" w:date="2024-10-16T21:50:00Z">
          <w:pPr>
            <w:spacing w:after="240" w:line="240" w:lineRule="auto"/>
          </w:pPr>
        </w:pPrChange>
      </w:pPr>
    </w:p>
    <w:p w14:paraId="7234C2C0" w14:textId="77777777" w:rsidR="008F456D" w:rsidRDefault="008F456D">
      <w:pPr>
        <w:spacing w:after="240" w:line="240" w:lineRule="auto"/>
        <w:jc w:val="center"/>
        <w:rPr>
          <w:del w:id="267" w:author="Jade Raposa" w:date="2024-10-16T21:50:00Z"/>
          <w:rFonts w:ascii="Georgia" w:eastAsia="Times New Roman" w:hAnsi="Georgia" w:cs="Times New Roman"/>
          <w:lang w:eastAsia="en-PH"/>
        </w:rPr>
        <w:pPrChange w:id="268"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9"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Agile Lean Methodology .  .  .  .  .  .  .  .  .  .  .  .  .  .  .   .  .  .  .</w:t>
      </w:r>
      <w:ins w:id="270" w:author="Jade Raposa" w:date="2024-10-14T22:57:00Z">
        <w:r>
          <w:rPr>
            <w:rFonts w:ascii="Georgia" w:eastAsia="Times New Roman" w:hAnsi="Georgia" w:cs="Times New Roman"/>
            <w:color w:val="000000"/>
            <w:lang w:eastAsia="en-PH"/>
          </w:rPr>
          <w:t xml:space="preserve">  .  .  .  .  .   </w:t>
        </w:r>
      </w:ins>
      <w:del w:id="271"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  .  .  .  .  .  .  .  .  .  .  .  .  .  .   .  .</w:t>
      </w:r>
      <w:ins w:id="272" w:author="Jade Raposa" w:date="2024-10-14T22:57:00Z">
        <w:r>
          <w:rPr>
            <w:rFonts w:ascii="Georgia" w:eastAsia="Times New Roman" w:hAnsi="Georgia" w:cs="Times New Roman"/>
            <w:color w:val="000000"/>
            <w:lang w:eastAsia="en-PH"/>
          </w:rPr>
          <w:t xml:space="preserve">  .  .  .  .  .  </w:t>
        </w:r>
      </w:ins>
      <w:del w:id="273"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Conceptual Framework of the Proposed System .  .  .  .  .  .</w:t>
      </w:r>
      <w:ins w:id="274" w:author="Jade Raposa" w:date="2024-10-14T22:57:00Z">
        <w:r>
          <w:rPr>
            <w:rFonts w:ascii="Georgia" w:eastAsia="Times New Roman" w:hAnsi="Georgia" w:cs="Times New Roman"/>
            <w:color w:val="000000"/>
            <w:lang w:eastAsia="en-PH"/>
          </w:rPr>
          <w:t xml:space="preserve">  .  .  .  .  .  </w:t>
        </w:r>
      </w:ins>
      <w:del w:id="275"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Flowchart of the Manual Process.  .  .  .  .  .  .  .  .  .  .  .  .  .  . </w:t>
      </w:r>
      <w:ins w:id="276" w:author="Jade Raposa" w:date="2024-10-14T22:56:00Z">
        <w:r>
          <w:rPr>
            <w:rFonts w:ascii="Georgia" w:eastAsia="Times New Roman" w:hAnsi="Georgia" w:cs="Times New Roman"/>
            <w:color w:val="000000"/>
            <w:lang w:eastAsia="en-PH"/>
          </w:rPr>
          <w:t xml:space="preserve"> .  </w:t>
        </w:r>
      </w:ins>
      <w:ins w:id="277" w:author="Jade Raposa" w:date="2024-10-14T22:57:00Z">
        <w:r>
          <w:rPr>
            <w:rFonts w:ascii="Georgia" w:eastAsia="Times New Roman" w:hAnsi="Georgia" w:cs="Times New Roman"/>
            <w:color w:val="000000"/>
            <w:lang w:eastAsia="en-PH"/>
          </w:rPr>
          <w:t xml:space="preserve">.  .  .  .  </w:t>
        </w:r>
      </w:ins>
      <w:del w:id="278"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System Architecture of the Proposed System.  .  .  .   .  .  .  .</w:t>
      </w:r>
      <w:ins w:id="279" w:author="Jade Raposa" w:date="2024-10-14T22:56:00Z">
        <w:r>
          <w:rPr>
            <w:rFonts w:ascii="Georgia" w:eastAsia="Times New Roman" w:hAnsi="Georgia" w:cs="Times New Roman"/>
            <w:color w:val="000000"/>
            <w:lang w:eastAsia="en-PH"/>
          </w:rPr>
          <w:t xml:space="preserve">  .  .  .  .  .  </w:t>
        </w:r>
      </w:ins>
      <w:del w:id="280"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Use-Case Diagram.  .  .  .  .  .  .  .  .   .  .  .  .  .  .  .  .  .  .  .  .  .  .</w:t>
      </w:r>
      <w:ins w:id="281" w:author="Jade Raposa" w:date="2024-10-14T22:56:00Z">
        <w:r>
          <w:rPr>
            <w:rFonts w:ascii="Georgia" w:eastAsia="Times New Roman" w:hAnsi="Georgia" w:cs="Times New Roman"/>
            <w:color w:val="000000"/>
            <w:lang w:eastAsia="en-PH"/>
          </w:rPr>
          <w:t xml:space="preserve">  .  .  .  .  .  </w:t>
        </w:r>
      </w:ins>
      <w:del w:id="282"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Sequence Diagram.  .  .  .  .  .  .  .  .  .  .  .  .  .  .  .  .  .  .  .  .  .  .</w:t>
      </w:r>
      <w:ins w:id="283" w:author="Jade Raposa" w:date="2024-10-14T22:56:00Z">
        <w:r>
          <w:rPr>
            <w:rFonts w:ascii="Georgia" w:eastAsia="Times New Roman" w:hAnsi="Georgia" w:cs="Times New Roman"/>
            <w:color w:val="000000"/>
            <w:lang w:eastAsia="en-PH"/>
          </w:rPr>
          <w:t xml:space="preserve">  .  .  .  .  .   </w:t>
        </w:r>
      </w:ins>
      <w:del w:id="284"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Diagram.  .  .  .  .  .  .  .  .  .  .  .  .  .  .  .  .  .  .  .  .  .   .  .  .  </w:t>
      </w:r>
      <w:ins w:id="285" w:author="Jade Raposa" w:date="2024-10-14T22:55:00Z">
        <w:r>
          <w:rPr>
            <w:rFonts w:ascii="Georgia" w:eastAsia="Times New Roman" w:hAnsi="Georgia" w:cs="Times New Roman"/>
            <w:color w:val="000000"/>
            <w:lang w:eastAsia="en-PH"/>
          </w:rPr>
          <w:t xml:space="preserve">.  .  .  .  .  </w:t>
        </w:r>
      </w:ins>
      <w:ins w:id="286" w:author="Jade Raposa" w:date="2024-10-14T22:57:00Z">
        <w:r>
          <w:rPr>
            <w:rFonts w:ascii="Georgia" w:eastAsia="Times New Roman" w:hAnsi="Georgia" w:cs="Times New Roman"/>
            <w:color w:val="000000"/>
            <w:lang w:eastAsia="en-PH"/>
          </w:rPr>
          <w:t>.</w:t>
        </w:r>
      </w:ins>
      <w:ins w:id="287" w:author="Jade Raposa" w:date="2024-10-14T22:55:00Z">
        <w:r>
          <w:rPr>
            <w:rFonts w:ascii="Georgia" w:eastAsia="Times New Roman" w:hAnsi="Georgia" w:cs="Times New Roman"/>
            <w:color w:val="000000"/>
            <w:lang w:eastAsia="en-PH"/>
          </w:rPr>
          <w:t xml:space="preserve"> </w:t>
        </w:r>
      </w:ins>
      <w:del w:id="288"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9" w:author="Jade Raposa" w:date="2024-10-16T21:51:00Z"/>
          <w:rFonts w:ascii="Georgia" w:eastAsia="Times New Roman" w:hAnsi="Georgia" w:cs="Times New Roman"/>
          <w:b/>
          <w:bCs/>
          <w:color w:val="000000"/>
          <w:lang w:eastAsia="en-PH"/>
        </w:rPr>
        <w:sectPr w:rsidR="008F456D" w:rsidSect="008C2FCE">
          <w:headerReference w:type="first" r:id="rId25"/>
          <w:pgSz w:w="12240" w:h="15840"/>
          <w:pgMar w:top="1440" w:right="1440" w:bottom="1440" w:left="1440" w:header="706" w:footer="706" w:gutter="0"/>
          <w:pgNumType w:fmt="lowerRoman" w:start="1"/>
          <w:cols w:space="708"/>
          <w:titlePg/>
          <w:docGrid w:linePitch="360"/>
          <w:sectPrChange w:id="300" w:author="Jade Raposa [2]" w:date="2024-11-05T23:06:00Z" w16du:dateUtc="2024-11-05T15:06:00Z">
            <w:sectPr w:rsidR="008F456D" w:rsidSect="008C2FCE">
              <w:pgMar w:top="1620" w:right="1440" w:bottom="1440" w:left="2160" w:header="706" w:footer="706" w:gutter="0"/>
            </w:sectPr>
          </w:sectPrChange>
        </w:sectPr>
      </w:pPr>
    </w:p>
    <w:p w14:paraId="40B39E5C" w14:textId="77777777" w:rsidR="008F456D" w:rsidRDefault="008F456D">
      <w:pPr>
        <w:spacing w:after="0" w:line="480" w:lineRule="auto"/>
        <w:jc w:val="center"/>
        <w:rPr>
          <w:del w:id="301"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302"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rsidP="002979EA">
      <w:pPr>
        <w:tabs>
          <w:tab w:val="left" w:pos="180"/>
        </w:tabs>
        <w:spacing w:after="0" w:line="480" w:lineRule="auto"/>
        <w:jc w:val="center"/>
        <w:rPr>
          <w:rFonts w:ascii="Georgia" w:eastAsia="Times New Roman" w:hAnsi="Georgia" w:cs="Times New Roman"/>
          <w:lang w:eastAsia="en-PH"/>
        </w:rPr>
        <w:pPrChange w:id="303" w:author="Jade Raposa [2]" w:date="2024-11-05T23:06:00Z" w16du:dateUtc="2024-11-05T15:06:00Z">
          <w:pPr>
            <w:spacing w:after="0" w:line="480" w:lineRule="auto"/>
            <w:jc w:val="center"/>
          </w:pPr>
        </w:pPrChange>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Methodology.  .  .  .   .  .  .  .  .  .  .  .  </w:t>
      </w:r>
      <w:ins w:id="304" w:author="Jade Raposa" w:date="2024-10-14T22:27:00Z">
        <w:r>
          <w:rPr>
            <w:rFonts w:ascii="Georgia" w:eastAsia="Times New Roman" w:hAnsi="Georgia" w:cs="Times New Roman"/>
            <w:color w:val="000000"/>
            <w:lang w:eastAsia="en-PH"/>
          </w:rPr>
          <w:t>.</w:t>
        </w:r>
      </w:ins>
      <w:ins w:id="305" w:author="Jade Raposa" w:date="2024-10-14T22:58:00Z">
        <w:r>
          <w:rPr>
            <w:rFonts w:ascii="Georgia" w:eastAsia="Times New Roman" w:hAnsi="Georgia" w:cs="Times New Roman"/>
            <w:color w:val="000000"/>
            <w:lang w:eastAsia="en-PH"/>
          </w:rPr>
          <w:t xml:space="preserve">  .  .  .  .   </w:t>
        </w:r>
      </w:ins>
      <w:del w:id="306"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Reasons Why Students Shift.  .  .  .  .  .  .  .  .  .  .   .  .  .  .  .  .</w:t>
      </w:r>
      <w:ins w:id="307" w:author="Jade Raposa" w:date="2024-10-14T22:58:00Z">
        <w:r>
          <w:rPr>
            <w:rFonts w:ascii="Georgia" w:eastAsia="Times New Roman" w:hAnsi="Georgia" w:cs="Times New Roman"/>
            <w:color w:val="000000"/>
            <w:lang w:eastAsia="en-PH"/>
          </w:rPr>
          <w:t xml:space="preserve">  .  .  .  .  .   </w:t>
        </w:r>
      </w:ins>
      <w:del w:id="30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Students Mindset Before Shifting.  .  .  .  .  .  .  .  .  .  .  .   .  .</w:t>
      </w:r>
      <w:ins w:id="309" w:author="Jade Raposa" w:date="2024-10-14T22:58:00Z">
        <w:r>
          <w:rPr>
            <w:rFonts w:ascii="Georgia" w:eastAsia="Times New Roman" w:hAnsi="Georgia" w:cs="Times New Roman"/>
            <w:color w:val="000000"/>
            <w:lang w:eastAsia="en-PH"/>
          </w:rPr>
          <w:t xml:space="preserve">  .  .  .  .  .   </w:t>
        </w:r>
      </w:ins>
      <w:del w:id="310"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w:t>
      </w:r>
      <w:proofErr w:type="gramStart"/>
      <w:r>
        <w:rPr>
          <w:rFonts w:ascii="Georgia" w:eastAsia="Times New Roman" w:hAnsi="Georgia" w:cs="Times New Roman"/>
          <w:color w:val="000000"/>
          <w:lang w:eastAsia="en-PH"/>
        </w:rPr>
        <w:t>And</w:t>
      </w:r>
      <w:proofErr w:type="gramEnd"/>
      <w:r>
        <w:rPr>
          <w:rFonts w:ascii="Georgia" w:eastAsia="Times New Roman" w:hAnsi="Georgia" w:cs="Times New Roman"/>
          <w:color w:val="000000"/>
          <w:lang w:eastAsia="en-PH"/>
        </w:rPr>
        <w:t xml:space="preserve"> Support.  .  .  .  .  .  .  .  .  .  .  .   .  .  .  .  .  .  .  .  .  .  .  .  .  .   .   .   .</w:t>
      </w:r>
      <w:ins w:id="311" w:author="Jade Raposa" w:date="2024-10-14T22:58:00Z">
        <w:r>
          <w:rPr>
            <w:rFonts w:ascii="Georgia" w:eastAsia="Times New Roman" w:hAnsi="Georgia" w:cs="Times New Roman"/>
            <w:color w:val="000000"/>
            <w:lang w:eastAsia="en-PH"/>
          </w:rPr>
          <w:t xml:space="preserve">  .  .  .  .  </w:t>
        </w:r>
      </w:ins>
      <w:del w:id="312"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Faced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Seeking Academic Help  .  .  .  .</w:t>
      </w:r>
      <w:ins w:id="313" w:author="Jade Raposa" w:date="2024-10-14T22:58:00Z">
        <w:r>
          <w:rPr>
            <w:rFonts w:ascii="Georgia" w:eastAsia="Times New Roman" w:hAnsi="Georgia" w:cs="Times New Roman"/>
            <w:color w:val="000000"/>
            <w:lang w:eastAsia="en-PH"/>
          </w:rPr>
          <w:t xml:space="preserve">  .  .  .  .  .  </w:t>
        </w:r>
      </w:ins>
      <w:del w:id="314"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Importance of Connecting with Mentors using Mobile App .   .  .</w:t>
      </w:r>
      <w:ins w:id="315" w:author="Jade Raposa" w:date="2024-10-14T22:58:00Z">
        <w:r>
          <w:rPr>
            <w:rFonts w:ascii="Georgia" w:eastAsia="Times New Roman" w:hAnsi="Georgia" w:cs="Times New Roman"/>
            <w:color w:val="000000"/>
            <w:lang w:eastAsia="en-PH"/>
          </w:rPr>
          <w:t xml:space="preserve">  .   </w:t>
        </w:r>
      </w:ins>
      <w:del w:id="31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The Propose App.  .  .  .  .  .  .  .</w:t>
      </w:r>
      <w:ins w:id="317" w:author="Jade Raposa" w:date="2024-10-14T22:58:00Z">
        <w:r>
          <w:rPr>
            <w:rFonts w:ascii="Georgia" w:eastAsia="Times New Roman" w:hAnsi="Georgia" w:cs="Times New Roman"/>
            <w:color w:val="000000"/>
            <w:lang w:eastAsia="en-PH"/>
          </w:rPr>
          <w:t xml:space="preserve">  .  .  . </w:t>
        </w:r>
      </w:ins>
      <w:ins w:id="318" w:author="Jade Raposa" w:date="2024-10-14T22:59:00Z">
        <w:r>
          <w:rPr>
            <w:rFonts w:ascii="Georgia" w:eastAsia="Times New Roman" w:hAnsi="Georgia" w:cs="Times New Roman"/>
            <w:color w:val="000000"/>
            <w:lang w:eastAsia="en-PH"/>
          </w:rPr>
          <w:t xml:space="preserve"> .  </w:t>
        </w:r>
      </w:ins>
      <w:del w:id="319"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w:t>
      </w:r>
      <w:proofErr w:type="gramStart"/>
      <w:r>
        <w:rPr>
          <w:rFonts w:ascii="Georgia" w:eastAsia="Times New Roman" w:hAnsi="Georgia" w:cs="Times New Roman"/>
          <w:color w:val="000000"/>
          <w:lang w:eastAsia="en-PH"/>
        </w:rPr>
        <w:t>By</w:t>
      </w:r>
      <w:proofErr w:type="gramEnd"/>
      <w:r>
        <w:rPr>
          <w:rFonts w:ascii="Georgia" w:eastAsia="Times New Roman" w:hAnsi="Georgia" w:cs="Times New Roman"/>
          <w:color w:val="000000"/>
          <w:lang w:eastAsia="en-PH"/>
        </w:rPr>
        <w:t xml:space="preserve"> Students.  .  .  .  .  .  .  .  .  .  .  .  .  .  .  .  .</w:t>
      </w:r>
      <w:ins w:id="320" w:author="Jade Raposa" w:date="2024-10-14T22:59:00Z">
        <w:r>
          <w:rPr>
            <w:rFonts w:ascii="Georgia" w:eastAsia="Times New Roman" w:hAnsi="Georgia" w:cs="Times New Roman"/>
            <w:color w:val="000000"/>
            <w:lang w:eastAsia="en-PH"/>
          </w:rPr>
          <w:t xml:space="preserve">  .  .  .  .  </w:t>
        </w:r>
      </w:ins>
      <w:del w:id="321"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Educators.  .  .  .  .  .  .  .  .  .  .  .  .  .  .  .  .  .   .  .  .  .  .  .  .  .  .  .  .  .  .  .  .  </w:t>
      </w:r>
      <w:ins w:id="322"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Academic Success and Learning Experience.  .  .  .  .  .  .   .  .  .  .</w:t>
      </w:r>
      <w:ins w:id="323" w:author="Jade Raposa" w:date="2024-10-14T22:59:00Z">
        <w:r>
          <w:rPr>
            <w:rFonts w:ascii="Georgia" w:eastAsia="Times New Roman" w:hAnsi="Georgia" w:cs="Times New Roman"/>
            <w:color w:val="000000"/>
            <w:lang w:eastAsia="en-PH"/>
          </w:rPr>
          <w:t xml:space="preserve">  .  .    </w:t>
        </w:r>
      </w:ins>
      <w:del w:id="324"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Students To Develop In Their Field.  .  .  .  .  . </w:t>
      </w:r>
      <w:ins w:id="325" w:author="Jade Raposa" w:date="2024-10-14T22:59:00Z">
        <w:r>
          <w:rPr>
            <w:rFonts w:ascii="Georgia" w:eastAsia="Times New Roman" w:hAnsi="Georgia" w:cs="Times New Roman"/>
            <w:color w:val="000000"/>
            <w:lang w:eastAsia="en-PH"/>
          </w:rPr>
          <w:t xml:space="preserve"> </w:t>
        </w:r>
      </w:ins>
      <w:del w:id="326"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27"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Helping, Connecting, and Supporting Students.  .  .  .  .  .  .  .   .  .  .</w:t>
      </w:r>
      <w:ins w:id="328" w:author="Jade Raposa" w:date="2024-10-14T22:59:00Z">
        <w:r>
          <w:rPr>
            <w:rFonts w:ascii="Georgia" w:eastAsia="Times New Roman" w:hAnsi="Georgia" w:cs="Times New Roman"/>
            <w:color w:val="000000"/>
            <w:lang w:eastAsia="en-PH"/>
          </w:rPr>
          <w:t xml:space="preserve">  </w:t>
        </w:r>
      </w:ins>
      <w:ins w:id="329" w:author="Jade Raposa" w:date="2024-10-14T23:00:00Z">
        <w:r>
          <w:rPr>
            <w:rFonts w:ascii="Georgia" w:eastAsia="Times New Roman" w:hAnsi="Georgia" w:cs="Times New Roman"/>
            <w:color w:val="000000"/>
            <w:lang w:eastAsia="en-PH"/>
          </w:rPr>
          <w:t xml:space="preserve"> </w:t>
        </w:r>
      </w:ins>
      <w:ins w:id="330" w:author="Jade Raposa" w:date="2024-10-14T22:59:00Z">
        <w:r>
          <w:rPr>
            <w:rFonts w:ascii="Georgia" w:eastAsia="Times New Roman" w:hAnsi="Georgia" w:cs="Times New Roman"/>
            <w:color w:val="000000"/>
            <w:lang w:eastAsia="en-PH"/>
          </w:rPr>
          <w:t xml:space="preserve"> </w:t>
        </w:r>
      </w:ins>
      <w:del w:id="331"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Enhancing Student’s Knowledge.  .  .  .  .  .  .  .  .  .  .  .  .  .  .  . </w:t>
      </w:r>
      <w:r>
        <w:rPr>
          <w:rFonts w:ascii="Georgia" w:eastAsia="Times New Roman" w:hAnsi="Georgia" w:cs="Times New Roman"/>
          <w:color w:val="000000"/>
          <w:lang w:eastAsia="en-PH"/>
        </w:rPr>
        <w:tab/>
        <w:t xml:space="preserve">.  .  .  .  </w:t>
      </w:r>
      <w:ins w:id="332" w:author="Jade Raposa" w:date="2024-10-14T22:59:00Z">
        <w:r>
          <w:rPr>
            <w:rFonts w:ascii="Georgia" w:eastAsia="Times New Roman" w:hAnsi="Georgia" w:cs="Times New Roman"/>
            <w:color w:val="000000"/>
            <w:lang w:eastAsia="en-PH"/>
          </w:rPr>
          <w:t>.</w:t>
        </w:r>
      </w:ins>
      <w:del w:id="33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w:t>
      </w:r>
      <w:proofErr w:type="gramStart"/>
      <w:r>
        <w:rPr>
          <w:rFonts w:ascii="Georgia" w:eastAsia="Times New Roman" w:hAnsi="Georgia" w:cs="Times New Roman"/>
          <w:color w:val="000000"/>
          <w:lang w:eastAsia="en-PH"/>
        </w:rPr>
        <w:t>By</w:t>
      </w:r>
      <w:proofErr w:type="gramEnd"/>
      <w:r>
        <w:rPr>
          <w:rFonts w:ascii="Georgia" w:eastAsia="Times New Roman" w:hAnsi="Georgia" w:cs="Times New Roman"/>
          <w:color w:val="000000"/>
          <w:lang w:eastAsia="en-PH"/>
        </w:rPr>
        <w:t xml:space="preserve"> Educators For The App.  .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User Table.  .  .  .  .  .  . .  .  .  .   .  .  .  .  .  .  .  .  .  .  .  .  .  .  .  .  .  .  .  .  .  .  </w:t>
      </w:r>
      <w:ins w:id="334"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Table.  .  .  .  .  .  .  .  .  .  .  .  .  .  .  .  .  .  .  .  .  .  .  .  .  .  .   .  .  .  . </w:t>
      </w:r>
      <w:r>
        <w:rPr>
          <w:rFonts w:ascii="Georgia" w:eastAsia="Times New Roman" w:hAnsi="Georgia" w:cs="Times New Roman"/>
          <w:color w:val="000000"/>
          <w:lang w:eastAsia="en-PH"/>
        </w:rPr>
        <w:tab/>
        <w:t xml:space="preserve"> </w:t>
      </w:r>
      <w:ins w:id="335"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Table.  .  .  .  .  .  .  .  .  .  .  .  .  .  .  .  .  .  .  . .  .  .  .  .  .  .  .  .  .  .  .  </w:t>
      </w:r>
      <w:ins w:id="33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Mentorship Request Table.  .  .  .  .  .  .  .  .  .  .  .  .  .  .  .  .  .  .  .  .  .</w:t>
      </w:r>
      <w:del w:id="337"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38"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19A5C2CB" w14:textId="77777777" w:rsidR="008F456D" w:rsidRDefault="002B278F">
      <w:pPr>
        <w:spacing w:after="0" w:line="480" w:lineRule="auto"/>
        <w:ind w:left="720"/>
        <w:rPr>
          <w:ins w:id="339" w:author="Jade Raposa" w:date="2024-10-16T21:53:00Z"/>
          <w:rFonts w:ascii="Georgia" w:eastAsia="Times New Roman" w:hAnsi="Georgia" w:cs="Times New Roman"/>
          <w:color w:val="000000"/>
          <w:lang w:eastAsia="en-PH"/>
        </w:rPr>
        <w:sectPr w:rsidR="008F456D" w:rsidSect="008C2FCE">
          <w:headerReference w:type="first" r:id="rId26"/>
          <w:pgSz w:w="12240" w:h="15840"/>
          <w:pgMar w:top="1440" w:right="1440" w:bottom="1440" w:left="1440" w:header="706" w:footer="706" w:gutter="0"/>
          <w:pgNumType w:fmt="lowerRoman" w:start="1"/>
          <w:cols w:space="708"/>
          <w:titlePg/>
          <w:docGrid w:linePitch="360"/>
          <w:sectPrChange w:id="350"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Table.  .  .  .  .  .  .  .  .  .  .  .  .   .  .  .  .   .  . .  .  .  .  .  .  .  .  .  .  .  </w:t>
      </w:r>
      <w:r>
        <w:rPr>
          <w:rFonts w:ascii="Georgia" w:eastAsia="Times New Roman" w:hAnsi="Georgia" w:cs="Times New Roman"/>
          <w:color w:val="000000"/>
          <w:lang w:eastAsia="en-PH"/>
        </w:rPr>
        <w:tab/>
        <w:t>55</w:t>
      </w:r>
    </w:p>
    <w:p w14:paraId="09A27AAA" w14:textId="77777777" w:rsidR="008F456D" w:rsidRDefault="008F456D">
      <w:pPr>
        <w:spacing w:after="0" w:line="480" w:lineRule="auto"/>
        <w:ind w:left="720"/>
        <w:rPr>
          <w:del w:id="351" w:author="Jade Raposa" w:date="2024-10-16T21:53:00Z"/>
          <w:rFonts w:ascii="Georgia" w:eastAsia="Times New Roman" w:hAnsi="Georgia" w:cs="Times New Roman"/>
          <w:lang w:eastAsia="en-PH"/>
        </w:rPr>
      </w:pPr>
    </w:p>
    <w:p w14:paraId="3948742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Assessment Table.  .  .  .  .  .  .  .  .  .  .  .  .   .  .  .  .   .  .  .   .  .  .   .  .  .</w:t>
      </w:r>
      <w:ins w:id="352" w:author="Jade Raposa" w:date="2024-10-14T23:00:00Z">
        <w:r>
          <w:rPr>
            <w:rFonts w:ascii="Georgia" w:eastAsia="Times New Roman" w:hAnsi="Georgia" w:cs="Times New Roman"/>
            <w:color w:val="000000"/>
            <w:lang w:eastAsia="en-PH"/>
          </w:rPr>
          <w:t xml:space="preserve">  .   </w:t>
        </w:r>
      </w:ins>
      <w:del w:id="353"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Report Table.  .  .  .  .  .  .  .  .  .  .  .  .  .   .  .  .  .  .  .  .  .  .  .  .  .   .  .   .  .  .</w:t>
      </w:r>
      <w:r>
        <w:rPr>
          <w:rFonts w:ascii="Georgia" w:eastAsia="Times New Roman" w:hAnsi="Georgia" w:cs="Times New Roman"/>
          <w:color w:val="000000"/>
          <w:lang w:eastAsia="en-PH"/>
        </w:rPr>
        <w:tab/>
        <w:t>56</w:t>
      </w:r>
    </w:p>
    <w:p w14:paraId="2EBE872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Server Hardware Requirements.  .  .  .  .  .  .  .   .  .   .  .  .  .  .  .  .  .  .  .  57</w:t>
      </w:r>
    </w:p>
    <w:p w14:paraId="5E5439C3"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Client Hardware Requirements.  .  .  .  .  .  .  .  .  .  .  .  .  . .  .  .   .  .  .  .</w:t>
      </w:r>
      <w:r>
        <w:rPr>
          <w:rFonts w:ascii="Georgia" w:eastAsia="Times New Roman" w:hAnsi="Georgia" w:cs="Times New Roman"/>
          <w:color w:val="000000"/>
          <w:lang w:eastAsia="en-PH"/>
        </w:rPr>
        <w:tab/>
        <w:t xml:space="preserve"> 57</w:t>
      </w:r>
    </w:p>
    <w:p w14:paraId="6038D012"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Recommended Software Specifications.  .  .  .  .  .  .  .  .  .  .   .  .  .  .  .   59</w:t>
      </w:r>
    </w:p>
    <w:p w14:paraId="7E932165"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Technical Issue.  .  .  .  .  .  .  .  .  .  .  .  .  .  .  .  .  .  .  .  . .  .  .   .  .  .  .  .  .   60</w:t>
      </w:r>
    </w:p>
    <w:p w14:paraId="6D751E3E"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Issues.  .  .  .  .  .  .  .  .  .  .  .  .  .  .  .  .  . .  .  .  .   .  .  .  .  .  .   </w:t>
      </w:r>
      <w:ins w:id="354"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62</w:t>
      </w:r>
    </w:p>
    <w:p w14:paraId="411628C9"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Economic Issues.  .  .  .  .  .  .  .  .  .  .  .  .  .  .  .  .  .  .  .  .  .  .  .  .  .  .  .  . </w:t>
      </w:r>
      <w:r>
        <w:rPr>
          <w:rFonts w:ascii="Georgia" w:eastAsia="Times New Roman" w:hAnsi="Georgia" w:cs="Times New Roman"/>
          <w:color w:val="000000"/>
          <w:lang w:eastAsia="en-PH"/>
        </w:rPr>
        <w:tab/>
      </w:r>
      <w:ins w:id="355" w:author="Jade Raposa" w:date="2024-10-14T23:01: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63</w:t>
      </w:r>
    </w:p>
    <w:p w14:paraId="0A276F07"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Non-Functional Requirements.  .  .  .  .  .  .  .  .  .  .   .  .  .  .  .  .  .  .  .</w:t>
      </w:r>
      <w:ins w:id="356" w:author="Jade Raposa" w:date="2024-10-14T23:01:00Z">
        <w:r>
          <w:rPr>
            <w:rFonts w:ascii="Georgia" w:eastAsia="Times New Roman" w:hAnsi="Georgia" w:cs="Times New Roman"/>
            <w:color w:val="000000"/>
            <w:lang w:eastAsia="en-PH"/>
          </w:rPr>
          <w:t xml:space="preserve">  .  . </w:t>
        </w:r>
      </w:ins>
      <w:del w:id="357"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77777777"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Functional Requirements.  .  .  .  .  .  .  .  .  .  .  . .  .   .  .  .  .  .  .  .  .  .  .</w:t>
      </w:r>
      <w:ins w:id="358" w:author="Jade Raposa" w:date="2024-10-14T23:01:00Z">
        <w:r>
          <w:rPr>
            <w:rFonts w:ascii="Georgia" w:eastAsia="Times New Roman" w:hAnsi="Georgia" w:cs="Times New Roman"/>
            <w:color w:val="000000"/>
            <w:lang w:eastAsia="en-PH"/>
          </w:rPr>
          <w:t xml:space="preserve">  .  </w:t>
        </w:r>
      </w:ins>
      <w:del w:id="359"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77777777" w:rsidR="008F456D" w:rsidRDefault="002B278F">
      <w:pPr>
        <w:spacing w:before="200" w:after="0" w:line="480" w:lineRule="auto"/>
        <w:ind w:left="720"/>
        <w:rPr>
          <w:rFonts w:ascii="Georgia" w:eastAsia="Times New Roman" w:hAnsi="Georgia" w:cs="Times New Roman"/>
          <w:color w:val="000000"/>
          <w:lang w:eastAsia="en-PH"/>
        </w:rPr>
        <w:sectPr w:rsidR="008F456D" w:rsidSect="008C2FCE">
          <w:headerReference w:type="first" r:id="rId27"/>
          <w:pgSz w:w="12240" w:h="15840"/>
          <w:pgMar w:top="1440" w:right="1440" w:bottom="1440" w:left="1440" w:header="706" w:footer="706" w:gutter="0"/>
          <w:pgNumType w:fmt="lowerRoman" w:start="1"/>
          <w:cols w:space="708"/>
          <w:titlePg/>
          <w:docGrid w:linePitch="360"/>
          <w:sectPrChange w:id="369" w:author="Jade Raposa [2]" w:date="2024-11-05T23:06:00Z" w16du:dateUtc="2024-11-05T15:06:00Z">
            <w:sectPr w:rsidR="008F456D" w:rsidSect="008C2FCE">
              <w:pgMar w:top="1620" w:right="1440" w:bottom="1440" w:left="2160" w:header="706" w:footer="706" w:gutter="0"/>
            </w:sectPr>
          </w:sectPrChange>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Gantt Chart Using Lean Methodology.  .  .  .  .  .  .  .  .  .  .  .  .  .  .  .  .</w:t>
      </w:r>
      <w:ins w:id="370" w:author="Jade Raposa" w:date="2024-10-14T23:01:00Z">
        <w:r>
          <w:rPr>
            <w:rFonts w:ascii="Georgia" w:eastAsia="Times New Roman" w:hAnsi="Georgia" w:cs="Times New Roman"/>
            <w:color w:val="000000"/>
            <w:lang w:eastAsia="en-PH"/>
          </w:rPr>
          <w:t xml:space="preserve">  .  </w:t>
        </w:r>
      </w:ins>
      <w:del w:id="37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Pr="002979EA" w:rsidRDefault="002B278F">
      <w:pPr>
        <w:pStyle w:val="Heading1"/>
        <w:spacing w:before="0" w:beforeAutospacing="0" w:after="0" w:line="480" w:lineRule="auto"/>
        <w:rPr>
          <w:bCs w:val="0"/>
        </w:rPr>
        <w:pPrChange w:id="372" w:author="Jade Raposa" w:date="2024-10-15T01:52:00Z">
          <w:pPr>
            <w:spacing w:after="0" w:line="480" w:lineRule="auto"/>
            <w:jc w:val="center"/>
          </w:pPr>
        </w:pPrChange>
      </w:pPr>
      <w:r w:rsidRPr="002979EA">
        <w:rPr>
          <w:bCs w:val="0"/>
        </w:rPr>
        <w:lastRenderedPageBreak/>
        <w:t>Chapter 1</w:t>
      </w:r>
    </w:p>
    <w:p w14:paraId="1762B8F9" w14:textId="77777777" w:rsidR="008F456D" w:rsidRDefault="002B278F">
      <w:pPr>
        <w:spacing w:before="264" w:after="0" w:line="480" w:lineRule="auto"/>
        <w:jc w:val="center"/>
        <w:rPr>
          <w:del w:id="373" w:author="Jade Raposa" w:date="2024-10-15T01:51:00Z"/>
          <w:rFonts w:ascii="Georgia" w:eastAsia="Times New Roman" w:hAnsi="Georgia" w:cs="Times New Roman"/>
          <w:lang w:eastAsia="en-PH"/>
        </w:rPr>
      </w:pPr>
      <w:commentRangeStart w:id="374"/>
      <w:commentRangeStart w:id="375"/>
      <w:del w:id="376"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77" w:author="Jade Raposa" w:date="2024-10-15T01:51:00Z"/>
          <w:rFonts w:ascii="Georgia" w:eastAsia="Times New Roman" w:hAnsi="Georgia" w:cs="Times New Roman"/>
          <w:lang w:eastAsia="en-PH"/>
        </w:rPr>
      </w:pPr>
      <w:del w:id="378"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74"/>
        <w:r>
          <w:rPr>
            <w:rStyle w:val="CommentReference"/>
          </w:rPr>
          <w:commentReference w:id="374"/>
        </w:r>
        <w:commentRangeEnd w:id="375"/>
        <w:r>
          <w:rPr>
            <w:rStyle w:val="CommentReference"/>
          </w:rPr>
          <w:commentReference w:id="375"/>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79" w:author="Jade Raposa" w:date="2024-10-20T17:19:00Z">
            <w:rPr>
              <w:rFonts w:ascii="Georgia" w:eastAsia="Times New Roman" w:hAnsi="Georgia" w:cs="Times New Roman"/>
              <w:lang w:eastAsia="en-PH"/>
            </w:rPr>
          </w:rPrChange>
        </w:rPr>
        <w:pPrChange w:id="380" w:author="Jade Raposa" w:date="2024-10-20T17:25:00Z">
          <w:pPr>
            <w:spacing w:before="264" w:after="0" w:line="480" w:lineRule="auto"/>
            <w:jc w:val="both"/>
          </w:pPr>
        </w:pPrChange>
      </w:pPr>
      <w:ins w:id="381"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382" w:author="Jade Raposa" w:date="2024-10-26T03:27:00Z">
        <w:r>
          <w:rPr>
            <w:rFonts w:ascii="Georgia" w:eastAsia="Times New Roman" w:hAnsi="Georgia" w:cs="Times New Roman"/>
            <w:color w:val="000000"/>
            <w:lang w:eastAsia="en-PH"/>
          </w:rPr>
          <w:t>by</w:t>
        </w:r>
      </w:ins>
      <w:ins w:id="383"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384"/>
      <w:commentRangeStart w:id="385"/>
      <w:commentRangeStart w:id="386"/>
      <w:commentRangeStart w:id="387"/>
      <w:del w:id="388"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84"/>
        <w:r>
          <w:rPr>
            <w:rStyle w:val="CommentReference"/>
          </w:rPr>
          <w:commentReference w:id="384"/>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389"/>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90" w:author="Jade Raposa" w:date="2024-10-15T01:52:00Z">
        <w:r>
          <w:rPr>
            <w:rFonts w:ascii="Georgia" w:eastAsia="Times New Roman" w:hAnsi="Georgia" w:cs="Times New Roman"/>
            <w:color w:val="000000"/>
            <w:lang w:eastAsia="en-PH"/>
          </w:rPr>
          <w:delText>by the use of</w:delText>
        </w:r>
      </w:del>
      <w:del w:id="391"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89"/>
        <w:r>
          <w:rPr>
            <w:rStyle w:val="CommentReference"/>
          </w:rPr>
          <w:commentReference w:id="389"/>
        </w:r>
      </w:del>
      <w:commentRangeEnd w:id="385"/>
      <w:r>
        <w:rPr>
          <w:rStyle w:val="CommentReference"/>
        </w:rPr>
        <w:commentReference w:id="385"/>
      </w:r>
      <w:commentRangeEnd w:id="386"/>
      <w:r>
        <w:rPr>
          <w:rStyle w:val="CommentReference"/>
        </w:rPr>
        <w:commentReference w:id="386"/>
      </w:r>
      <w:commentRangeEnd w:id="387"/>
      <w:r>
        <w:rPr>
          <w:rStyle w:val="CommentReference"/>
        </w:rPr>
        <w:commentReference w:id="387"/>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Lagman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392" w:author="Jade Raposa" w:date="2024-10-20T17:42:00Z"/>
          <w:rFonts w:ascii="Georgia" w:eastAsia="Times New Roman" w:hAnsi="Georgia" w:cs="Times New Roman"/>
          <w:color w:val="000000"/>
          <w:lang w:eastAsia="en-PH"/>
        </w:rPr>
        <w:pPrChange w:id="393"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as highlighted by Arnesson (2017), serves as a pedagogic tool that bridges theory and practice in higher education, emphasizing the mentor's role in students' learning and professional growth. This aligns with Mentor-Shift's goal of providing personalized guidance to enhance academic and career development. Thakare (2019) and Farheen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Bercasio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26"/>
      <w:commentRangeEnd w:id="426"/>
      <w:r w:rsidR="00516CCD">
        <w:rPr>
          <w:rStyle w:val="CommentReference"/>
        </w:rPr>
        <w:commentReference w:id="426"/>
      </w:r>
    </w:p>
    <w:p w14:paraId="00260A14" w14:textId="34E1FD2C" w:rsidR="008F456D" w:rsidRDefault="002B278F">
      <w:pPr>
        <w:spacing w:after="0" w:line="480" w:lineRule="auto"/>
        <w:jc w:val="both"/>
        <w:rPr>
          <w:rFonts w:ascii="Georgia" w:eastAsia="Times New Roman" w:hAnsi="Georgia" w:cs="Times New Roman"/>
          <w:lang w:eastAsia="en-PH"/>
        </w:rPr>
        <w:pPrChange w:id="427"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28" w:author="Jade Raposa" w:date="2024-10-20T22:16:00Z"/>
          <w:rFonts w:ascii="Georgia" w:eastAsia="Times New Roman" w:hAnsi="Georgia" w:cs="Times New Roman"/>
          <w:color w:val="000000"/>
          <w:lang w:eastAsia="en-PH"/>
          <w:rPrChange w:id="429" w:author="Jade Raposa" w:date="2024-10-20T22:16:00Z">
            <w:rPr>
              <w:ins w:id="430"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31" w:author="Jade Raposa" w:date="2024-10-20T22:16:00Z">
        <w:r>
          <w:rPr>
            <w:rFonts w:ascii="Georgia" w:eastAsia="Times New Roman" w:hAnsi="Georgia" w:cs="Times New Roman"/>
            <w:color w:val="000000"/>
            <w:lang w:eastAsia="en-PH"/>
            <w:rPrChange w:id="432"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33" w:author="Jade Raposa" w:date="2024-10-20T22:16:00Z"/>
          <w:rFonts w:ascii="Georgia" w:eastAsia="Times New Roman" w:hAnsi="Georgia" w:cs="Times New Roman"/>
          <w:color w:val="000000"/>
          <w:lang w:eastAsia="en-PH"/>
          <w:rPrChange w:id="434" w:author="Jade Raposa" w:date="2024-10-20T22:16:00Z">
            <w:rPr>
              <w:ins w:id="435" w:author="Jade Raposa" w:date="2024-10-20T22:16:00Z"/>
              <w:rFonts w:ascii="Georgia" w:eastAsia="Times New Roman" w:hAnsi="Georgia" w:cs="Times New Roman"/>
              <w:b/>
              <w:bCs/>
              <w:color w:val="000000"/>
              <w:lang w:eastAsia="en-PH"/>
            </w:rPr>
          </w:rPrChange>
        </w:rPr>
        <w:pPrChange w:id="436" w:author="Jade Raposa" w:date="2024-10-20T22:17:00Z">
          <w:pPr>
            <w:spacing w:before="240" w:after="0" w:line="480" w:lineRule="auto"/>
            <w:jc w:val="both"/>
          </w:pPr>
        </w:pPrChange>
      </w:pPr>
      <w:ins w:id="437" w:author="Jade Raposa" w:date="2024-10-20T22:16:00Z">
        <w:r>
          <w:rPr>
            <w:rFonts w:ascii="Georgia" w:eastAsia="Times New Roman" w:hAnsi="Georgia" w:cs="Times New Roman"/>
            <w:color w:val="000000"/>
            <w:lang w:eastAsia="en-PH"/>
            <w:rPrChange w:id="438"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39"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40" w:author="Jade Raposa" w:date="2024-10-20T22:14:00Z"/>
          <w:rFonts w:ascii="Georgia" w:eastAsia="Times New Roman" w:hAnsi="Georgia" w:cs="Times New Roman"/>
          <w:color w:val="000000"/>
          <w:lang w:eastAsia="en-PH"/>
        </w:rPr>
      </w:pPr>
      <w:ins w:id="441" w:author="Jade Raposa" w:date="2024-10-20T22:16:00Z">
        <w:r>
          <w:rPr>
            <w:rFonts w:ascii="Georgia" w:eastAsia="Times New Roman" w:hAnsi="Georgia" w:cs="Times New Roman"/>
            <w:color w:val="000000"/>
            <w:lang w:eastAsia="en-PH"/>
            <w:rPrChange w:id="442"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43"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44"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45"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46"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47"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48"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49" w:author="Jade Raposa" w:date="2024-10-20T22:21:00Z"/>
          <w:rFonts w:ascii="Georgia" w:eastAsia="Times New Roman" w:hAnsi="Georgia" w:cs="Times New Roman"/>
          <w:lang w:eastAsia="en-PH"/>
        </w:rPr>
        <w:pPrChange w:id="450"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51"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52" w:author="Jade Raposa" w:date="2024-10-26T03:24:00Z">
        <w:r>
          <w:rPr>
            <w:rFonts w:ascii="Georgia" w:eastAsia="Times New Roman" w:hAnsi="Georgia" w:cs="Times New Roman"/>
            <w:color w:val="000000"/>
            <w:lang w:eastAsia="en-PH"/>
          </w:rPr>
          <w:delText xml:space="preserve"> These cutting-edge</w:delText>
        </w:r>
      </w:del>
      <w:del w:id="453" w:author="Jade Raposa" w:date="2024-10-26T03:23:00Z">
        <w:r>
          <w:rPr>
            <w:rFonts w:ascii="Georgia" w:eastAsia="Times New Roman" w:hAnsi="Georgia" w:cs="Times New Roman"/>
            <w:color w:val="000000"/>
            <w:lang w:eastAsia="en-PH"/>
          </w:rPr>
          <w:delText xml:space="preserve"> </w:delText>
        </w:r>
      </w:del>
      <w:del w:id="454"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64"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65"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0D9014E0" w:rsidR="00A535C6" w:rsidRDefault="002B278F">
      <w:pPr>
        <w:spacing w:after="0" w:line="480" w:lineRule="auto"/>
        <w:ind w:firstLine="720"/>
        <w:jc w:val="both"/>
        <w:rPr>
          <w:rFonts w:ascii="Georgia" w:eastAsia="Times New Roman" w:hAnsi="Georgia" w:cs="Times New Roman"/>
          <w:color w:val="000000"/>
          <w:lang w:eastAsia="en-PH"/>
        </w:rPr>
      </w:pPr>
      <w:commentRangeStart w:id="466"/>
      <w:r>
        <w:rPr>
          <w:rFonts w:ascii="Georgia" w:eastAsia="Times New Roman" w:hAnsi="Georgia" w:cs="Times New Roman"/>
          <w:b/>
          <w:bCs/>
          <w:color w:val="000000"/>
          <w:lang w:eastAsia="en-PH"/>
        </w:rPr>
        <w:t>Certification</w:t>
      </w:r>
      <w:commentRangeEnd w:id="466"/>
      <w:r>
        <w:rPr>
          <w:rStyle w:val="CommentReference"/>
        </w:rPr>
        <w:commentReference w:id="466"/>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w:t>
      </w:r>
      <w:r w:rsidR="00655FF5">
        <w:rPr>
          <w:rFonts w:ascii="Georgia" w:eastAsia="Times New Roman" w:hAnsi="Georgia" w:cs="Times New Roman"/>
          <w:color w:val="000000"/>
          <w:lang w:eastAsia="en-PH"/>
        </w:rPr>
        <w:t>C</w:t>
      </w:r>
      <w:r>
        <w:rPr>
          <w:rFonts w:ascii="Georgia" w:eastAsia="Times New Roman" w:hAnsi="Georgia" w:cs="Times New Roman"/>
          <w:color w:val="000000"/>
          <w:lang w:eastAsia="en-PH"/>
        </w:rPr>
        <w:t>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67"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68"/>
      <w:commentRangeStart w:id="469"/>
      <w:commentRangeStart w:id="470"/>
      <w:commentRangeEnd w:id="468"/>
      <w:r>
        <w:rPr>
          <w:rStyle w:val="CommentReference"/>
        </w:rPr>
        <w:commentReference w:id="468"/>
      </w:r>
      <w:commentRangeEnd w:id="469"/>
      <w:commentRangeEnd w:id="470"/>
      <w:r w:rsidR="009D5D9A">
        <w:rPr>
          <w:rStyle w:val="CommentReference"/>
        </w:rPr>
        <w:commentReference w:id="469"/>
      </w:r>
      <w:r>
        <w:rPr>
          <w:rStyle w:val="CommentReference"/>
        </w:rPr>
        <w:commentReference w:id="470"/>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488"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489"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490"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491" w:author="Jade Raposa" w:date="2024-10-16T23:57:00Z"/>
          <w:rFonts w:ascii="Georgia" w:eastAsia="Times New Roman" w:hAnsi="Georgia" w:cs="Times New Roman"/>
          <w:color w:val="000000"/>
          <w:lang w:eastAsia="en-PH"/>
        </w:rPr>
      </w:pPr>
      <w:ins w:id="492"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493"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494"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71"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594" w:author="Jade Raposa" w:date="2024-10-18T22:52:00Z">
        <w:r>
          <w:rPr>
            <w:rFonts w:ascii="Georgia" w:eastAsia="Times New Roman" w:hAnsi="Georgia" w:cs="Times New Roman"/>
            <w:color w:val="000000"/>
            <w:lang w:eastAsia="en-PH"/>
          </w:rPr>
          <w:delText>all of</w:delText>
        </w:r>
      </w:del>
      <w:ins w:id="595"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596"/>
      <w:commentRangeStart w:id="597"/>
      <w:r>
        <w:rPr>
          <w:rFonts w:ascii="Georgia" w:eastAsia="Times New Roman" w:hAnsi="Georgia" w:cs="Times New Roman"/>
          <w:b/>
          <w:bCs/>
          <w:noProof/>
          <w:color w:val="000000"/>
          <w:lang w:eastAsia="en-PH"/>
        </w:rPr>
        <w:drawing>
          <wp:inline distT="0" distB="0" distL="0" distR="0" wp14:anchorId="1B8621EA" wp14:editId="03CFC982">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314700" cy="3181350"/>
                    </a:xfrm>
                    <a:prstGeom prst="rect">
                      <a:avLst/>
                    </a:prstGeom>
                    <a:noFill/>
                    <a:ln>
                      <a:noFill/>
                    </a:ln>
                  </pic:spPr>
                </pic:pic>
              </a:graphicData>
            </a:graphic>
          </wp:inline>
        </w:drawing>
      </w:r>
      <w:commentRangeEnd w:id="596"/>
      <w:r>
        <w:rPr>
          <w:rStyle w:val="CommentReference"/>
        </w:rPr>
        <w:commentReference w:id="596"/>
      </w:r>
      <w:commentRangeEnd w:id="597"/>
      <w:r w:rsidR="00472F1B">
        <w:rPr>
          <w:rStyle w:val="CommentReference"/>
        </w:rPr>
        <w:commentReference w:id="597"/>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7DBBA348"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which focuses on three key elements: cognitive presence, social presence, and teaching presence. The </w:t>
      </w:r>
      <w:r>
        <w:rPr>
          <w:rFonts w:ascii="Georgia" w:eastAsia="Times New Roman" w:hAnsi="Georgia" w:cs="Times New Roman"/>
          <w:color w:val="000000"/>
          <w:lang w:eastAsia="en-PH"/>
        </w:rPr>
        <w:lastRenderedPageBreak/>
        <w:t>Mentor-Shift app aims to foster deep learning and meaningful interactions between mentors and mentees by leveraging these elements.</w:t>
      </w:r>
    </w:p>
    <w:p w14:paraId="1C786CA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1F4B1FA8" w14:textId="77777777" w:rsidR="008F456D" w:rsidRDefault="008F456D">
      <w:pPr>
        <w:rPr>
          <w:ins w:id="598"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604"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24DB42D9">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605"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610"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611"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612" w:author="Jade Raposa" w:date="2024-10-17T00:10:00Z">
        <w:r>
          <w:rPr>
            <w:rFonts w:ascii="Georgia" w:eastAsia="Times New Roman" w:hAnsi="Georgia" w:cs="Times New Roman"/>
            <w:color w:val="000000"/>
            <w:lang w:eastAsia="en-PH"/>
          </w:rPr>
          <w:delText>ultimate aim</w:delText>
        </w:r>
      </w:del>
      <w:ins w:id="613"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616"/>
      <w:commentRangeStart w:id="617"/>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28F1C6CB">
            <wp:simplePos x="0" y="0"/>
            <wp:positionH relativeFrom="column">
              <wp:posOffset>-19050</wp:posOffset>
            </wp:positionH>
            <wp:positionV relativeFrom="paragraph">
              <wp:posOffset>413385</wp:posOffset>
            </wp:positionV>
            <wp:extent cx="5890260" cy="47193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890260" cy="47193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16"/>
      <w:r>
        <w:rPr>
          <w:rStyle w:val="CommentReference"/>
        </w:rPr>
        <w:commentReference w:id="616"/>
      </w:r>
      <w:commentRangeEnd w:id="617"/>
      <w:r w:rsidR="0073134E">
        <w:rPr>
          <w:rStyle w:val="CommentReference"/>
        </w:rPr>
        <w:commentReference w:id="617"/>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567A1EFA" w14:textId="2BA6CA13" w:rsidR="00725251" w:rsidRPr="00725251" w:rsidRDefault="00725251">
      <w:pPr>
        <w:spacing w:after="0" w:line="480" w:lineRule="auto"/>
        <w:ind w:firstLine="720"/>
        <w:jc w:val="both"/>
        <w:rPr>
          <w:ins w:id="618" w:author="Jade Raposa [2]" w:date="2024-11-05T20:35:00Z" w16du:dateUtc="2024-11-05T12:35:00Z"/>
          <w:rFonts w:ascii="Georgia" w:eastAsia="Times New Roman" w:hAnsi="Georgia" w:cs="Times New Roman"/>
          <w:color w:val="000000"/>
          <w:lang w:eastAsia="en-PH"/>
        </w:rPr>
        <w:pPrChange w:id="619" w:author="Jade Raposa [2]" w:date="2024-11-05T20:35:00Z" w16du:dateUtc="2024-11-05T12:35:00Z">
          <w:pPr>
            <w:spacing w:after="0" w:line="480" w:lineRule="auto"/>
            <w:jc w:val="center"/>
          </w:pPr>
        </w:pPrChange>
      </w:pPr>
      <w:ins w:id="620" w:author="Jade Raposa [2]" w:date="2024-11-05T20:35:00Z" w16du:dateUtc="2024-11-05T12:35:00Z">
        <w:r w:rsidRPr="00725251">
          <w:rPr>
            <w:rFonts w:ascii="Georgia" w:eastAsia="Times New Roman" w:hAnsi="Georgia" w:cs="Times New Roman"/>
            <w:color w:val="000000"/>
            <w:lang w:eastAsia="en-PH"/>
          </w:rPr>
          <w:lastRenderedPageBreak/>
          <w:t>Figure 3.1 illustrates the various pathways individuals may take during the process of seeking mentorship, and multiple methods on how individuals employ to find suitable mentors. Starting with the individual actively looking for a mentor, it proceeds to identifying ways to pursue mentorship opportunities. The individual then evaluates potential mentors, reaches out to them, and schedules initial meetings to assess compatibility. If the mentor-mentee relationship is deemed a good fit, the mentorship is formalized, and the process continues with setting goals and expectations.</w:t>
        </w:r>
      </w:ins>
    </w:p>
    <w:p w14:paraId="2995C5EB" w14:textId="260346C5" w:rsidR="008F456D" w:rsidDel="00725251" w:rsidRDefault="00725251">
      <w:pPr>
        <w:spacing w:after="0" w:line="480" w:lineRule="auto"/>
        <w:ind w:firstLine="720"/>
        <w:jc w:val="both"/>
        <w:rPr>
          <w:del w:id="621" w:author="Jade Raposa [2]" w:date="2024-11-05T20:35:00Z" w16du:dateUtc="2024-11-05T12:35:00Z"/>
          <w:rFonts w:ascii="Georgia" w:eastAsia="Times New Roman" w:hAnsi="Georgia" w:cs="Times New Roman"/>
          <w:color w:val="000000"/>
          <w:lang w:eastAsia="en-PH"/>
        </w:rPr>
      </w:pPr>
      <w:ins w:id="622" w:author="Jade Raposa [2]" w:date="2024-11-05T20:35:00Z" w16du:dateUtc="2024-11-05T12:35:00Z">
        <w:r w:rsidRPr="00725251">
          <w:rPr>
            <w:rFonts w:ascii="Georgia" w:eastAsia="Times New Roman" w:hAnsi="Georgia" w:cs="Times New Roman"/>
            <w:color w:val="000000"/>
            <w:lang w:eastAsia="en-PH"/>
          </w:rPr>
          <w:t>The mentorship journey includes regular check-ins, feedback and adjustments, tracking progress, and periodic evaluations of the mentorship's effectiveness. Once the goals are achieved or the agreed-upon period ends, the mentorship is formally concluded. The individual reflects on the experience, documents key learnings, and maintains a connection with the mentor for future guidance and networking opportunities. If the individual decides not to pursue mentorship at any point, the cycle ends. This flowchart provides a structured approach to finding and engaging in mentorship, allowing individuals to choose the method that best suits their needs and preferences.</w:t>
        </w:r>
      </w:ins>
      <w:del w:id="623" w:author="Jade Raposa [2]" w:date="2024-11-05T20:35:00Z" w16du:dateUtc="2024-11-05T12:35:00Z">
        <w:r w:rsidR="002B278F" w:rsidDel="00725251">
          <w:rPr>
            <w:rFonts w:ascii="Georgia" w:eastAsia="Times New Roman" w:hAnsi="Georgia" w:cs="Times New Roman"/>
            <w:color w:val="000000"/>
            <w:lang w:eastAsia="en-PH"/>
          </w:rPr>
          <w:delTex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delText>
        </w:r>
      </w:del>
    </w:p>
    <w:p w14:paraId="4E81ECAC" w14:textId="641E3D5A" w:rsidR="008F456D" w:rsidDel="00725251" w:rsidRDefault="002B278F">
      <w:pPr>
        <w:spacing w:after="0" w:line="480" w:lineRule="auto"/>
        <w:ind w:firstLine="720"/>
        <w:jc w:val="both"/>
        <w:rPr>
          <w:del w:id="624" w:author="Jade Raposa [2]" w:date="2024-11-05T20:35:00Z" w16du:dateUtc="2024-11-05T12:35:00Z"/>
          <w:rFonts w:ascii="Georgia" w:eastAsia="Times New Roman" w:hAnsi="Georgia" w:cs="Times New Roman"/>
          <w:color w:val="000000"/>
          <w:lang w:eastAsia="en-PH"/>
        </w:rPr>
      </w:pPr>
      <w:del w:id="625" w:author="Jade Raposa [2]" w:date="2024-11-05T20:35:00Z" w16du:dateUtc="2024-11-05T12:35:00Z">
        <w:r w:rsidDel="00725251">
          <w:rPr>
            <w:rFonts w:ascii="Georgia" w:eastAsia="Times New Roman" w:hAnsi="Georgia" w:cs="Times New Roman"/>
            <w:color w:val="000000"/>
            <w:lang w:eastAsia="en-PH"/>
          </w:rPr>
          <w:delTex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delText>
        </w:r>
      </w:del>
    </w:p>
    <w:p w14:paraId="24A90A35" w14:textId="7724994E" w:rsidR="008F456D" w:rsidRDefault="002B278F" w:rsidP="00725251">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del w:id="638" w:author="Jade Raposa [2]" w:date="2024-11-05T20:35:00Z" w16du:dateUtc="2024-11-05T12:35:00Z">
        <w:r w:rsidDel="00725251">
          <w:rPr>
            <w:rFonts w:ascii="Georgia" w:eastAsia="Times New Roman" w:hAnsi="Georgia" w:cs="Times New Roman"/>
            <w:color w:val="000000"/>
            <w:lang w:eastAsia="en-PH"/>
          </w:rPr>
          <w:delTex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delText>
        </w:r>
      </w:del>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639"/>
      <w:r>
        <w:rPr>
          <w:rFonts w:ascii="Georgia" w:eastAsia="Times New Roman" w:hAnsi="Georgia" w:cs="Times New Roman"/>
          <w:i/>
          <w:iCs/>
          <w:color w:val="000000"/>
          <w:lang w:eastAsia="en-PH"/>
        </w:rPr>
        <w:t>Use-Case Diagram</w:t>
      </w:r>
    </w:p>
    <w:p w14:paraId="06E21C79" w14:textId="7645E895"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66C168B8">
            <wp:extent cx="5943600" cy="4585970"/>
            <wp:effectExtent l="0" t="0" r="0" b="508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7192384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3467D567" w14:textId="5F1A41BC"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477080" w:rsidRPr="00477080">
        <w:rPr>
          <w:rFonts w:ascii="Georgia" w:eastAsia="Times New Roman" w:hAnsi="Georgia" w:cs="Times New Roman"/>
          <w:color w:val="000000"/>
          <w:lang w:eastAsia="en-PH"/>
        </w:rPr>
        <w:t xml:space="preserve">The use-case diagram for the Mentor-Shift app features two primary user types: Learner and Educator.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w:t>
      </w:r>
      <w:r w:rsidR="00477080" w:rsidRPr="00477080">
        <w:rPr>
          <w:rFonts w:ascii="Georgia" w:eastAsia="Times New Roman" w:hAnsi="Georgia" w:cs="Times New Roman"/>
          <w:color w:val="000000"/>
          <w:lang w:eastAsia="en-PH"/>
        </w:rPr>
        <w:lastRenderedPageBreak/>
        <w:t>certificates once uploaded, and check their reports and progress, which are defined by the educator.</w:t>
      </w:r>
    </w:p>
    <w:p w14:paraId="0D58B13A" w14:textId="149FCFAE" w:rsidR="00477080" w:rsidRDefault="00477080" w:rsidP="00477080">
      <w:pPr>
        <w:spacing w:line="480" w:lineRule="auto"/>
        <w:ind w:firstLine="720"/>
        <w:jc w:val="both"/>
        <w:rPr>
          <w:rFonts w:ascii="Georgia" w:eastAsia="Times New Roman" w:hAnsi="Georgia" w:cs="Times New Roman"/>
          <w:color w:val="000000"/>
          <w:lang w:eastAsia="en-PH"/>
        </w:rPr>
        <w:sectPr w:rsidR="00477080">
          <w:headerReference w:type="default" r:id="rId60"/>
          <w:headerReference w:type="first" r:id="rId61"/>
          <w:pgSz w:w="12240" w:h="15840"/>
          <w:pgMar w:top="1620" w:right="1440" w:bottom="1440" w:left="1440" w:header="708" w:footer="708" w:gutter="0"/>
          <w:pgNumType w:start="1"/>
          <w:cols w:space="708"/>
          <w:titlePg/>
          <w:docGrid w:linePitch="360"/>
        </w:sectPr>
      </w:pPr>
      <w:r w:rsidRPr="00477080">
        <w:rPr>
          <w:rFonts w:ascii="Georgia" w:eastAsia="Times New Roman" w:hAnsi="Georgia" w:cs="Times New Roman"/>
          <w:color w:val="000000"/>
          <w:lang w:eastAsia="en-PH"/>
        </w:rPr>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011FB0D0" w14:textId="0E72A46A" w:rsidR="008F456D"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48B87085">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639"/>
      <w:r>
        <w:rPr>
          <w:rStyle w:val="CommentReference"/>
        </w:rPr>
        <w:commentReference w:id="639"/>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652"/>
      <w:commentRangeStart w:id="653"/>
      <w:r>
        <w:rPr>
          <w:rFonts w:ascii="Georgia" w:eastAsia="Times New Roman" w:hAnsi="Georgia" w:cs="Times New Roman"/>
          <w:noProof/>
          <w:lang w:eastAsia="en-PH"/>
        </w:rPr>
        <w:drawing>
          <wp:inline distT="0" distB="0" distL="0" distR="0" wp14:anchorId="045A82EB" wp14:editId="7C3C480A">
            <wp:extent cx="5454557" cy="4666615"/>
            <wp:effectExtent l="0" t="0" r="0"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454557" cy="4666615"/>
                    </a:xfrm>
                    <a:prstGeom prst="rect">
                      <a:avLst/>
                    </a:prstGeom>
                  </pic:spPr>
                </pic:pic>
              </a:graphicData>
            </a:graphic>
          </wp:inline>
        </w:drawing>
      </w:r>
      <w:commentRangeEnd w:id="652"/>
      <w:r>
        <w:rPr>
          <w:rStyle w:val="CommentReference"/>
        </w:rPr>
        <w:commentReference w:id="652"/>
      </w:r>
      <w:commentRangeEnd w:id="653"/>
      <w:r w:rsidR="003B1D23">
        <w:rPr>
          <w:rStyle w:val="CommentReference"/>
        </w:rPr>
        <w:commentReference w:id="653"/>
      </w:r>
    </w:p>
    <w:p w14:paraId="2A835725" w14:textId="77777777" w:rsidR="008F456D" w:rsidRDefault="008F456D">
      <w:pPr>
        <w:spacing w:after="0" w:line="240" w:lineRule="auto"/>
        <w:rPr>
          <w:rFonts w:ascii="Georgia" w:eastAsia="Times New Roman" w:hAnsi="Georgia" w:cs="Times New Roman"/>
          <w:lang w:eastAsia="en-PH"/>
        </w:rPr>
      </w:pPr>
    </w:p>
    <w:p w14:paraId="6A8699B3" w14:textId="5638A31D" w:rsidR="008F456D" w:rsidRDefault="002B278F">
      <w:pPr>
        <w:spacing w:after="200" w:line="480" w:lineRule="auto"/>
        <w:jc w:val="both"/>
        <w:rPr>
          <w:del w:id="654"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r>
      <w:ins w:id="655" w:author="Jade Raposa [2]" w:date="2024-11-05T22:52:00Z" w16du:dateUtc="2024-11-05T14:52:00Z">
        <w:r w:rsidR="00FB3913" w:rsidRPr="00FB3913">
          <w:rPr>
            <w:rFonts w:ascii="Georgia" w:eastAsia="Times New Roman" w:hAnsi="Georgia" w:cs="Times New Roman"/>
            <w:color w:val="000000"/>
            <w:lang w:eastAsia="en-PH"/>
          </w:rPr>
          <w:t>Figure 3.5</w:t>
        </w:r>
      </w:ins>
      <w:del w:id="656" w:author="Jade Raposa [2]" w:date="2024-11-05T22:52:00Z" w16du:dateUtc="2024-11-05T14:52:00Z">
        <w:r w:rsidDel="00FB3913">
          <w:rPr>
            <w:rFonts w:ascii="Georgia" w:eastAsia="Times New Roman" w:hAnsi="Georgia" w:cs="Times New Roman"/>
            <w:color w:val="000000"/>
            <w:lang w:eastAsia="en-PH"/>
          </w:rPr>
          <w:delText>The class diagram</w:delText>
        </w:r>
      </w:del>
      <w:r>
        <w:rPr>
          <w:rFonts w:ascii="Georgia" w:eastAsia="Times New Roman" w:hAnsi="Georgia" w:cs="Times New Roman"/>
          <w:color w:val="000000"/>
          <w:lang w:eastAsia="en-PH"/>
        </w:rPr>
        <w:t xml:space="preserve"> depicts the </w:t>
      </w:r>
      <w:ins w:id="657" w:author="Jade Raposa [2]" w:date="2024-11-05T22:54:00Z" w16du:dateUtc="2024-11-05T14:54:00Z">
        <w:r w:rsidR="00BB207C" w:rsidRPr="00BB207C">
          <w:rPr>
            <w:rFonts w:ascii="Georgia" w:eastAsia="Times New Roman" w:hAnsi="Georgia" w:cs="Times New Roman"/>
            <w:color w:val="000000"/>
            <w:lang w:eastAsia="en-PH"/>
          </w:rPr>
          <w:t xml:space="preserve">key elements of the Mentor-Shift system, including </w:t>
        </w:r>
      </w:ins>
      <w:ins w:id="658" w:author="Jade Raposa [2]" w:date="2024-11-05T22:56:00Z" w16du:dateUtc="2024-11-05T14:56:00Z">
        <w:r w:rsidR="003E64F3">
          <w:rPr>
            <w:rFonts w:ascii="Georgia" w:eastAsia="Times New Roman" w:hAnsi="Georgia" w:cs="Times New Roman"/>
            <w:color w:val="000000"/>
            <w:lang w:eastAsia="en-PH"/>
          </w:rPr>
          <w:t>m</w:t>
        </w:r>
      </w:ins>
      <w:ins w:id="659" w:author="Jade Raposa [2]" w:date="2024-11-05T22:54:00Z" w16du:dateUtc="2024-11-05T14:54:00Z">
        <w:r w:rsidR="00BB207C" w:rsidRPr="00BB207C">
          <w:rPr>
            <w:rFonts w:ascii="Georgia" w:eastAsia="Times New Roman" w:hAnsi="Georgia" w:cs="Times New Roman"/>
            <w:color w:val="000000"/>
            <w:lang w:eastAsia="en-PH"/>
          </w:rPr>
          <w:t xml:space="preserve">entee, </w:t>
        </w:r>
      </w:ins>
      <w:ins w:id="660" w:author="Jade Raposa [2]" w:date="2024-11-05T22:56:00Z" w16du:dateUtc="2024-11-05T14:56:00Z">
        <w:r w:rsidR="003E64F3">
          <w:rPr>
            <w:rFonts w:ascii="Georgia" w:eastAsia="Times New Roman" w:hAnsi="Georgia" w:cs="Times New Roman"/>
            <w:color w:val="000000"/>
            <w:lang w:eastAsia="en-PH"/>
          </w:rPr>
          <w:t>m</w:t>
        </w:r>
      </w:ins>
      <w:ins w:id="661" w:author="Jade Raposa [2]" w:date="2024-11-05T22:54:00Z" w16du:dateUtc="2024-11-05T14:54:00Z">
        <w:r w:rsidR="00BB207C" w:rsidRPr="00BB207C">
          <w:rPr>
            <w:rFonts w:ascii="Georgia" w:eastAsia="Times New Roman" w:hAnsi="Georgia" w:cs="Times New Roman"/>
            <w:color w:val="000000"/>
            <w:lang w:eastAsia="en-PH"/>
          </w:rPr>
          <w:t xml:space="preserve">entor, </w:t>
        </w:r>
        <w:r w:rsidR="00BB207C">
          <w:rPr>
            <w:rFonts w:ascii="Georgia" w:eastAsia="Times New Roman" w:hAnsi="Georgia" w:cs="Times New Roman"/>
            <w:color w:val="000000"/>
            <w:lang w:eastAsia="en-PH"/>
          </w:rPr>
          <w:t>m</w:t>
        </w:r>
        <w:r w:rsidR="00BB207C" w:rsidRPr="00BB207C">
          <w:rPr>
            <w:rFonts w:ascii="Georgia" w:eastAsia="Times New Roman" w:hAnsi="Georgia" w:cs="Times New Roman"/>
            <w:color w:val="000000"/>
            <w:lang w:eastAsia="en-PH"/>
          </w:rPr>
          <w:t>entor</w:t>
        </w:r>
        <w:r w:rsidR="00BB207C">
          <w:rPr>
            <w:rFonts w:ascii="Georgia" w:eastAsia="Times New Roman" w:hAnsi="Georgia" w:cs="Times New Roman"/>
            <w:color w:val="000000"/>
            <w:lang w:eastAsia="en-PH"/>
          </w:rPr>
          <w:t xml:space="preserve"> s</w:t>
        </w:r>
        <w:r w:rsidR="00BB207C" w:rsidRPr="00BB207C">
          <w:rPr>
            <w:rFonts w:ascii="Georgia" w:eastAsia="Times New Roman" w:hAnsi="Georgia" w:cs="Times New Roman"/>
            <w:color w:val="000000"/>
            <w:lang w:eastAsia="en-PH"/>
          </w:rPr>
          <w:t xml:space="preserve">ubject, </w:t>
        </w:r>
      </w:ins>
      <w:ins w:id="662" w:author="Jade Raposa [2]" w:date="2024-11-05T22:55:00Z" w16du:dateUtc="2024-11-05T14:55:00Z">
        <w:r w:rsidR="00BB207C">
          <w:rPr>
            <w:rFonts w:ascii="Georgia" w:eastAsia="Times New Roman" w:hAnsi="Georgia" w:cs="Times New Roman"/>
            <w:color w:val="000000"/>
            <w:lang w:eastAsia="en-PH"/>
          </w:rPr>
          <w:t>e</w:t>
        </w:r>
      </w:ins>
      <w:ins w:id="663" w:author="Jade Raposa [2]" w:date="2024-11-05T22:54:00Z" w16du:dateUtc="2024-11-05T14:54:00Z">
        <w:r w:rsidR="00BB207C" w:rsidRPr="00BB207C">
          <w:rPr>
            <w:rFonts w:ascii="Georgia" w:eastAsia="Times New Roman" w:hAnsi="Georgia" w:cs="Times New Roman"/>
            <w:color w:val="000000"/>
            <w:lang w:eastAsia="en-PH"/>
          </w:rPr>
          <w:t>nrolled</w:t>
        </w:r>
      </w:ins>
      <w:ins w:id="664" w:author="Jade Raposa [2]" w:date="2024-11-05T22:55:00Z" w16du:dateUtc="2024-11-05T14:55:00Z">
        <w:r w:rsidR="00BB207C">
          <w:rPr>
            <w:rFonts w:ascii="Georgia" w:eastAsia="Times New Roman" w:hAnsi="Georgia" w:cs="Times New Roman"/>
            <w:color w:val="000000"/>
            <w:lang w:eastAsia="en-PH"/>
          </w:rPr>
          <w:t xml:space="preserve"> m</w:t>
        </w:r>
      </w:ins>
      <w:ins w:id="665" w:author="Jade Raposa [2]" w:date="2024-11-05T22:54:00Z" w16du:dateUtc="2024-11-05T14:54:00Z">
        <w:r w:rsidR="00BB207C" w:rsidRPr="00BB207C">
          <w:rPr>
            <w:rFonts w:ascii="Georgia" w:eastAsia="Times New Roman" w:hAnsi="Georgia" w:cs="Times New Roman"/>
            <w:color w:val="000000"/>
            <w:lang w:eastAsia="en-PH"/>
          </w:rPr>
          <w:t>entor</w:t>
        </w:r>
      </w:ins>
      <w:ins w:id="666" w:author="Jade Raposa [2]" w:date="2024-11-05T22:55:00Z" w16du:dateUtc="2024-11-05T14:55:00Z">
        <w:r w:rsidR="00BB207C">
          <w:rPr>
            <w:rFonts w:ascii="Georgia" w:eastAsia="Times New Roman" w:hAnsi="Georgia" w:cs="Times New Roman"/>
            <w:color w:val="000000"/>
            <w:lang w:eastAsia="en-PH"/>
          </w:rPr>
          <w:t xml:space="preserve"> s</w:t>
        </w:r>
      </w:ins>
      <w:ins w:id="667" w:author="Jade Raposa [2]" w:date="2024-11-05T22:54:00Z" w16du:dateUtc="2024-11-05T14:54:00Z">
        <w:r w:rsidR="00BB207C" w:rsidRPr="00BB207C">
          <w:rPr>
            <w:rFonts w:ascii="Georgia" w:eastAsia="Times New Roman" w:hAnsi="Georgia" w:cs="Times New Roman"/>
            <w:color w:val="000000"/>
            <w:lang w:eastAsia="en-PH"/>
          </w:rPr>
          <w:t xml:space="preserve">ubject, </w:t>
        </w:r>
      </w:ins>
      <w:ins w:id="668" w:author="Jade Raposa [2]" w:date="2024-11-05T22:55:00Z" w16du:dateUtc="2024-11-05T14:55:00Z">
        <w:r w:rsidR="00BB207C">
          <w:rPr>
            <w:rFonts w:ascii="Georgia" w:eastAsia="Times New Roman" w:hAnsi="Georgia" w:cs="Times New Roman"/>
            <w:color w:val="000000"/>
            <w:lang w:eastAsia="en-PH"/>
          </w:rPr>
          <w:t>s</w:t>
        </w:r>
      </w:ins>
      <w:ins w:id="669" w:author="Jade Raposa [2]" w:date="2024-11-05T22:54:00Z" w16du:dateUtc="2024-11-05T14:54:00Z">
        <w:r w:rsidR="00BB207C" w:rsidRPr="00BB207C">
          <w:rPr>
            <w:rFonts w:ascii="Georgia" w:eastAsia="Times New Roman" w:hAnsi="Georgia" w:cs="Times New Roman"/>
            <w:color w:val="000000"/>
            <w:lang w:eastAsia="en-PH"/>
          </w:rPr>
          <w:t>ubject</w:t>
        </w:r>
      </w:ins>
      <w:ins w:id="670" w:author="Jade Raposa [2]" w:date="2024-11-05T22:55:00Z" w16du:dateUtc="2024-11-05T14:55:00Z">
        <w:r w:rsidR="00BB207C">
          <w:rPr>
            <w:rFonts w:ascii="Georgia" w:eastAsia="Times New Roman" w:hAnsi="Georgia" w:cs="Times New Roman"/>
            <w:color w:val="000000"/>
            <w:lang w:eastAsia="en-PH"/>
          </w:rPr>
          <w:t xml:space="preserve"> c</w:t>
        </w:r>
      </w:ins>
      <w:ins w:id="671" w:author="Jade Raposa [2]" w:date="2024-11-05T22:54:00Z" w16du:dateUtc="2024-11-05T14:54:00Z">
        <w:r w:rsidR="00BB207C" w:rsidRPr="00BB207C">
          <w:rPr>
            <w:rFonts w:ascii="Georgia" w:eastAsia="Times New Roman" w:hAnsi="Georgia" w:cs="Times New Roman"/>
            <w:color w:val="000000"/>
            <w:lang w:eastAsia="en-PH"/>
          </w:rPr>
          <w:t xml:space="preserve">lassroom, </w:t>
        </w:r>
      </w:ins>
      <w:ins w:id="672" w:author="Jade Raposa [2]" w:date="2024-11-05T22:55:00Z" w16du:dateUtc="2024-11-05T14:55:00Z">
        <w:r w:rsidR="00BB207C">
          <w:rPr>
            <w:rFonts w:ascii="Georgia" w:eastAsia="Times New Roman" w:hAnsi="Georgia" w:cs="Times New Roman"/>
            <w:color w:val="000000"/>
            <w:lang w:eastAsia="en-PH"/>
          </w:rPr>
          <w:t>l</w:t>
        </w:r>
      </w:ins>
      <w:ins w:id="673" w:author="Jade Raposa [2]" w:date="2024-11-05T22:54:00Z" w16du:dateUtc="2024-11-05T14:54:00Z">
        <w:r w:rsidR="00BB207C" w:rsidRPr="00BB207C">
          <w:rPr>
            <w:rFonts w:ascii="Georgia" w:eastAsia="Times New Roman" w:hAnsi="Georgia" w:cs="Times New Roman"/>
            <w:color w:val="000000"/>
            <w:lang w:eastAsia="en-PH"/>
          </w:rPr>
          <w:t xml:space="preserve">esson, </w:t>
        </w:r>
      </w:ins>
      <w:ins w:id="674" w:author="Jade Raposa [2]" w:date="2024-11-05T22:55:00Z" w16du:dateUtc="2024-11-05T14:55:00Z">
        <w:r w:rsidR="00BB207C">
          <w:rPr>
            <w:rFonts w:ascii="Georgia" w:eastAsia="Times New Roman" w:hAnsi="Georgia" w:cs="Times New Roman"/>
            <w:color w:val="000000"/>
            <w:lang w:eastAsia="en-PH"/>
          </w:rPr>
          <w:t>a</w:t>
        </w:r>
      </w:ins>
      <w:ins w:id="675" w:author="Jade Raposa [2]" w:date="2024-11-05T22:54:00Z" w16du:dateUtc="2024-11-05T14:54:00Z">
        <w:r w:rsidR="00BB207C" w:rsidRPr="00BB207C">
          <w:rPr>
            <w:rFonts w:ascii="Georgia" w:eastAsia="Times New Roman" w:hAnsi="Georgia" w:cs="Times New Roman"/>
            <w:color w:val="000000"/>
            <w:lang w:eastAsia="en-PH"/>
          </w:rPr>
          <w:t xml:space="preserve">ctivity, </w:t>
        </w:r>
      </w:ins>
      <w:ins w:id="676" w:author="Jade Raposa [2]" w:date="2024-11-05T22:55:00Z" w16du:dateUtc="2024-11-05T14:55:00Z">
        <w:r w:rsidR="00BB207C">
          <w:rPr>
            <w:rFonts w:ascii="Georgia" w:eastAsia="Times New Roman" w:hAnsi="Georgia" w:cs="Times New Roman"/>
            <w:color w:val="000000"/>
            <w:lang w:eastAsia="en-PH"/>
          </w:rPr>
          <w:t>s</w:t>
        </w:r>
      </w:ins>
      <w:ins w:id="677" w:author="Jade Raposa [2]" w:date="2024-11-05T22:54:00Z" w16du:dateUtc="2024-11-05T14:54:00Z">
        <w:r w:rsidR="00BB207C" w:rsidRPr="00BB207C">
          <w:rPr>
            <w:rFonts w:ascii="Georgia" w:eastAsia="Times New Roman" w:hAnsi="Georgia" w:cs="Times New Roman"/>
            <w:color w:val="000000"/>
            <w:lang w:eastAsia="en-PH"/>
          </w:rPr>
          <w:t xml:space="preserve">core, Certificate, Report, and Message. Mentees search for mentor subjects and request mentorship, which mentors can accept or decline. Approved mentees are recorded in </w:t>
        </w:r>
      </w:ins>
      <w:ins w:id="678" w:author="Jade Raposa [2]" w:date="2024-11-05T22:55:00Z" w16du:dateUtc="2024-11-05T14:55:00Z">
        <w:r w:rsidR="008B479B">
          <w:rPr>
            <w:rFonts w:ascii="Georgia" w:eastAsia="Times New Roman" w:hAnsi="Georgia" w:cs="Times New Roman"/>
            <w:color w:val="000000"/>
            <w:lang w:eastAsia="en-PH"/>
          </w:rPr>
          <w:t>e</w:t>
        </w:r>
      </w:ins>
      <w:ins w:id="679" w:author="Jade Raposa [2]" w:date="2024-11-05T22:54:00Z" w16du:dateUtc="2024-11-05T14:54:00Z">
        <w:r w:rsidR="00BB207C" w:rsidRPr="00BB207C">
          <w:rPr>
            <w:rFonts w:ascii="Georgia" w:eastAsia="Times New Roman" w:hAnsi="Georgia" w:cs="Times New Roman"/>
            <w:color w:val="000000"/>
            <w:lang w:eastAsia="en-PH"/>
          </w:rPr>
          <w:t>nrolled</w:t>
        </w:r>
      </w:ins>
      <w:ins w:id="680" w:author="Jade Raposa [2]" w:date="2024-11-05T22:55:00Z" w16du:dateUtc="2024-11-05T14:55:00Z">
        <w:r w:rsidR="008B479B">
          <w:rPr>
            <w:rFonts w:ascii="Georgia" w:eastAsia="Times New Roman" w:hAnsi="Georgia" w:cs="Times New Roman"/>
            <w:color w:val="000000"/>
            <w:lang w:eastAsia="en-PH"/>
          </w:rPr>
          <w:t xml:space="preserve"> m</w:t>
        </w:r>
      </w:ins>
      <w:ins w:id="681" w:author="Jade Raposa [2]" w:date="2024-11-05T22:54:00Z" w16du:dateUtc="2024-11-05T14:54:00Z">
        <w:r w:rsidR="00BB207C" w:rsidRPr="00BB207C">
          <w:rPr>
            <w:rFonts w:ascii="Georgia" w:eastAsia="Times New Roman" w:hAnsi="Georgia" w:cs="Times New Roman"/>
            <w:color w:val="000000"/>
            <w:lang w:eastAsia="en-PH"/>
          </w:rPr>
          <w:t>entor</w:t>
        </w:r>
      </w:ins>
      <w:ins w:id="682" w:author="Jade Raposa [2]" w:date="2024-11-05T22:55:00Z" w16du:dateUtc="2024-11-05T14:55:00Z">
        <w:r w:rsidR="008B479B">
          <w:rPr>
            <w:rFonts w:ascii="Georgia" w:eastAsia="Times New Roman" w:hAnsi="Georgia" w:cs="Times New Roman"/>
            <w:color w:val="000000"/>
            <w:lang w:eastAsia="en-PH"/>
          </w:rPr>
          <w:t xml:space="preserve"> s</w:t>
        </w:r>
      </w:ins>
      <w:ins w:id="683" w:author="Jade Raposa [2]" w:date="2024-11-05T22:54:00Z" w16du:dateUtc="2024-11-05T14:54:00Z">
        <w:r w:rsidR="00BB207C" w:rsidRPr="00BB207C">
          <w:rPr>
            <w:rFonts w:ascii="Georgia" w:eastAsia="Times New Roman" w:hAnsi="Georgia" w:cs="Times New Roman"/>
            <w:color w:val="000000"/>
            <w:lang w:eastAsia="en-PH"/>
          </w:rPr>
          <w:t xml:space="preserve">ubject. Each </w:t>
        </w:r>
      </w:ins>
      <w:ins w:id="684" w:author="Jade Raposa [2]" w:date="2024-11-05T22:56:00Z" w16du:dateUtc="2024-11-05T14:56:00Z">
        <w:r w:rsidR="008B479B">
          <w:rPr>
            <w:rFonts w:ascii="Georgia" w:eastAsia="Times New Roman" w:hAnsi="Georgia" w:cs="Times New Roman"/>
            <w:color w:val="000000"/>
            <w:lang w:eastAsia="en-PH"/>
          </w:rPr>
          <w:t>m</w:t>
        </w:r>
      </w:ins>
      <w:ins w:id="685" w:author="Jade Raposa [2]" w:date="2024-11-05T22:54:00Z" w16du:dateUtc="2024-11-05T14:54:00Z">
        <w:r w:rsidR="00BB207C" w:rsidRPr="00BB207C">
          <w:rPr>
            <w:rFonts w:ascii="Georgia" w:eastAsia="Times New Roman" w:hAnsi="Georgia" w:cs="Times New Roman"/>
            <w:color w:val="000000"/>
            <w:lang w:eastAsia="en-PH"/>
          </w:rPr>
          <w:t>entor</w:t>
        </w:r>
      </w:ins>
      <w:ins w:id="686" w:author="Jade Raposa [2]" w:date="2024-11-05T22:56:00Z" w16du:dateUtc="2024-11-05T14:56:00Z">
        <w:r w:rsidR="008B479B">
          <w:rPr>
            <w:rFonts w:ascii="Georgia" w:eastAsia="Times New Roman" w:hAnsi="Georgia" w:cs="Times New Roman"/>
            <w:color w:val="000000"/>
            <w:lang w:eastAsia="en-PH"/>
          </w:rPr>
          <w:t xml:space="preserve"> s</w:t>
        </w:r>
      </w:ins>
      <w:ins w:id="687" w:author="Jade Raposa [2]" w:date="2024-11-05T22:54:00Z" w16du:dateUtc="2024-11-05T14:54:00Z">
        <w:r w:rsidR="00BB207C" w:rsidRPr="00BB207C">
          <w:rPr>
            <w:rFonts w:ascii="Georgia" w:eastAsia="Times New Roman" w:hAnsi="Georgia" w:cs="Times New Roman"/>
            <w:color w:val="000000"/>
            <w:lang w:eastAsia="en-PH"/>
          </w:rPr>
          <w:t xml:space="preserve">ubject has a </w:t>
        </w:r>
      </w:ins>
      <w:ins w:id="688" w:author="Jade Raposa [2]" w:date="2024-11-05T22:56:00Z" w16du:dateUtc="2024-11-05T14:56:00Z">
        <w:r w:rsidR="008B479B">
          <w:rPr>
            <w:rFonts w:ascii="Georgia" w:eastAsia="Times New Roman" w:hAnsi="Georgia" w:cs="Times New Roman"/>
            <w:color w:val="000000"/>
            <w:lang w:eastAsia="en-PH"/>
          </w:rPr>
          <w:t>s</w:t>
        </w:r>
      </w:ins>
      <w:ins w:id="689" w:author="Jade Raposa [2]" w:date="2024-11-05T22:54:00Z" w16du:dateUtc="2024-11-05T14:54:00Z">
        <w:r w:rsidR="00BB207C" w:rsidRPr="00BB207C">
          <w:rPr>
            <w:rFonts w:ascii="Georgia" w:eastAsia="Times New Roman" w:hAnsi="Georgia" w:cs="Times New Roman"/>
            <w:color w:val="000000"/>
            <w:lang w:eastAsia="en-PH"/>
          </w:rPr>
          <w:t>ubject</w:t>
        </w:r>
      </w:ins>
      <w:ins w:id="690" w:author="Jade Raposa [2]" w:date="2024-11-05T22:56:00Z" w16du:dateUtc="2024-11-05T14:56:00Z">
        <w:r w:rsidR="008B479B">
          <w:rPr>
            <w:rFonts w:ascii="Georgia" w:eastAsia="Times New Roman" w:hAnsi="Georgia" w:cs="Times New Roman"/>
            <w:color w:val="000000"/>
            <w:lang w:eastAsia="en-PH"/>
          </w:rPr>
          <w:t xml:space="preserve"> c</w:t>
        </w:r>
      </w:ins>
      <w:ins w:id="691" w:author="Jade Raposa [2]" w:date="2024-11-05T22:54:00Z" w16du:dateUtc="2024-11-05T14:54:00Z">
        <w:r w:rsidR="00BB207C" w:rsidRPr="00BB207C">
          <w:rPr>
            <w:rFonts w:ascii="Georgia" w:eastAsia="Times New Roman" w:hAnsi="Georgia" w:cs="Times New Roman"/>
            <w:color w:val="000000"/>
            <w:lang w:eastAsia="en-PH"/>
          </w:rPr>
          <w:t>lassroom with tabs for Lesson, Activity, and Score. Lessons contain various content types, activities include quizzes and assignments, and scores track mentee progress. Certificates, linked to scores, include detailed reports. Messaging enables real-time communication between mentees and mentors.</w:t>
        </w:r>
      </w:ins>
      <w:del w:id="692" w:author="Jade Raposa [2]" w:date="2024-11-05T22:54:00Z" w16du:dateUtc="2024-11-05T14:54:00Z">
        <w:r w:rsidDel="00BB207C">
          <w:rPr>
            <w:rFonts w:ascii="Georgia" w:eastAsia="Times New Roman" w:hAnsi="Georgia" w:cs="Times New Roman"/>
            <w:color w:val="000000"/>
            <w:lang w:eastAsia="en-PH"/>
          </w:rPr>
          <w:delText>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delText>
        </w:r>
      </w:del>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693"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64"/>
          <w:headerReference w:type="first" r:id="rId65"/>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68"/>
          <w:headerReference w:type="first" r:id="rId6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r>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732" w:author="Jade Raposa" w:date="2024-10-16T22:47:00Z">
              <w:r>
                <w:rPr>
                  <w:rFonts w:ascii="Georgia" w:eastAsia="Georgia" w:hAnsi="Georgia" w:cs="Georgia"/>
                </w:rPr>
                <w:delText>quiz_title</w:delText>
              </w:r>
            </w:del>
            <w:ins w:id="733" w:author="Jade Raposa" w:date="2024-10-16T22:47:00Z">
              <w:r>
                <w:rPr>
                  <w:rFonts w:ascii="Georgia" w:eastAsia="Georgia" w:hAnsi="Georgia" w:cs="Georgia"/>
                </w:rPr>
                <w:t>quiz</w:t>
              </w:r>
            </w:ins>
            <w:ins w:id="734" w:author="Jade Raposa" w:date="2024-10-16T22:48:00Z">
              <w:r>
                <w:rPr>
                  <w:rFonts w:ascii="Georgia" w:eastAsia="Georgia" w:hAnsi="Georgia" w:cs="Georgia"/>
                </w:rPr>
                <w:t>-</w:t>
              </w:r>
            </w:ins>
            <w:ins w:id="735"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36" w:author="Jade Raposa" w:date="2024-10-16T22:47:00Z">
        <w:r>
          <w:rPr>
            <w:rFonts w:ascii="Georgia" w:eastAsia="Times New Roman" w:hAnsi="Georgia" w:cs="Times New Roman"/>
            <w:lang w:eastAsia="en-PH"/>
          </w:rPr>
          <w:delText>quiz_title</w:delText>
        </w:r>
      </w:del>
      <w:ins w:id="737"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0"/>
          <w:headerReference w:type="first" r:id="rId7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2B278F">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food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which includes application hosting for four months. Operational expenses are estimated at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9,000, covering printing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transportation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 and food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806"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821" w:author="Jade Raposa" w:date="2024-10-17T00:20:00Z"/>
          <w:rFonts w:ascii="Georgia" w:eastAsia="Times New Roman" w:hAnsi="Georgia" w:cs="Times New Roman"/>
          <w:color w:val="434343"/>
          <w:lang w:eastAsia="en-PH"/>
        </w:rPr>
      </w:pPr>
      <w:del w:id="822"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828"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829"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830"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831" w:author="Jade Raposa" w:date="2024-10-15T01:53:00Z"/>
          <w:rFonts w:ascii="Georgia" w:eastAsia="Georgia" w:hAnsi="Georgia" w:cs="Georgia"/>
        </w:rPr>
      </w:pPr>
      <w:del w:id="832" w:author="Jade Raposa" w:date="2024-10-15T01:53:00Z">
        <w:r>
          <w:rPr>
            <w:rFonts w:ascii="Georgia" w:eastAsia="Georgia" w:hAnsi="Georgia" w:cs="Georgia"/>
            <w:rPrChange w:id="833" w:author="Jade Raposa" w:date="2024-10-15T01:53:00Z">
              <w:rPr/>
            </w:rPrChange>
          </w:rPr>
          <w:delText>1.</w:delText>
        </w:r>
        <w:r>
          <w:rPr>
            <w:rFonts w:ascii="Georgia" w:eastAsia="Georgia" w:hAnsi="Georgia" w:cs="Georgia"/>
            <w:rPrChange w:id="834" w:author="Jade Raposa" w:date="2024-10-15T01:53:00Z">
              <w:rPr/>
            </w:rPrChange>
          </w:rPr>
          <w:tab/>
        </w:r>
      </w:del>
      <w:r>
        <w:rPr>
          <w:rFonts w:ascii="Georgia" w:eastAsia="Georgia" w:hAnsi="Georgia" w:cs="Georgia"/>
          <w:rPrChange w:id="835"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836"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837"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838"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839" w:author="Jade Raposa" w:date="2024-10-15T01:53:00Z"/>
          <w:rFonts w:ascii="Georgia" w:eastAsia="Georgia" w:hAnsi="Georgia" w:cs="Georgia"/>
        </w:rPr>
        <w:pPrChange w:id="840"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841"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842" w:author="Jade Raposa" w:date="2024-10-15T01:53:00Z"/>
          <w:rFonts w:ascii="Georgia" w:eastAsia="Georgia" w:hAnsi="Georgia" w:cs="Georgia"/>
        </w:rPr>
        <w:pPrChange w:id="843"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844" w:author="Jade Raposa" w:date="2024-10-15T01:53:00Z"/>
          <w:rFonts w:ascii="Georgia" w:eastAsia="Georgia" w:hAnsi="Georgia" w:cs="Georgia"/>
        </w:rPr>
        <w:pPrChange w:id="845"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846" w:author="Jade Raposa" w:date="2024-10-15T01:53:00Z"/>
          <w:rFonts w:ascii="Georgia" w:eastAsia="Georgia" w:hAnsi="Georgia" w:cs="Georgia"/>
        </w:rPr>
        <w:pPrChange w:id="847"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848" w:author="Jade Raposa" w:date="2024-10-15T01:53:00Z"/>
          <w:rFonts w:ascii="Georgia" w:eastAsia="Georgia" w:hAnsi="Georgia" w:cs="Georgia"/>
        </w:rPr>
        <w:pPrChange w:id="849"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850" w:author="Jade Raposa" w:date="2024-10-15T01:53:00Z"/>
          <w:rFonts w:ascii="Georgia" w:eastAsia="Georgia" w:hAnsi="Georgia" w:cs="Georgia"/>
        </w:rPr>
        <w:pPrChange w:id="851"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852" w:author="Jade Raposa" w:date="2024-10-15T01:53:00Z"/>
          <w:rFonts w:ascii="Georgia" w:eastAsia="Georgia" w:hAnsi="Georgia" w:cs="Georgia"/>
        </w:rPr>
        <w:pPrChange w:id="853" w:author="Jade Raposa" w:date="2024-10-15T01:55:00Z">
          <w:pPr>
            <w:pStyle w:val="ListParagraph"/>
            <w:numPr>
              <w:numId w:val="4"/>
            </w:numPr>
            <w:spacing w:after="0" w:line="480" w:lineRule="auto"/>
            <w:jc w:val="both"/>
          </w:pPr>
        </w:pPrChange>
      </w:pPr>
      <w:del w:id="854"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855"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856"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857"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858"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859"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860"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861" w:author="Jade Raposa" w:date="2024-10-15T01:55:00Z">
          <w:pPr>
            <w:pStyle w:val="ListParagraph"/>
            <w:numPr>
              <w:numId w:val="4"/>
            </w:numPr>
            <w:spacing w:after="0" w:line="480" w:lineRule="auto"/>
            <w:jc w:val="both"/>
          </w:pPr>
        </w:pPrChange>
      </w:pPr>
      <w:del w:id="862"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863" w:author="Jade Raposa" w:date="2024-10-15T01:55:00Z"/>
          <w:rFonts w:ascii="Georgia" w:eastAsia="Georgia" w:hAnsi="Georgia" w:cs="Georgia"/>
        </w:rPr>
        <w:pPrChange w:id="864"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865"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866"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867"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868" w:author="Jade Raposa" w:date="2024-10-15T01:55:00Z">
            <w:rPr/>
          </w:rPrChange>
        </w:rPr>
        <w:pPrChange w:id="869" w:author="Jade Raposa" w:date="2024-10-15T01:55:00Z">
          <w:pPr>
            <w:spacing w:after="0" w:line="480" w:lineRule="auto"/>
            <w:jc w:val="both"/>
          </w:pPr>
        </w:pPrChange>
      </w:pPr>
      <w:del w:id="870" w:author="Jade Raposa" w:date="2024-10-15T01:55:00Z">
        <w:r>
          <w:rPr>
            <w:rFonts w:ascii="Georgia" w:eastAsia="Georgia" w:hAnsi="Georgia" w:cs="Georgia"/>
            <w:rPrChange w:id="871" w:author="Jade Raposa" w:date="2024-10-15T01:55:00Z">
              <w:rPr/>
            </w:rPrChange>
          </w:rPr>
          <w:delText>2.</w:delText>
        </w:r>
        <w:r>
          <w:rPr>
            <w:rFonts w:ascii="Georgia" w:eastAsia="Georgia" w:hAnsi="Georgia" w:cs="Georgia"/>
            <w:rPrChange w:id="872"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873"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874"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875" w:author="Jade Raposa" w:date="2024-10-15T01:57:00Z">
            <w:rPr/>
          </w:rPrChange>
        </w:rPr>
        <w:pPrChange w:id="876" w:author="Jade Raposa" w:date="2024-10-15T01:57:00Z">
          <w:pPr>
            <w:spacing w:after="0" w:line="480" w:lineRule="auto"/>
            <w:jc w:val="both"/>
          </w:pPr>
        </w:pPrChange>
      </w:pPr>
      <w:ins w:id="877" w:author="Jade Raposa" w:date="2024-10-15T01:57:00Z">
        <w:r>
          <w:rPr>
            <w:rFonts w:ascii="Georgia" w:eastAsia="Georgia" w:hAnsi="Georgia" w:cs="Georgia"/>
          </w:rPr>
          <w:t>The system was evaluated using the ISO 25010 quality model.</w:t>
        </w:r>
      </w:ins>
      <w:del w:id="878" w:author="Jade Raposa" w:date="2024-10-15T01:57:00Z">
        <w:r>
          <w:rPr>
            <w:rFonts w:ascii="Georgia" w:eastAsia="Georgia" w:hAnsi="Georgia" w:cs="Georgia"/>
            <w:rPrChange w:id="879" w:author="Jade Raposa" w:date="2024-10-15T01:57:00Z">
              <w:rPr/>
            </w:rPrChange>
          </w:rPr>
          <w:delText>3.</w:delText>
        </w:r>
        <w:r>
          <w:rPr>
            <w:rFonts w:ascii="Georgia" w:eastAsia="Georgia" w:hAnsi="Georgia" w:cs="Georgia"/>
            <w:rPrChange w:id="880"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881" w:author="Jade Raposa" w:date="2024-10-15T01:58:00Z">
            <w:rPr/>
          </w:rPrChange>
        </w:rPr>
        <w:pPrChange w:id="882" w:author="Jade Raposa" w:date="2024-10-15T01:58:00Z">
          <w:pPr>
            <w:spacing w:after="0" w:line="480" w:lineRule="auto"/>
            <w:ind w:left="720"/>
            <w:jc w:val="both"/>
          </w:pPr>
        </w:pPrChange>
      </w:pPr>
      <w:del w:id="883" w:author="Jade Raposa" w:date="2024-10-15T01:58:00Z">
        <w:r>
          <w:rPr>
            <w:rFonts w:ascii="Georgia" w:eastAsia="Georgia" w:hAnsi="Georgia" w:cs="Georgia"/>
            <w:rPrChange w:id="884" w:author="Jade Raposa" w:date="2024-10-15T01:58:00Z">
              <w:rPr/>
            </w:rPrChange>
          </w:rPr>
          <w:delText>a.</w:delText>
        </w:r>
        <w:r>
          <w:rPr>
            <w:rFonts w:ascii="Georgia" w:eastAsia="Georgia" w:hAnsi="Georgia" w:cs="Georgia"/>
            <w:rPrChange w:id="885" w:author="Jade Raposa" w:date="2024-10-15T01:58:00Z">
              <w:rPr/>
            </w:rPrChange>
          </w:rPr>
          <w:tab/>
        </w:r>
      </w:del>
      <w:r>
        <w:rPr>
          <w:rFonts w:ascii="Georgia" w:eastAsia="Georgia" w:hAnsi="Georgia" w:cs="Georgia"/>
          <w:rPrChange w:id="886"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887" w:author="Jade Raposa" w:date="2024-10-15T01:58:00Z">
        <w:r>
          <w:rPr>
            <w:rFonts w:ascii="Georgia" w:eastAsia="Georgia" w:hAnsi="Georgia" w:cs="Georgia"/>
            <w:rPrChange w:id="888" w:author="Jade Raposa" w:date="2024-10-15T01:58:00Z">
              <w:rPr/>
            </w:rPrChange>
          </w:rPr>
          <w:delText>b.</w:delText>
        </w:r>
        <w:r>
          <w:rPr>
            <w:rFonts w:ascii="Georgia" w:eastAsia="Georgia" w:hAnsi="Georgia" w:cs="Georgia"/>
            <w:rPrChange w:id="889" w:author="Jade Raposa" w:date="2024-10-15T01:58:00Z">
              <w:rPr/>
            </w:rPrChange>
          </w:rPr>
          <w:tab/>
        </w:r>
      </w:del>
      <w:r>
        <w:rPr>
          <w:rFonts w:ascii="Georgia" w:eastAsia="Georgia" w:hAnsi="Georgia" w:cs="Georgia"/>
          <w:rPrChange w:id="890"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891"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898" w:author="Jade Raposa" w:date="2024-10-15T02:03:00Z"/>
          <w:rFonts w:eastAsia="Georgia"/>
        </w:rPr>
        <w:pPrChange w:id="899" w:author="Jade Raposa" w:date="2024-10-15T02:04:00Z">
          <w:pPr>
            <w:spacing w:after="0" w:line="480" w:lineRule="auto"/>
            <w:jc w:val="both"/>
          </w:pPr>
        </w:pPrChange>
      </w:pPr>
      <w:ins w:id="900"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901"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902"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903"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4569ED" w:rsidRDefault="0064706E" w:rsidP="004569ED">
      <w:pPr>
        <w:pStyle w:val="ListParagraph"/>
        <w:numPr>
          <w:ilvl w:val="0"/>
          <w:numId w:val="22"/>
        </w:numPr>
        <w:spacing w:line="480" w:lineRule="auto"/>
        <w:jc w:val="both"/>
        <w:sectPr w:rsidR="0064706E" w:rsidRPr="004569ED">
          <w:pgSz w:w="12240" w:h="15840"/>
          <w:pgMar w:top="1620" w:right="1440" w:bottom="1440" w:left="2160" w:header="706" w:footer="706" w:gutter="0"/>
          <w:pgNumType w:start="7"/>
          <w:cols w:space="708"/>
          <w:titlePg/>
          <w:docGrid w:linePitch="360"/>
        </w:sectPr>
      </w:pPr>
      <w:r w:rsidRPr="004569ED">
        <w:rPr>
          <w:rFonts w:ascii="Georgia" w:hAnsi="Georgia"/>
        </w:rPr>
        <w:t>Continuous Updates and Feedback Mechanism:</w:t>
      </w:r>
      <w:r w:rsidR="00ED3AF6">
        <w:rPr>
          <w:rFonts w:ascii="Georgia" w:hAnsi="Georgia"/>
        </w:rPr>
        <w:t xml:space="preserve"> </w:t>
      </w:r>
      <w:r w:rsidR="00ED3AF6" w:rsidRPr="00ED3AF6">
        <w:rPr>
          <w:rFonts w:ascii="Georgia" w:hAnsi="Georgia"/>
        </w:rPr>
        <w:t xml:space="preserve">Establishing a continuous update and feedback mechanism would ensure that the app remains relevant and user-friendly. Regular updates based on user feedback and technological advancements would enhance the app's functionality and usability. </w:t>
      </w:r>
      <w:r w:rsidR="00AE6AB6" w:rsidRPr="00AE6AB6">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904" w:author="Jade Raposa" w:date="2024-10-15T01:59:00Z"/>
        </w:rPr>
        <w:pPrChange w:id="905" w:author="Jade Raposa" w:date="2024-10-16T22:55:00Z">
          <w:pPr/>
        </w:pPrChange>
      </w:pPr>
      <w:del w:id="906" w:author="Jade Raposa" w:date="2024-10-15T01:59:00Z">
        <w:r>
          <w:lastRenderedPageBreak/>
          <w:delText>Conclusions</w:delText>
        </w:r>
      </w:del>
    </w:p>
    <w:p w14:paraId="7CA5B93D" w14:textId="77777777" w:rsidR="008F456D" w:rsidRDefault="008F456D">
      <w:pPr>
        <w:jc w:val="center"/>
        <w:rPr>
          <w:del w:id="907" w:author="Jade Raposa" w:date="2024-10-15T01:59:00Z"/>
        </w:rPr>
        <w:pPrChange w:id="908" w:author="Jade Raposa" w:date="2024-10-16T22:55:00Z">
          <w:pPr>
            <w:pStyle w:val="Heading2"/>
          </w:pPr>
        </w:pPrChange>
      </w:pPr>
    </w:p>
    <w:p w14:paraId="7B170C2F" w14:textId="77777777" w:rsidR="008F456D" w:rsidRDefault="008F456D">
      <w:pPr>
        <w:jc w:val="center"/>
        <w:rPr>
          <w:del w:id="909" w:author="Jade Raposa" w:date="2024-10-15T01:59:00Z"/>
        </w:rPr>
        <w:pPrChange w:id="910" w:author="Jade Raposa" w:date="2024-10-16T22:55:00Z">
          <w:pPr>
            <w:spacing w:line="480" w:lineRule="auto"/>
            <w:jc w:val="both"/>
          </w:pPr>
        </w:pPrChange>
      </w:pPr>
    </w:p>
    <w:p w14:paraId="0588FC7A" w14:textId="77777777" w:rsidR="008F456D" w:rsidRDefault="008F456D">
      <w:pPr>
        <w:jc w:val="center"/>
        <w:rPr>
          <w:del w:id="911" w:author="Jade Raposa" w:date="2024-10-15T01:59:00Z"/>
        </w:rPr>
        <w:pPrChange w:id="912" w:author="Jade Raposa" w:date="2024-10-16T22:55:00Z">
          <w:pPr>
            <w:spacing w:line="480" w:lineRule="auto"/>
            <w:jc w:val="both"/>
          </w:pPr>
        </w:pPrChange>
      </w:pPr>
    </w:p>
    <w:p w14:paraId="0F6D7615" w14:textId="77777777" w:rsidR="008F456D" w:rsidRDefault="008F456D">
      <w:pPr>
        <w:jc w:val="center"/>
        <w:rPr>
          <w:del w:id="913" w:author="Jade Raposa" w:date="2024-10-15T01:59:00Z"/>
        </w:rPr>
        <w:pPrChange w:id="914" w:author="Jade Raposa" w:date="2024-10-16T22:55:00Z">
          <w:pPr>
            <w:spacing w:line="480" w:lineRule="auto"/>
            <w:jc w:val="both"/>
          </w:pPr>
        </w:pPrChange>
      </w:pPr>
    </w:p>
    <w:p w14:paraId="43CFF92F" w14:textId="77777777" w:rsidR="008F456D" w:rsidRDefault="008F456D">
      <w:pPr>
        <w:jc w:val="center"/>
        <w:rPr>
          <w:del w:id="915" w:author="Jade Raposa" w:date="2024-10-15T01:59:00Z"/>
        </w:rPr>
        <w:pPrChange w:id="916" w:author="Jade Raposa" w:date="2024-10-16T22:55:00Z">
          <w:pPr>
            <w:spacing w:line="480" w:lineRule="auto"/>
            <w:jc w:val="both"/>
          </w:pPr>
        </w:pPrChange>
      </w:pPr>
    </w:p>
    <w:p w14:paraId="7555B832" w14:textId="77777777" w:rsidR="008F456D" w:rsidRDefault="008F456D">
      <w:pPr>
        <w:jc w:val="center"/>
        <w:rPr>
          <w:del w:id="917" w:author="Jade Raposa" w:date="2024-10-15T01:59:00Z"/>
        </w:rPr>
        <w:pPrChange w:id="918" w:author="Jade Raposa" w:date="2024-10-16T22:55:00Z">
          <w:pPr>
            <w:spacing w:line="480" w:lineRule="auto"/>
            <w:jc w:val="both"/>
          </w:pPr>
        </w:pPrChange>
      </w:pPr>
    </w:p>
    <w:p w14:paraId="2A0D8C70" w14:textId="77777777" w:rsidR="008F456D" w:rsidRDefault="008F456D">
      <w:pPr>
        <w:jc w:val="center"/>
        <w:rPr>
          <w:del w:id="919" w:author="Jade Raposa" w:date="2024-10-15T01:59:00Z"/>
        </w:rPr>
        <w:pPrChange w:id="920" w:author="Jade Raposa" w:date="2024-10-16T22:55:00Z">
          <w:pPr>
            <w:spacing w:line="480" w:lineRule="auto"/>
            <w:jc w:val="both"/>
          </w:pPr>
        </w:pPrChange>
      </w:pPr>
    </w:p>
    <w:p w14:paraId="4F3E48C6" w14:textId="77777777" w:rsidR="008F456D" w:rsidRDefault="008F456D">
      <w:pPr>
        <w:jc w:val="center"/>
        <w:rPr>
          <w:del w:id="921" w:author="Jade Raposa" w:date="2024-10-15T01:59:00Z"/>
        </w:rPr>
        <w:pPrChange w:id="922" w:author="Jade Raposa" w:date="2024-10-16T22:55:00Z">
          <w:pPr>
            <w:spacing w:line="480" w:lineRule="auto"/>
            <w:jc w:val="both"/>
          </w:pPr>
        </w:pPrChange>
      </w:pPr>
    </w:p>
    <w:p w14:paraId="1812DDA0" w14:textId="77777777" w:rsidR="008F456D" w:rsidRDefault="008F456D">
      <w:pPr>
        <w:jc w:val="center"/>
        <w:rPr>
          <w:del w:id="923" w:author="Jade Raposa" w:date="2024-10-15T01:59:00Z"/>
        </w:rPr>
        <w:pPrChange w:id="924" w:author="Jade Raposa" w:date="2024-10-16T22:55:00Z">
          <w:pPr>
            <w:spacing w:line="480" w:lineRule="auto"/>
            <w:jc w:val="both"/>
          </w:pPr>
        </w:pPrChange>
      </w:pPr>
    </w:p>
    <w:p w14:paraId="22B265E0" w14:textId="77777777" w:rsidR="008F456D" w:rsidRDefault="008F456D">
      <w:pPr>
        <w:jc w:val="center"/>
        <w:rPr>
          <w:del w:id="925" w:author="Jade Raposa" w:date="2024-10-15T01:59:00Z"/>
          <w:highlight w:val="yellow"/>
        </w:rPr>
        <w:pPrChange w:id="926" w:author="Jade Raposa" w:date="2024-10-16T22:55:00Z">
          <w:pPr>
            <w:spacing w:line="480" w:lineRule="auto"/>
            <w:jc w:val="both"/>
          </w:pPr>
        </w:pPrChange>
      </w:pPr>
    </w:p>
    <w:p w14:paraId="3EF8E022" w14:textId="77777777" w:rsidR="008F456D" w:rsidRDefault="008F456D">
      <w:pPr>
        <w:jc w:val="center"/>
        <w:rPr>
          <w:del w:id="927" w:author="Jade Raposa" w:date="2024-10-15T01:59:00Z"/>
          <w:rFonts w:eastAsia="Times New Roman"/>
        </w:rPr>
        <w:pPrChange w:id="928" w:author="Jade Raposa" w:date="2024-10-16T22:55:00Z">
          <w:pPr>
            <w:spacing w:after="0" w:line="480" w:lineRule="auto"/>
            <w:jc w:val="both"/>
          </w:pPr>
        </w:pPrChange>
      </w:pPr>
    </w:p>
    <w:p w14:paraId="170A67E2" w14:textId="77777777" w:rsidR="008F456D" w:rsidRDefault="008F456D">
      <w:pPr>
        <w:jc w:val="center"/>
        <w:rPr>
          <w:del w:id="929" w:author="Jade Raposa" w:date="2024-10-15T01:59:00Z"/>
          <w:rFonts w:eastAsia="Times New Roman"/>
        </w:rPr>
        <w:pPrChange w:id="930" w:author="Jade Raposa" w:date="2024-10-16T22:55:00Z">
          <w:pPr>
            <w:spacing w:after="0" w:line="480" w:lineRule="auto"/>
            <w:jc w:val="both"/>
          </w:pPr>
        </w:pPrChange>
      </w:pPr>
    </w:p>
    <w:p w14:paraId="4B1C6185" w14:textId="77777777" w:rsidR="008F456D" w:rsidRDefault="002B278F">
      <w:pPr>
        <w:spacing w:line="480" w:lineRule="auto"/>
        <w:jc w:val="center"/>
        <w:rPr>
          <w:del w:id="931"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932" w:author="Jade Raposa" w:date="2024-10-16T22:55:00Z">
          <w:pPr>
            <w:spacing w:line="480" w:lineRule="auto"/>
            <w:jc w:val="both"/>
          </w:pPr>
        </w:pPrChange>
      </w:pPr>
      <w:del w:id="933" w:author="Jade Raposa" w:date="2024-10-15T01:59:00Z">
        <w:r>
          <w:rPr>
            <w:rFonts w:ascii="Georgia" w:eastAsia="Georgia" w:hAnsi="Georgia" w:cs="Georgia"/>
            <w:b/>
          </w:rPr>
          <w:delText>Recommendations</w:delText>
        </w:r>
      </w:del>
    </w:p>
    <w:p w14:paraId="178262D3" w14:textId="77777777" w:rsidR="008F456D" w:rsidRDefault="008F456D">
      <w:pPr>
        <w:jc w:val="center"/>
        <w:rPr>
          <w:del w:id="934" w:author="Jade Raposa" w:date="2024-10-15T01:58:00Z"/>
          <w:rFonts w:ascii="Georgia" w:eastAsia="Georgia" w:hAnsi="Georgia" w:cs="Georgia"/>
          <w:b/>
        </w:rPr>
        <w:pPrChange w:id="935" w:author="Jade Raposa" w:date="2024-10-16T22:55:00Z">
          <w:pPr>
            <w:spacing w:line="480" w:lineRule="auto"/>
            <w:jc w:val="both"/>
          </w:pPr>
        </w:pPrChange>
      </w:pPr>
    </w:p>
    <w:p w14:paraId="04227BEC" w14:textId="77777777" w:rsidR="008F456D" w:rsidRDefault="008F456D">
      <w:pPr>
        <w:jc w:val="center"/>
        <w:rPr>
          <w:del w:id="936" w:author="Jade Raposa" w:date="2024-10-15T01:58:00Z"/>
          <w:rFonts w:ascii="Georgia" w:eastAsia="Times New Roman" w:hAnsi="Georgia" w:cs="Times New Roman"/>
          <w:b/>
          <w:bCs/>
          <w:lang w:eastAsia="en-PH"/>
        </w:rPr>
        <w:pPrChange w:id="937" w:author="Jade Raposa" w:date="2024-10-16T22:55:00Z">
          <w:pPr>
            <w:spacing w:after="0" w:line="480" w:lineRule="auto"/>
            <w:jc w:val="both"/>
          </w:pPr>
        </w:pPrChange>
      </w:pPr>
    </w:p>
    <w:p w14:paraId="347AADF5" w14:textId="77777777" w:rsidR="008F456D" w:rsidRDefault="008F456D">
      <w:pPr>
        <w:jc w:val="center"/>
        <w:rPr>
          <w:del w:id="938" w:author="Jade Raposa" w:date="2024-10-15T01:58:00Z"/>
          <w:rFonts w:ascii="Georgia" w:eastAsia="Times New Roman" w:hAnsi="Georgia" w:cs="Times New Roman"/>
          <w:b/>
          <w:bCs/>
          <w:lang w:eastAsia="en-PH"/>
        </w:rPr>
        <w:pPrChange w:id="939" w:author="Jade Raposa" w:date="2024-10-16T22:55:00Z">
          <w:pPr>
            <w:spacing w:after="0" w:line="480" w:lineRule="auto"/>
            <w:jc w:val="both"/>
          </w:pPr>
        </w:pPrChange>
      </w:pPr>
    </w:p>
    <w:p w14:paraId="2EC7AA18" w14:textId="77777777" w:rsidR="008F456D" w:rsidRDefault="008F456D">
      <w:pPr>
        <w:jc w:val="center"/>
        <w:rPr>
          <w:del w:id="940" w:author="Jade Raposa" w:date="2024-10-15T01:58:00Z"/>
          <w:rFonts w:ascii="Georgia" w:eastAsia="Times New Roman" w:hAnsi="Georgia" w:cs="Times New Roman"/>
          <w:b/>
          <w:bCs/>
          <w:lang w:eastAsia="en-PH"/>
        </w:rPr>
        <w:pPrChange w:id="941" w:author="Jade Raposa" w:date="2024-10-16T22:55:00Z">
          <w:pPr>
            <w:spacing w:after="0" w:line="480" w:lineRule="auto"/>
            <w:jc w:val="both"/>
          </w:pPr>
        </w:pPrChange>
      </w:pPr>
    </w:p>
    <w:p w14:paraId="56CD4BF8" w14:textId="77777777" w:rsidR="008F456D" w:rsidRDefault="008F456D">
      <w:pPr>
        <w:jc w:val="center"/>
        <w:rPr>
          <w:del w:id="942" w:author="Jade Raposa" w:date="2024-10-15T01:58:00Z"/>
          <w:rFonts w:ascii="Georgia" w:eastAsia="Times New Roman" w:hAnsi="Georgia" w:cs="Times New Roman"/>
          <w:b/>
          <w:bCs/>
          <w:lang w:eastAsia="en-PH"/>
        </w:rPr>
        <w:pPrChange w:id="943" w:author="Jade Raposa" w:date="2024-10-16T22:55:00Z">
          <w:pPr>
            <w:spacing w:after="0" w:line="480" w:lineRule="auto"/>
            <w:jc w:val="both"/>
          </w:pPr>
        </w:pPrChange>
      </w:pPr>
    </w:p>
    <w:p w14:paraId="18423B22" w14:textId="77777777" w:rsidR="008F456D" w:rsidRDefault="008F456D">
      <w:pPr>
        <w:jc w:val="center"/>
        <w:rPr>
          <w:del w:id="944" w:author="Jade Raposa" w:date="2024-10-15T01:58:00Z"/>
          <w:rFonts w:ascii="Georgia" w:eastAsia="Times New Roman" w:hAnsi="Georgia" w:cs="Times New Roman"/>
          <w:b/>
          <w:bCs/>
          <w:lang w:eastAsia="en-PH"/>
        </w:rPr>
        <w:pPrChange w:id="945" w:author="Jade Raposa" w:date="2024-10-16T22:55:00Z">
          <w:pPr>
            <w:spacing w:after="0" w:line="480" w:lineRule="auto"/>
            <w:jc w:val="both"/>
          </w:pPr>
        </w:pPrChange>
      </w:pPr>
    </w:p>
    <w:p w14:paraId="1053086E" w14:textId="77777777" w:rsidR="008F456D" w:rsidRDefault="008F456D">
      <w:pPr>
        <w:jc w:val="center"/>
        <w:rPr>
          <w:del w:id="946" w:author="Jade Raposa" w:date="2024-10-15T01:58:00Z"/>
          <w:rFonts w:ascii="Georgia" w:eastAsia="Times New Roman" w:hAnsi="Georgia" w:cs="Times New Roman"/>
          <w:b/>
          <w:bCs/>
          <w:lang w:eastAsia="en-PH"/>
        </w:rPr>
        <w:pPrChange w:id="947" w:author="Jade Raposa" w:date="2024-10-16T22:55:00Z">
          <w:pPr>
            <w:spacing w:after="0" w:line="480" w:lineRule="auto"/>
            <w:jc w:val="both"/>
          </w:pPr>
        </w:pPrChange>
      </w:pPr>
    </w:p>
    <w:p w14:paraId="5E668565" w14:textId="77777777" w:rsidR="008F456D" w:rsidRDefault="008F456D">
      <w:pPr>
        <w:jc w:val="center"/>
        <w:rPr>
          <w:del w:id="948" w:author="Jade Raposa" w:date="2024-10-15T01:58:00Z"/>
          <w:rFonts w:ascii="Georgia" w:eastAsia="Times New Roman" w:hAnsi="Georgia" w:cs="Times New Roman"/>
          <w:b/>
          <w:bCs/>
          <w:lang w:eastAsia="en-PH"/>
        </w:rPr>
        <w:pPrChange w:id="949" w:author="Jade Raposa" w:date="2024-10-16T22:55:00Z">
          <w:pPr>
            <w:spacing w:after="0" w:line="480" w:lineRule="auto"/>
            <w:jc w:val="both"/>
          </w:pPr>
        </w:pPrChange>
      </w:pPr>
    </w:p>
    <w:p w14:paraId="272957A5" w14:textId="77777777" w:rsidR="008F456D" w:rsidRDefault="008F456D">
      <w:pPr>
        <w:jc w:val="center"/>
        <w:rPr>
          <w:del w:id="950" w:author="Jade Raposa" w:date="2024-10-15T01:58:00Z"/>
          <w:rFonts w:ascii="Georgia" w:eastAsia="Times New Roman" w:hAnsi="Georgia" w:cs="Times New Roman"/>
          <w:b/>
          <w:bCs/>
          <w:lang w:eastAsia="en-PH"/>
        </w:rPr>
        <w:pPrChange w:id="951" w:author="Jade Raposa" w:date="2024-10-16T22:55:00Z">
          <w:pPr>
            <w:spacing w:after="0" w:line="480" w:lineRule="auto"/>
            <w:jc w:val="both"/>
          </w:pPr>
        </w:pPrChange>
      </w:pPr>
    </w:p>
    <w:p w14:paraId="396A7F4B" w14:textId="77777777" w:rsidR="008F456D" w:rsidRDefault="008F456D">
      <w:pPr>
        <w:jc w:val="center"/>
        <w:rPr>
          <w:del w:id="952" w:author="Jade Raposa" w:date="2024-10-15T01:58:00Z"/>
          <w:rFonts w:ascii="Georgia" w:eastAsia="Times New Roman" w:hAnsi="Georgia" w:cs="Times New Roman"/>
          <w:b/>
          <w:bCs/>
          <w:lang w:eastAsia="en-PH"/>
        </w:rPr>
        <w:pPrChange w:id="953" w:author="Jade Raposa" w:date="2024-10-16T22:55:00Z">
          <w:pPr>
            <w:spacing w:after="0" w:line="480" w:lineRule="auto"/>
            <w:jc w:val="both"/>
          </w:pPr>
        </w:pPrChange>
      </w:pPr>
    </w:p>
    <w:p w14:paraId="7C5EA6DE" w14:textId="77777777" w:rsidR="008F456D" w:rsidRDefault="008F456D">
      <w:pPr>
        <w:jc w:val="center"/>
        <w:rPr>
          <w:del w:id="954" w:author="Jade Raposa" w:date="2024-10-15T01:58:00Z"/>
          <w:rFonts w:ascii="Georgia" w:eastAsia="Times New Roman" w:hAnsi="Georgia" w:cs="Times New Roman"/>
          <w:b/>
          <w:bCs/>
          <w:lang w:eastAsia="en-PH"/>
        </w:rPr>
        <w:pPrChange w:id="955" w:author="Jade Raposa" w:date="2024-10-16T22:55:00Z">
          <w:pPr>
            <w:spacing w:after="0" w:line="480" w:lineRule="auto"/>
            <w:jc w:val="both"/>
          </w:pPr>
        </w:pPrChange>
      </w:pPr>
    </w:p>
    <w:p w14:paraId="3820DBE5" w14:textId="77777777" w:rsidR="008F456D" w:rsidRDefault="008F456D">
      <w:pPr>
        <w:jc w:val="center"/>
        <w:rPr>
          <w:del w:id="956" w:author="Jade Raposa" w:date="2024-10-15T01:58:00Z"/>
          <w:rFonts w:ascii="Georgia" w:eastAsia="Times New Roman" w:hAnsi="Georgia" w:cs="Times New Roman"/>
          <w:b/>
          <w:bCs/>
          <w:lang w:eastAsia="en-PH"/>
        </w:rPr>
        <w:pPrChange w:id="957" w:author="Jade Raposa" w:date="2024-10-16T22:55:00Z">
          <w:pPr>
            <w:spacing w:after="0" w:line="480" w:lineRule="auto"/>
            <w:jc w:val="both"/>
          </w:pPr>
        </w:pPrChange>
      </w:pPr>
    </w:p>
    <w:p w14:paraId="319812E7" w14:textId="77777777" w:rsidR="008F456D" w:rsidRDefault="008F456D">
      <w:pPr>
        <w:jc w:val="center"/>
        <w:rPr>
          <w:del w:id="958" w:author="Jade Raposa" w:date="2024-10-15T01:58:00Z"/>
          <w:rFonts w:ascii="Georgia" w:eastAsia="Times New Roman" w:hAnsi="Georgia" w:cs="Times New Roman"/>
          <w:b/>
          <w:bCs/>
          <w:lang w:eastAsia="en-PH"/>
        </w:rPr>
        <w:pPrChange w:id="959" w:author="Jade Raposa" w:date="2024-10-16T22:55:00Z">
          <w:pPr>
            <w:spacing w:after="0" w:line="480" w:lineRule="auto"/>
            <w:jc w:val="both"/>
          </w:pPr>
        </w:pPrChange>
      </w:pPr>
    </w:p>
    <w:p w14:paraId="27F6815A" w14:textId="77777777" w:rsidR="008F456D" w:rsidRDefault="008F456D">
      <w:pPr>
        <w:jc w:val="center"/>
        <w:rPr>
          <w:del w:id="960" w:author="Jade Raposa" w:date="2024-10-15T01:58:00Z"/>
          <w:rFonts w:ascii="Georgia" w:eastAsia="Times New Roman" w:hAnsi="Georgia" w:cs="Times New Roman"/>
          <w:b/>
          <w:bCs/>
          <w:lang w:eastAsia="en-PH"/>
        </w:rPr>
        <w:pPrChange w:id="961" w:author="Jade Raposa" w:date="2024-10-16T22:55:00Z">
          <w:pPr>
            <w:spacing w:after="0" w:line="480" w:lineRule="auto"/>
            <w:jc w:val="both"/>
          </w:pPr>
        </w:pPrChange>
      </w:pPr>
    </w:p>
    <w:p w14:paraId="77BAD1E6" w14:textId="77777777" w:rsidR="008F456D" w:rsidRDefault="008F456D">
      <w:pPr>
        <w:jc w:val="center"/>
        <w:rPr>
          <w:del w:id="962" w:author="Jade Raposa" w:date="2024-10-15T01:58:00Z"/>
          <w:rFonts w:ascii="Georgia" w:eastAsia="Times New Roman" w:hAnsi="Georgia" w:cs="Times New Roman"/>
          <w:b/>
          <w:bCs/>
          <w:lang w:eastAsia="en-PH"/>
        </w:rPr>
        <w:pPrChange w:id="963" w:author="Jade Raposa" w:date="2024-10-16T22:55:00Z">
          <w:pPr>
            <w:spacing w:after="0" w:line="480" w:lineRule="auto"/>
            <w:jc w:val="both"/>
          </w:pPr>
        </w:pPrChange>
      </w:pPr>
    </w:p>
    <w:p w14:paraId="611EFA0D" w14:textId="77777777" w:rsidR="008F456D" w:rsidRDefault="008F456D">
      <w:pPr>
        <w:jc w:val="center"/>
        <w:rPr>
          <w:del w:id="964" w:author="Jade Raposa" w:date="2024-10-15T01:58:00Z"/>
          <w:rFonts w:ascii="Georgia" w:eastAsia="Times New Roman" w:hAnsi="Georgia" w:cs="Times New Roman"/>
          <w:b/>
          <w:bCs/>
          <w:lang w:eastAsia="en-PH"/>
        </w:rPr>
        <w:pPrChange w:id="965" w:author="Jade Raposa" w:date="2024-10-16T22:55:00Z">
          <w:pPr>
            <w:spacing w:after="0" w:line="480" w:lineRule="auto"/>
            <w:jc w:val="both"/>
          </w:pPr>
        </w:pPrChange>
      </w:pPr>
    </w:p>
    <w:p w14:paraId="49EAD240" w14:textId="77777777" w:rsidR="008F456D" w:rsidRDefault="008F456D">
      <w:pPr>
        <w:jc w:val="center"/>
        <w:rPr>
          <w:del w:id="966" w:author="Jade Raposa" w:date="2024-10-15T01:58:00Z"/>
          <w:rFonts w:ascii="Georgia" w:eastAsia="Times New Roman" w:hAnsi="Georgia" w:cs="Times New Roman"/>
          <w:b/>
          <w:bCs/>
          <w:lang w:eastAsia="en-PH"/>
        </w:rPr>
        <w:pPrChange w:id="967" w:author="Jade Raposa" w:date="2024-10-16T22:55:00Z">
          <w:pPr>
            <w:spacing w:after="0" w:line="480" w:lineRule="auto"/>
            <w:jc w:val="both"/>
          </w:pPr>
        </w:pPrChange>
      </w:pPr>
    </w:p>
    <w:p w14:paraId="592D0CA2" w14:textId="77777777" w:rsidR="008F456D" w:rsidRDefault="008F456D">
      <w:pPr>
        <w:jc w:val="center"/>
        <w:rPr>
          <w:del w:id="968" w:author="Jade Raposa" w:date="2024-10-15T01:58:00Z"/>
          <w:rFonts w:ascii="Georgia" w:eastAsia="Times New Roman" w:hAnsi="Georgia" w:cs="Times New Roman"/>
          <w:b/>
          <w:bCs/>
          <w:lang w:eastAsia="en-PH"/>
        </w:rPr>
        <w:pPrChange w:id="969" w:author="Jade Raposa" w:date="2024-10-16T22:55:00Z">
          <w:pPr>
            <w:spacing w:after="0" w:line="480" w:lineRule="auto"/>
            <w:jc w:val="both"/>
          </w:pPr>
        </w:pPrChange>
      </w:pPr>
    </w:p>
    <w:p w14:paraId="3619D2E7" w14:textId="77777777" w:rsidR="008F456D" w:rsidRDefault="008F456D">
      <w:pPr>
        <w:jc w:val="center"/>
        <w:rPr>
          <w:del w:id="970" w:author="Jade Raposa" w:date="2024-10-15T01:58:00Z"/>
          <w:rFonts w:ascii="Georgia" w:eastAsia="Times New Roman" w:hAnsi="Georgia" w:cs="Times New Roman"/>
          <w:b/>
          <w:bCs/>
          <w:lang w:eastAsia="en-PH"/>
        </w:rPr>
        <w:pPrChange w:id="971" w:author="Jade Raposa" w:date="2024-10-16T22:55:00Z">
          <w:pPr>
            <w:spacing w:after="0" w:line="480" w:lineRule="auto"/>
            <w:jc w:val="both"/>
          </w:pPr>
        </w:pPrChange>
      </w:pPr>
    </w:p>
    <w:p w14:paraId="3E484DD3" w14:textId="77777777" w:rsidR="008F456D" w:rsidRDefault="008F456D">
      <w:pPr>
        <w:jc w:val="center"/>
        <w:rPr>
          <w:del w:id="972" w:author="Jade Raposa" w:date="2024-10-15T01:58:00Z"/>
          <w:rFonts w:ascii="Georgia" w:eastAsia="Times New Roman" w:hAnsi="Georgia" w:cs="Times New Roman"/>
          <w:b/>
          <w:bCs/>
          <w:lang w:eastAsia="en-PH"/>
        </w:rPr>
        <w:pPrChange w:id="973" w:author="Jade Raposa" w:date="2024-10-16T22:55:00Z">
          <w:pPr>
            <w:spacing w:after="0" w:line="480" w:lineRule="auto"/>
            <w:jc w:val="both"/>
          </w:pPr>
        </w:pPrChange>
      </w:pPr>
    </w:p>
    <w:p w14:paraId="4BEBE085" w14:textId="77777777" w:rsidR="008F456D" w:rsidRDefault="008F456D">
      <w:pPr>
        <w:jc w:val="center"/>
        <w:rPr>
          <w:del w:id="974" w:author="Jade Raposa" w:date="2024-10-15T01:58:00Z"/>
          <w:rFonts w:ascii="Georgia" w:eastAsia="Times New Roman" w:hAnsi="Georgia" w:cs="Times New Roman"/>
          <w:b/>
          <w:bCs/>
          <w:lang w:eastAsia="en-PH"/>
        </w:rPr>
        <w:pPrChange w:id="975" w:author="Jade Raposa" w:date="2024-10-16T22:55:00Z">
          <w:pPr>
            <w:spacing w:after="0" w:line="480" w:lineRule="auto"/>
            <w:jc w:val="both"/>
          </w:pPr>
        </w:pPrChange>
      </w:pPr>
    </w:p>
    <w:p w14:paraId="3221F084" w14:textId="77777777" w:rsidR="008F456D" w:rsidRDefault="008F456D">
      <w:pPr>
        <w:jc w:val="center"/>
        <w:rPr>
          <w:del w:id="976" w:author="Jade Raposa" w:date="2024-10-15T01:58:00Z"/>
          <w:rFonts w:ascii="Georgia" w:eastAsia="Times New Roman" w:hAnsi="Georgia" w:cs="Times New Roman"/>
          <w:b/>
          <w:bCs/>
          <w:lang w:eastAsia="en-PH"/>
        </w:rPr>
        <w:pPrChange w:id="977" w:author="Jade Raposa" w:date="2024-10-16T22:55:00Z">
          <w:pPr>
            <w:spacing w:after="0" w:line="480" w:lineRule="auto"/>
            <w:jc w:val="both"/>
          </w:pPr>
        </w:pPrChange>
      </w:pPr>
    </w:p>
    <w:p w14:paraId="49CF5E43" w14:textId="77777777" w:rsidR="008F456D" w:rsidRDefault="008F456D">
      <w:pPr>
        <w:jc w:val="center"/>
        <w:rPr>
          <w:del w:id="978" w:author="Jade Raposa" w:date="2024-10-15T01:58:00Z"/>
          <w:rFonts w:ascii="Georgia" w:eastAsia="Times New Roman" w:hAnsi="Georgia" w:cs="Times New Roman"/>
          <w:b/>
          <w:bCs/>
          <w:lang w:eastAsia="en-PH"/>
        </w:rPr>
        <w:pPrChange w:id="979" w:author="Jade Raposa" w:date="2024-10-16T22:55:00Z">
          <w:pPr>
            <w:spacing w:after="0" w:line="480" w:lineRule="auto"/>
            <w:jc w:val="both"/>
          </w:pPr>
        </w:pPrChange>
      </w:pPr>
    </w:p>
    <w:p w14:paraId="05D25FA1" w14:textId="77777777" w:rsidR="008F456D" w:rsidRDefault="008F456D">
      <w:pPr>
        <w:jc w:val="center"/>
        <w:rPr>
          <w:del w:id="980" w:author="Jade Raposa" w:date="2024-10-15T01:58:00Z"/>
          <w:rFonts w:ascii="Georgia" w:eastAsia="Times New Roman" w:hAnsi="Georgia" w:cs="Times New Roman"/>
          <w:b/>
          <w:bCs/>
          <w:lang w:eastAsia="en-PH"/>
        </w:rPr>
        <w:pPrChange w:id="981" w:author="Jade Raposa" w:date="2024-10-16T22:55:00Z">
          <w:pPr>
            <w:spacing w:after="0" w:line="480" w:lineRule="auto"/>
            <w:jc w:val="both"/>
          </w:pPr>
        </w:pPrChange>
      </w:pPr>
    </w:p>
    <w:p w14:paraId="4C78EA65" w14:textId="77777777" w:rsidR="008F456D" w:rsidRDefault="008F456D">
      <w:pPr>
        <w:jc w:val="center"/>
        <w:rPr>
          <w:del w:id="982" w:author="Jade Raposa" w:date="2024-10-15T01:59:00Z"/>
          <w:rFonts w:ascii="Georgia" w:eastAsia="Times New Roman" w:hAnsi="Georgia" w:cs="Times New Roman"/>
          <w:b/>
          <w:bCs/>
          <w:lang w:eastAsia="en-PH"/>
        </w:rPr>
        <w:pPrChange w:id="983"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Philair.</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Arnesson, K., &amp; Albinsson,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984"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985" w:author="Jade Raposa" w:date="2024-10-16T23:12:00Z">
          <w:pPr>
            <w:spacing w:after="0" w:line="480" w:lineRule="auto"/>
            <w:ind w:left="709" w:hanging="720"/>
            <w:jc w:val="both"/>
          </w:pPr>
        </w:pPrChange>
      </w:pPr>
      <w:del w:id="986"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987"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988" w:author="Jade Raposa" w:date="2024-10-16T23:11:00Z">
          <w:pPr>
            <w:spacing w:after="0" w:line="480" w:lineRule="auto"/>
            <w:ind w:left="709" w:hanging="720"/>
            <w:jc w:val="both"/>
          </w:pPr>
        </w:pPrChange>
      </w:pPr>
      <w:del w:id="989"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990"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Bercasio, R., &amp; Cabrillas, Z. (2017) - Local Study. </w:t>
      </w:r>
      <w:r>
        <w:rPr>
          <w:rFonts w:ascii="Georgia" w:eastAsia="Times New Roman" w:hAnsi="Georgia" w:cs="Times New Roman"/>
          <w:i/>
          <w:iCs/>
          <w:color w:val="000000"/>
          <w:lang w:eastAsia="en-PH"/>
        </w:rPr>
        <w:t xml:space="preserve">Effectiveness of Peer Mentoring in Enhancing the Mathematical </w:t>
      </w:r>
      <w:del w:id="991" w:author="Jade Raposa" w:date="2024-10-16T23:11:00Z">
        <w:r>
          <w:rPr>
            <w:rFonts w:ascii="Georgia" w:eastAsia="Times New Roman" w:hAnsi="Georgia" w:cs="Times New Roman"/>
            <w:i/>
            <w:iCs/>
            <w:color w:val="000000"/>
            <w:lang w:eastAsia="en-PH"/>
          </w:rPr>
          <w:delText>Problem Solving</w:delText>
        </w:r>
      </w:del>
      <w:ins w:id="992"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993" w:author="Jade Raposa" w:date="2024-10-16T23:11:00Z">
          <w:pPr>
            <w:spacing w:after="0" w:line="480" w:lineRule="auto"/>
            <w:ind w:left="709" w:hanging="720"/>
            <w:jc w:val="both"/>
          </w:pPr>
        </w:pPrChange>
      </w:pPr>
      <w:del w:id="994"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995" w:author="Jade Raposa" w:date="2024-10-16T23:11:00Z">
        <w:r>
          <w:rPr>
            <w:rFonts w:ascii="Georgia" w:eastAsia="Times New Roman" w:hAnsi="Georgia" w:cs="Times New Roman"/>
            <w:color w:val="000000"/>
            <w:lang w:eastAsia="en-PH"/>
          </w:rPr>
          <w:t>-</w:t>
        </w:r>
      </w:ins>
      <w:del w:id="996"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009" w:author="Jade Raposa" w:date="2024-10-16T22:59:00Z">
        <w:r>
          <w:rPr>
            <w:rFonts w:ascii="Georgia" w:eastAsia="Times New Roman" w:hAnsi="Georgia" w:cs="Times New Roman"/>
            <w:color w:val="000000"/>
            <w:lang w:eastAsia="en-PH"/>
          </w:rPr>
          <w:t>.</w:t>
        </w:r>
      </w:ins>
      <w:del w:id="1010"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2B278F">
      <w:pPr>
        <w:spacing w:after="0" w:line="480" w:lineRule="auto"/>
        <w:ind w:left="709"/>
        <w:jc w:val="both"/>
        <w:rPr>
          <w:rFonts w:ascii="Georgia" w:eastAsia="Times New Roman" w:hAnsi="Georgia" w:cs="Times New Roman"/>
          <w:lang w:eastAsia="en-PH"/>
        </w:rPr>
        <w:pPrChange w:id="1011" w:author="Jade Raposa" w:date="2024-10-16T22:59:00Z">
          <w:pPr>
            <w:spacing w:after="0" w:line="480" w:lineRule="auto"/>
            <w:ind w:left="709" w:hanging="720"/>
            <w:jc w:val="both"/>
          </w:pPr>
        </w:pPrChange>
      </w:pPr>
      <w:del w:id="1012" w:author="Jade Raposa"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013"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Denoyelles, A., &amp; Seilhamer,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014" w:author="Jade Raposa" w:date="2024-10-16T23:11:00Z">
          <w:pPr>
            <w:spacing w:after="0" w:line="480" w:lineRule="auto"/>
            <w:ind w:left="709" w:hanging="720"/>
            <w:jc w:val="both"/>
          </w:pPr>
        </w:pPrChange>
      </w:pPr>
      <w:del w:id="1015"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016"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2B278F">
      <w:pPr>
        <w:spacing w:after="0" w:line="480" w:lineRule="auto"/>
        <w:ind w:left="709"/>
        <w:jc w:val="both"/>
        <w:rPr>
          <w:rFonts w:ascii="Georgia" w:eastAsia="Times New Roman" w:hAnsi="Georgia" w:cs="Times New Roman"/>
          <w:lang w:eastAsia="en-PH"/>
        </w:rPr>
        <w:pPrChange w:id="1017" w:author="Jade Raposa" w:date="2024-10-16T23:11:00Z">
          <w:pPr>
            <w:spacing w:after="0" w:line="480" w:lineRule="auto"/>
            <w:ind w:left="709" w:hanging="720"/>
            <w:jc w:val="both"/>
          </w:pPr>
        </w:pPrChange>
      </w:pPr>
      <w:del w:id="1018"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2B278F">
      <w:pPr>
        <w:spacing w:after="0" w:line="480" w:lineRule="auto"/>
        <w:ind w:left="709" w:hanging="709"/>
        <w:jc w:val="both"/>
        <w:rPr>
          <w:ins w:id="1019"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2B278F">
      <w:pPr>
        <w:spacing w:after="0" w:line="480" w:lineRule="auto"/>
        <w:ind w:left="709"/>
        <w:jc w:val="both"/>
        <w:rPr>
          <w:rFonts w:ascii="Georgia" w:eastAsia="Times New Roman" w:hAnsi="Georgia" w:cs="Times New Roman"/>
          <w:lang w:eastAsia="en-PH"/>
        </w:rPr>
        <w:pPrChange w:id="1020" w:author="Jade Raposa" w:date="2024-10-16T23:10:00Z">
          <w:pPr>
            <w:spacing w:after="0" w:line="480" w:lineRule="auto"/>
            <w:ind w:left="709" w:hanging="709"/>
            <w:jc w:val="both"/>
          </w:pPr>
        </w:pPrChange>
      </w:pPr>
      <w:del w:id="1021"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022"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Farheen,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p>
    <w:p w14:paraId="783EF140" w14:textId="77777777" w:rsidR="008F456D" w:rsidRDefault="002B278F">
      <w:pPr>
        <w:spacing w:after="0" w:line="480" w:lineRule="auto"/>
        <w:ind w:left="709"/>
        <w:jc w:val="both"/>
        <w:rPr>
          <w:rFonts w:ascii="Georgia" w:eastAsia="Times New Roman" w:hAnsi="Georgia" w:cs="Times New Roman"/>
          <w:lang w:eastAsia="en-PH"/>
        </w:rPr>
        <w:pPrChange w:id="1023" w:author="Jade Raposa" w:date="2024-10-16T23:10:00Z">
          <w:pPr>
            <w:spacing w:after="0" w:line="480" w:lineRule="auto"/>
            <w:ind w:left="709" w:hanging="720"/>
            <w:jc w:val="both"/>
          </w:pPr>
        </w:pPrChange>
      </w:pPr>
      <w:del w:id="1024"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2B278F">
      <w:pPr>
        <w:spacing w:after="0" w:line="480" w:lineRule="auto"/>
        <w:ind w:left="709" w:hanging="720"/>
        <w:jc w:val="both"/>
        <w:rPr>
          <w:ins w:id="1025"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2B278F">
      <w:pPr>
        <w:spacing w:after="0" w:line="480" w:lineRule="auto"/>
        <w:ind w:left="709"/>
        <w:jc w:val="both"/>
        <w:rPr>
          <w:rFonts w:ascii="Georgia" w:eastAsia="Times New Roman" w:hAnsi="Georgia" w:cs="Times New Roman"/>
          <w:lang w:eastAsia="en-PH"/>
        </w:rPr>
        <w:pPrChange w:id="1026" w:author="Jade Raposa" w:date="2024-10-16T23:10:00Z">
          <w:pPr>
            <w:spacing w:after="0" w:line="480" w:lineRule="auto"/>
            <w:ind w:left="709" w:hanging="720"/>
            <w:jc w:val="both"/>
          </w:pPr>
        </w:pPrChange>
      </w:pPr>
      <w:del w:id="1027"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2B278F">
      <w:pPr>
        <w:spacing w:after="0" w:line="480" w:lineRule="auto"/>
        <w:ind w:left="709" w:hanging="720"/>
        <w:jc w:val="both"/>
        <w:rPr>
          <w:ins w:id="102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029" w:author="Jade Raposa" w:date="2024-10-16T23:10:00Z">
          <w:pPr>
            <w:spacing w:after="0" w:line="480" w:lineRule="auto"/>
            <w:ind w:left="709" w:hanging="720"/>
            <w:jc w:val="both"/>
          </w:pPr>
        </w:pPrChange>
      </w:pPr>
      <w:del w:id="103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Lagman,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Noli,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E-Palli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044"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045" w:author="Jade Raposa" w:date="2024-10-16T23:10:00Z">
          <w:pPr>
            <w:spacing w:after="0" w:line="480" w:lineRule="auto"/>
            <w:ind w:left="709" w:hanging="720"/>
            <w:jc w:val="both"/>
          </w:pPr>
        </w:pPrChange>
      </w:pPr>
      <w:del w:id="104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047"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Mateescu,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2B278F">
      <w:pPr>
        <w:spacing w:after="0" w:line="480" w:lineRule="auto"/>
        <w:ind w:left="709"/>
        <w:jc w:val="both"/>
        <w:rPr>
          <w:rFonts w:ascii="Georgia" w:eastAsia="Times New Roman" w:hAnsi="Georgia" w:cs="Times New Roman"/>
          <w:lang w:eastAsia="en-PH"/>
        </w:rPr>
        <w:pPrChange w:id="1048" w:author="Jade Raposa" w:date="2024-10-16T23:10:00Z">
          <w:pPr>
            <w:spacing w:after="0" w:line="480" w:lineRule="auto"/>
            <w:ind w:left="709" w:hanging="720"/>
            <w:jc w:val="both"/>
          </w:pPr>
        </w:pPrChange>
      </w:pPr>
      <w:del w:id="104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2B278F">
      <w:pPr>
        <w:spacing w:after="0" w:line="480" w:lineRule="auto"/>
        <w:ind w:left="709" w:hanging="720"/>
        <w:jc w:val="both"/>
        <w:rPr>
          <w:ins w:id="105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2B278F">
      <w:pPr>
        <w:spacing w:after="0" w:line="480" w:lineRule="auto"/>
        <w:ind w:left="709"/>
        <w:jc w:val="both"/>
        <w:rPr>
          <w:rFonts w:ascii="Georgia" w:eastAsia="Times New Roman" w:hAnsi="Georgia" w:cs="Times New Roman"/>
          <w:lang w:eastAsia="en-PH"/>
        </w:rPr>
        <w:pPrChange w:id="1051" w:author="Jade Raposa" w:date="2024-10-16T23:10:00Z">
          <w:pPr>
            <w:spacing w:after="0" w:line="480" w:lineRule="auto"/>
            <w:ind w:left="709" w:hanging="720"/>
            <w:jc w:val="both"/>
          </w:pPr>
        </w:pPrChange>
      </w:pPr>
      <w:del w:id="1052"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Default="002B278F">
      <w:pPr>
        <w:spacing w:after="0" w:line="480" w:lineRule="auto"/>
        <w:ind w:left="709"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Lirio, R., Asis, E., Acosta-Ponce, W., &amp; Villegas-Ramirez, G. (2024) - Foreign Study. </w:t>
      </w:r>
      <w:r>
        <w:rPr>
          <w:rFonts w:ascii="Georgia" w:eastAsia="Times New Roman" w:hAnsi="Georgia" w:cs="Times New Roman"/>
          <w:i/>
          <w:iCs/>
          <w:color w:val="000000"/>
          <w:lang w:eastAsia="en-PH"/>
        </w:rPr>
        <w:t>The Educational Technology: A Technology for Education and an Education with Technology</w:t>
      </w:r>
      <w:r>
        <w:rPr>
          <w:rFonts w:ascii="Georgia" w:eastAsia="Times New Roman" w:hAnsi="Georgia" w:cs="Times New Roman"/>
          <w:color w:val="000000"/>
          <w:lang w:eastAsia="en-PH"/>
        </w:rPr>
        <w:t xml:space="preserve">. ResearchGate. </w:t>
      </w:r>
    </w:p>
    <w:p w14:paraId="57016315"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8F456D" w:rsidRDefault="002B278F">
      <w:pPr>
        <w:spacing w:after="0" w:line="480" w:lineRule="auto"/>
        <w:ind w:left="709" w:hanging="720"/>
        <w:jc w:val="both"/>
        <w:rPr>
          <w:ins w:id="1053"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Shemshack</w:t>
      </w:r>
      <w:proofErr w:type="spellEnd"/>
      <w:r>
        <w:rPr>
          <w:rFonts w:ascii="Georgia" w:eastAsia="Times New Roman" w:hAnsi="Georgia" w:cs="Times New Roman"/>
          <w:color w:val="000000"/>
          <w:lang w:eastAsia="en-PH"/>
        </w:rPr>
        <w:t xml:space="preserve">, A., &amp; Spector, J.M. (2020) - Foreign Literature. </w:t>
      </w:r>
      <w:r>
        <w:rPr>
          <w:rFonts w:ascii="Georgia" w:eastAsia="Times New Roman" w:hAnsi="Georgia" w:cs="Times New Roman"/>
          <w:i/>
          <w:iCs/>
          <w:color w:val="000000"/>
          <w:lang w:eastAsia="en-PH"/>
        </w:rPr>
        <w:t>A Systematic Literature Review of Personalized Learning Terms</w:t>
      </w:r>
      <w:r>
        <w:rPr>
          <w:rFonts w:ascii="Georgia" w:eastAsia="Times New Roman" w:hAnsi="Georgia" w:cs="Times New Roman"/>
          <w:color w:val="000000"/>
          <w:lang w:eastAsia="en-PH"/>
        </w:rPr>
        <w:t>, Smart Learning Environments, Vol. 7 - Issue 1. Smart Learning Environments.</w:t>
      </w:r>
    </w:p>
    <w:p w14:paraId="6B42FB69" w14:textId="77777777" w:rsidR="008F456D" w:rsidRDefault="002B278F">
      <w:pPr>
        <w:spacing w:after="0" w:line="480" w:lineRule="auto"/>
        <w:ind w:left="709"/>
        <w:jc w:val="both"/>
        <w:rPr>
          <w:del w:id="1054" w:author="Jade Raposa" w:date="2024-10-16T23:15:00Z"/>
          <w:rFonts w:ascii="Georgia" w:eastAsia="Times New Roman" w:hAnsi="Georgia" w:cs="Times New Roman"/>
          <w:color w:val="000000"/>
          <w:lang w:eastAsia="en-PH"/>
        </w:rPr>
      </w:pPr>
      <w:del w:id="1055" w:author="Jade Raposa" w:date="2024-10-16T23:10:00Z">
        <w:r>
          <w:rPr>
            <w:rFonts w:ascii="Georgia" w:eastAsia="Times New Roman" w:hAnsi="Georgia" w:cs="Times New Roman"/>
            <w:color w:val="000000"/>
            <w:lang w:eastAsia="en-PH"/>
          </w:rPr>
          <w:br/>
        </w:r>
      </w:del>
      <w:ins w:id="1056" w:author="Jade Raposa" w:date="2024-10-16T23:15:00Z">
        <w:r>
          <w:rPr>
            <w:rFonts w:ascii="Georgia" w:eastAsia="Times New Roman" w:hAnsi="Georgia" w:cs="Times New Roman"/>
            <w:color w:val="000000"/>
            <w:lang w:eastAsia="en-PH"/>
          </w:rPr>
          <w:fldChar w:fldCharType="begin"/>
        </w:r>
        <w:r>
          <w:rPr>
            <w:rFonts w:ascii="Georgia" w:eastAsia="Times New Roman" w:hAnsi="Georgia" w:cs="Times New Roman"/>
            <w:color w:val="000000"/>
            <w:lang w:eastAsia="en-PH"/>
          </w:rPr>
          <w:instrText>HYPERLINK "</w:instrText>
        </w:r>
      </w:ins>
      <w:r>
        <w:rPr>
          <w:rFonts w:ascii="Georgia" w:eastAsia="Times New Roman" w:hAnsi="Georgia" w:cs="Times New Roman"/>
          <w:color w:val="000000"/>
          <w:lang w:eastAsia="en-PH"/>
        </w:rPr>
        <w:instrText>https://doi.org/10.1186/s40561-020-00140-9</w:instrText>
      </w:r>
      <w:ins w:id="1057" w:author="Jade Raposa" w:date="2024-10-16T23:15:00Z">
        <w:r>
          <w:rPr>
            <w:rFonts w:ascii="Georgia" w:eastAsia="Times New Roman" w:hAnsi="Georgia" w:cs="Times New Roman"/>
            <w:color w:val="000000"/>
            <w:lang w:eastAsia="en-PH"/>
          </w:rPr>
          <w:instrText>"</w:instrText>
        </w:r>
        <w:r>
          <w:rPr>
            <w:rFonts w:ascii="Georgia" w:eastAsia="Times New Roman" w:hAnsi="Georgia" w:cs="Times New Roman"/>
            <w:color w:val="000000"/>
            <w:lang w:eastAsia="en-PH"/>
          </w:rPr>
        </w:r>
        <w:r>
          <w:rPr>
            <w:rFonts w:ascii="Georgia" w:eastAsia="Times New Roman" w:hAnsi="Georgia" w:cs="Times New Roman"/>
            <w:color w:val="000000"/>
            <w:lang w:eastAsia="en-PH"/>
          </w:rPr>
          <w:fldChar w:fldCharType="separate"/>
        </w:r>
      </w:ins>
      <w:r>
        <w:rPr>
          <w:rStyle w:val="Hyperlink"/>
          <w:rFonts w:ascii="Georgia" w:eastAsia="Times New Roman" w:hAnsi="Georgia" w:cs="Times New Roman"/>
          <w:lang w:eastAsia="en-PH"/>
        </w:rPr>
        <w:t>https://doi.org/10.1186/s40561-020-00140-9</w:t>
      </w:r>
      <w:ins w:id="1058" w:author="Jade Raposa" w:date="2024-10-16T23:15:00Z">
        <w:r>
          <w:rPr>
            <w:rFonts w:ascii="Georgia" w:eastAsia="Times New Roman" w:hAnsi="Georgia" w:cs="Times New Roman"/>
            <w:color w:val="000000"/>
            <w:lang w:eastAsia="en-PH"/>
          </w:rPr>
          <w:fldChar w:fldCharType="end"/>
        </w:r>
      </w:ins>
      <w:r>
        <w:rPr>
          <w:rFonts w:ascii="Georgia" w:eastAsia="Times New Roman" w:hAnsi="Georgia" w:cs="Times New Roman"/>
          <w:color w:val="000000"/>
          <w:lang w:eastAsia="en-PH"/>
        </w:rPr>
        <w:t> </w:t>
      </w:r>
    </w:p>
    <w:p w14:paraId="00C7D4F3" w14:textId="77777777" w:rsidR="008F456D" w:rsidRDefault="008F456D">
      <w:pPr>
        <w:spacing w:after="0" w:line="480" w:lineRule="auto"/>
        <w:ind w:left="709"/>
        <w:jc w:val="both"/>
        <w:rPr>
          <w:ins w:id="1059" w:author="Jade Raposa" w:date="2024-10-16T23:15:00Z"/>
          <w:rFonts w:ascii="Georgia" w:eastAsia="Times New Roman" w:hAnsi="Georgia" w:cs="Times New Roman"/>
          <w:lang w:eastAsia="en-PH"/>
        </w:rPr>
        <w:pPrChange w:id="1060" w:author="Jade Raposa" w:date="2024-10-16T23:10:00Z">
          <w:pPr>
            <w:spacing w:after="0" w:line="480" w:lineRule="auto"/>
            <w:ind w:left="709" w:hanging="720"/>
            <w:jc w:val="both"/>
          </w:pPr>
        </w:pPrChange>
      </w:pPr>
    </w:p>
    <w:p w14:paraId="3CAD500B" w14:textId="77777777" w:rsidR="008F456D" w:rsidRDefault="002B278F">
      <w:pPr>
        <w:spacing w:after="0" w:line="480" w:lineRule="auto"/>
        <w:ind w:left="709" w:hanging="709"/>
        <w:jc w:val="both"/>
        <w:rPr>
          <w:ins w:id="1061" w:author="Jade Raposa" w:date="2024-10-16T23:09:00Z"/>
          <w:rFonts w:ascii="Georgia" w:eastAsia="Times New Roman" w:hAnsi="Georgia" w:cs="Times New Roman"/>
          <w:color w:val="000000"/>
          <w:lang w:eastAsia="en-PH"/>
        </w:rPr>
        <w:pPrChange w:id="1062" w:author="Jade Raposa" w:date="2024-10-16T23:15:00Z">
          <w:pPr>
            <w:spacing w:after="0" w:line="480" w:lineRule="auto"/>
            <w:ind w:left="709" w:hanging="720"/>
            <w:jc w:val="both"/>
          </w:pPr>
        </w:pPrChange>
      </w:pPr>
      <w:r>
        <w:rPr>
          <w:rFonts w:ascii="Georgia" w:eastAsia="Times New Roman" w:hAnsi="Georgia" w:cs="Times New Roman"/>
          <w:color w:val="000000"/>
          <w:lang w:eastAsia="en-PH"/>
        </w:rPr>
        <w:lastRenderedPageBreak/>
        <w:t xml:space="preserve">Thakare, S., Jadhav, S., Mane, I., Pawar, S., &amp; Kulkarni, A. (2019) - Foreign System. </w:t>
      </w:r>
      <w:r>
        <w:rPr>
          <w:rFonts w:ascii="Georgia" w:eastAsia="Times New Roman" w:hAnsi="Georgia" w:cs="Times New Roman"/>
          <w:i/>
          <w:iCs/>
          <w:color w:val="000000"/>
          <w:lang w:eastAsia="en-PH"/>
        </w:rPr>
        <w:t>Online Mentoring System (An Online Mentor-Student System)</w:t>
      </w:r>
      <w:r>
        <w:rPr>
          <w:rFonts w:ascii="Georgia" w:eastAsia="Times New Roman" w:hAnsi="Georgia" w:cs="Times New Roman"/>
          <w:color w:val="000000"/>
          <w:lang w:eastAsia="en-PH"/>
        </w:rPr>
        <w:t>, International Journal of Engineering Trends and Technology. ResearchGate.</w:t>
      </w:r>
    </w:p>
    <w:p w14:paraId="03B3E2BC" w14:textId="77777777" w:rsidR="008F456D" w:rsidRDefault="002B278F">
      <w:pPr>
        <w:spacing w:after="0" w:line="480" w:lineRule="auto"/>
        <w:ind w:left="709"/>
        <w:jc w:val="both"/>
        <w:rPr>
          <w:rFonts w:ascii="Georgia" w:eastAsia="Times New Roman" w:hAnsi="Georgia" w:cs="Times New Roman"/>
          <w:lang w:eastAsia="en-PH"/>
        </w:rPr>
        <w:pPrChange w:id="1063" w:author="Jade Raposa" w:date="2024-10-16T23:09:00Z">
          <w:pPr>
            <w:spacing w:after="0" w:line="480" w:lineRule="auto"/>
            <w:ind w:left="709" w:hanging="720"/>
            <w:jc w:val="both"/>
          </w:pPr>
        </w:pPrChange>
      </w:pPr>
      <w:del w:id="1064"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8F456D" w:rsidRDefault="002B278F">
      <w:pPr>
        <w:spacing w:after="0" w:line="480" w:lineRule="auto"/>
        <w:ind w:left="709" w:hanging="720"/>
        <w:jc w:val="both"/>
        <w:rPr>
          <w:ins w:id="1065"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Torres, N., &amp; Santos, R. (2022) - Local System. </w:t>
      </w:r>
      <w:r>
        <w:rPr>
          <w:rFonts w:ascii="Georgia" w:eastAsia="Times New Roman" w:hAnsi="Georgia" w:cs="Times New Roman"/>
          <w:i/>
          <w:iCs/>
          <w:color w:val="000000"/>
          <w:lang w:eastAsia="en-PH"/>
        </w:rPr>
        <w:t>Grab A Tutor: A Decision Support Mobile App for Student Tutoring</w:t>
      </w:r>
      <w:r>
        <w:rPr>
          <w:rFonts w:ascii="Georgia" w:eastAsia="Times New Roman" w:hAnsi="Georgia" w:cs="Times New Roman"/>
          <w:color w:val="000000"/>
          <w:lang w:eastAsia="en-PH"/>
        </w:rPr>
        <w:t>, The QUEST: Journal of Multidisciplinary Research and Development, Vol. 1. ResearchGate.</w:t>
      </w:r>
    </w:p>
    <w:p w14:paraId="270DF5E1" w14:textId="77777777" w:rsidR="008F456D" w:rsidRDefault="002B278F">
      <w:pPr>
        <w:spacing w:after="0" w:line="480" w:lineRule="auto"/>
        <w:ind w:left="709"/>
        <w:jc w:val="both"/>
        <w:rPr>
          <w:rFonts w:ascii="Georgia" w:eastAsia="Times New Roman" w:hAnsi="Georgia" w:cs="Times New Roman"/>
          <w:lang w:eastAsia="en-PH"/>
        </w:rPr>
        <w:pPrChange w:id="1066" w:author="Jade Raposa" w:date="2024-10-16T23:09:00Z">
          <w:pPr>
            <w:spacing w:after="0" w:line="480" w:lineRule="auto"/>
            <w:ind w:left="709" w:hanging="720"/>
            <w:jc w:val="both"/>
          </w:pPr>
        </w:pPrChange>
      </w:pPr>
      <w:del w:id="1067"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8F456D" w:rsidRDefault="002B278F">
      <w:pPr>
        <w:spacing w:after="0" w:line="480" w:lineRule="auto"/>
        <w:ind w:left="709" w:hanging="720"/>
        <w:jc w:val="both"/>
        <w:rPr>
          <w:ins w:id="1068" w:author="Jade Raposa" w:date="2024-10-16T23:09: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Vecaldo</w:t>
      </w:r>
      <w:proofErr w:type="spellEnd"/>
      <w:r>
        <w:rPr>
          <w:rFonts w:ascii="Georgia" w:eastAsia="Times New Roman" w:hAnsi="Georgia" w:cs="Times New Roman"/>
          <w:color w:val="000000"/>
          <w:lang w:eastAsia="en-PH"/>
        </w:rPr>
        <w:t xml:space="preserve">, R. (2021) - Local Literature. </w:t>
      </w:r>
      <w:r>
        <w:rPr>
          <w:rFonts w:ascii="Georgia" w:eastAsia="Times New Roman" w:hAnsi="Georgia" w:cs="Times New Roman"/>
          <w:i/>
          <w:iCs/>
          <w:color w:val="000000"/>
          <w:lang w:eastAsia="en-PH"/>
        </w:rPr>
        <w:t>Mentoring Support of Cooperating Teachers: Insights from Filipino Practice Teachers</w:t>
      </w:r>
      <w:r>
        <w:rPr>
          <w:rFonts w:ascii="Georgia" w:eastAsia="Times New Roman" w:hAnsi="Georgia" w:cs="Times New Roman"/>
          <w:color w:val="000000"/>
          <w:lang w:eastAsia="en-PH"/>
        </w:rPr>
        <w:t>, INTERNATIONAL JOURNAL OF EDUCATIONAL SCIENCES, Vol. 34. ResearchGate.</w:t>
      </w:r>
    </w:p>
    <w:p w14:paraId="5D9E7953" w14:textId="77777777" w:rsidR="008F456D" w:rsidRDefault="002B278F">
      <w:pPr>
        <w:spacing w:after="0" w:line="480" w:lineRule="auto"/>
        <w:ind w:left="709"/>
        <w:jc w:val="both"/>
        <w:rPr>
          <w:rFonts w:ascii="Georgia" w:eastAsia="Times New Roman" w:hAnsi="Georgia" w:cs="Times New Roman"/>
          <w:lang w:eastAsia="en-PH"/>
        </w:rPr>
        <w:pPrChange w:id="1069" w:author="Jade Raposa" w:date="2024-10-16T23:09:00Z">
          <w:pPr>
            <w:spacing w:after="0" w:line="480" w:lineRule="auto"/>
            <w:ind w:left="709" w:hanging="720"/>
            <w:jc w:val="both"/>
          </w:pPr>
        </w:pPrChange>
      </w:pPr>
      <w:del w:id="1070"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8F456D" w:rsidRDefault="002B278F">
      <w:pPr>
        <w:spacing w:after="0" w:line="480" w:lineRule="auto"/>
        <w:ind w:left="709" w:hanging="709"/>
        <w:jc w:val="both"/>
        <w:rPr>
          <w:ins w:id="1071" w:author="Jade Raposa" w:date="2024-10-16T23:09: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Zhang, L., Basham, J., &amp; Yang, S. (2020) - Foreign Literature. </w:t>
      </w:r>
      <w:r>
        <w:rPr>
          <w:rFonts w:ascii="Georgia" w:eastAsia="Times New Roman" w:hAnsi="Georgia" w:cs="Times New Roman"/>
          <w:i/>
          <w:iCs/>
          <w:color w:val="000000"/>
          <w:lang w:eastAsia="en-PH"/>
        </w:rPr>
        <w:t>Understanding The Implementation of Personalized Learning: A Research Synthesis</w:t>
      </w:r>
      <w:r>
        <w:rPr>
          <w:rFonts w:ascii="Georgia" w:eastAsia="Times New Roman" w:hAnsi="Georgia" w:cs="Times New Roman"/>
          <w:color w:val="000000"/>
          <w:lang w:eastAsia="en-PH"/>
        </w:rPr>
        <w:t>, Educational Research Review, Vol. 31. ScienceDirect.</w:t>
      </w:r>
    </w:p>
    <w:p w14:paraId="7C9B2D11" w14:textId="77777777" w:rsidR="008F456D" w:rsidRDefault="002B278F">
      <w:pPr>
        <w:spacing w:after="0" w:line="480" w:lineRule="auto"/>
        <w:ind w:left="709"/>
        <w:jc w:val="both"/>
        <w:rPr>
          <w:rFonts w:ascii="Georgia" w:eastAsia="Times New Roman" w:hAnsi="Georgia" w:cs="Times New Roman"/>
          <w:lang w:eastAsia="en-PH"/>
        </w:rPr>
        <w:pPrChange w:id="1072" w:author="Jade Raposa" w:date="2024-10-16T23:09:00Z">
          <w:pPr>
            <w:spacing w:after="0" w:line="480" w:lineRule="auto"/>
            <w:ind w:left="709" w:hanging="709"/>
            <w:jc w:val="both"/>
          </w:pPr>
        </w:pPrChange>
      </w:pPr>
      <w:ins w:id="1073" w:author="Jade Raposa" w:date="2024-10-16T23:09:00Z">
        <w:r>
          <w:rPr>
            <w:rFonts w:ascii="Georgia" w:eastAsia="Times New Roman" w:hAnsi="Georgia" w:cs="Times New Roman"/>
            <w:color w:val="000000"/>
            <w:lang w:eastAsia="en-PH"/>
          </w:rPr>
          <w:t xml:space="preserve"> </w:t>
        </w:r>
      </w:ins>
      <w:del w:id="1074" w:author="Jade Raposa" w:date="2024-10-16T23:09: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https://www.sciencedirect.com/science/article/abs/pii/S1747938X19306487</w:t>
      </w:r>
    </w:p>
    <w:p w14:paraId="681CD26B" w14:textId="77777777" w:rsidR="008F456D" w:rsidRDefault="002B278F">
      <w:pPr>
        <w:spacing w:after="0" w:line="480" w:lineRule="auto"/>
        <w:ind w:left="709"/>
        <w:jc w:val="both"/>
        <w:rPr>
          <w:del w:id="1075" w:author="Jade Raposa" w:date="2024-10-16T23:06:00Z"/>
          <w:rFonts w:ascii="Georgia" w:eastAsia="Times New Roman" w:hAnsi="Georgia" w:cs="Times New Roman"/>
          <w:color w:val="000000"/>
          <w:lang w:eastAsia="en-PH"/>
        </w:rPr>
      </w:pPr>
      <w:r>
        <w:rPr>
          <w:rFonts w:ascii="Georgia" w:eastAsia="Times New Roman" w:hAnsi="Georgia" w:cs="Times New Roman"/>
          <w:color w:val="000000"/>
          <w:lang w:eastAsia="en-PH"/>
        </w:rPr>
        <w:t>Garrison, Anderson &amp; Archer (2000, 2001).</w:t>
      </w:r>
      <w:r>
        <w:rPr>
          <w:rFonts w:ascii="Georgia" w:eastAsia="Times New Roman" w:hAnsi="Georgia" w:cs="Times New Roman"/>
          <w:i/>
          <w:iCs/>
          <w:color w:val="000000"/>
          <w:lang w:eastAsia="en-PH"/>
        </w:rPr>
        <w:t xml:space="preserve"> Community of Inquiry</w:t>
      </w:r>
      <w:r>
        <w:rPr>
          <w:rFonts w:ascii="Georgia" w:eastAsia="Times New Roman" w:hAnsi="Georgia" w:cs="Times New Roman"/>
          <w:color w:val="000000"/>
          <w:lang w:eastAsia="en-PH"/>
        </w:rPr>
        <w:t>, Office of Curriculum, Assessment and Teaching Transformation, University at Buffalo.</w:t>
      </w:r>
      <w:r>
        <w:rPr>
          <w:rFonts w:ascii="Georgia" w:eastAsia="Times New Roman" w:hAnsi="Georgia" w:cs="Times New Roman"/>
          <w:color w:val="000000"/>
          <w:lang w:eastAsia="en-PH"/>
        </w:rPr>
        <w:br/>
        <w:t>https://www.buffalo.edu/catt/teach/develop/teach/learning</w:t>
      </w:r>
      <w:ins w:id="1076" w:author="Jade Raposa" w:date="2024-10-16T23:06:00Z">
        <w:r>
          <w:rPr>
            <w:rFonts w:ascii="Georgia" w:eastAsia="Times New Roman" w:hAnsi="Georgia" w:cs="Times New Roman"/>
            <w:color w:val="000000"/>
            <w:lang w:eastAsia="en-PH"/>
          </w:rPr>
          <w:t>-</w:t>
        </w:r>
      </w:ins>
      <w:del w:id="1077" w:author="Jade Raposa" w:date="2024-10-16T23:06: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environments/community-of-inquiry.html</w:t>
      </w:r>
      <w:del w:id="1078" w:author="Jade Raposa" w:date="2024-10-16T23:06:00Z">
        <w:r>
          <w:rPr>
            <w:rFonts w:ascii="Georgia" w:eastAsia="Times New Roman" w:hAnsi="Georgia" w:cs="Times New Roman"/>
            <w:color w:val="000000"/>
            <w:lang w:eastAsia="en-PH"/>
          </w:rPr>
          <w:delText> </w:delText>
        </w:r>
      </w:del>
    </w:p>
    <w:p w14:paraId="73A08550" w14:textId="77777777" w:rsidR="008F456D" w:rsidRDefault="008F456D">
      <w:pPr>
        <w:spacing w:after="0" w:line="480" w:lineRule="auto"/>
        <w:ind w:left="709" w:hanging="720"/>
        <w:jc w:val="both"/>
        <w:rPr>
          <w:ins w:id="1079" w:author="Jade Raposa" w:date="2024-10-16T23:06:00Z"/>
          <w:rFonts w:ascii="Georgia" w:eastAsia="Times New Roman" w:hAnsi="Georgia" w:cs="Times New Roman"/>
          <w:lang w:eastAsia="en-PH"/>
        </w:rPr>
      </w:pPr>
    </w:p>
    <w:p w14:paraId="24C98543" w14:textId="77777777" w:rsidR="008F456D" w:rsidRDefault="002B278F">
      <w:pPr>
        <w:spacing w:after="0" w:line="480" w:lineRule="auto"/>
        <w:ind w:left="709" w:hanging="709"/>
        <w:jc w:val="both"/>
        <w:rPr>
          <w:ins w:id="1080"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Srivastava, S. (2020). </w:t>
      </w:r>
      <w:r>
        <w:rPr>
          <w:rFonts w:ascii="Georgia" w:eastAsia="Times New Roman" w:hAnsi="Georgia" w:cs="Times New Roman"/>
          <w:i/>
          <w:iCs/>
          <w:color w:val="000000"/>
          <w:lang w:eastAsia="en-PH"/>
        </w:rPr>
        <w:t>How We Align Lean Principles in Our Software Development Process</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Appinventiv</w:t>
      </w:r>
      <w:proofErr w:type="spellEnd"/>
      <w:r>
        <w:rPr>
          <w:rFonts w:ascii="Georgia" w:eastAsia="Times New Roman" w:hAnsi="Georgia" w:cs="Times New Roman"/>
          <w:color w:val="000000"/>
          <w:lang w:eastAsia="en-PH"/>
        </w:rPr>
        <w:t>.</w:t>
      </w:r>
    </w:p>
    <w:p w14:paraId="3068DCEC" w14:textId="77777777" w:rsidR="008F456D" w:rsidRDefault="002B278F">
      <w:pPr>
        <w:spacing w:after="0" w:line="480" w:lineRule="auto"/>
        <w:ind w:left="709"/>
        <w:jc w:val="both"/>
        <w:rPr>
          <w:del w:id="1081" w:author="Jade Raposa" w:date="2024-10-16T23:04:00Z"/>
          <w:rFonts w:ascii="Georgia" w:eastAsia="Times New Roman" w:hAnsi="Georgia" w:cs="Times New Roman"/>
          <w:color w:val="000000"/>
          <w:lang w:eastAsia="en-PH"/>
        </w:rPr>
        <w:pPrChange w:id="1082" w:author="Jade Raposa" w:date="2024-10-16T23:12:00Z">
          <w:pPr>
            <w:spacing w:after="0" w:line="480" w:lineRule="auto"/>
            <w:ind w:left="709" w:hanging="709"/>
            <w:jc w:val="both"/>
          </w:pPr>
        </w:pPrChange>
      </w:pPr>
      <w:ins w:id="1083" w:author="Jade Raposa" w:date="2024-10-16T23:09:00Z">
        <w:r>
          <w:rPr>
            <w:rFonts w:ascii="Georgia" w:eastAsia="Times New Roman" w:hAnsi="Georgia" w:cs="Times New Roman"/>
            <w:color w:val="000000"/>
            <w:lang w:eastAsia="en-PH"/>
          </w:rPr>
          <w:t>https://appinventiv.com/blog/how-we-integrate-lean-principles-in-software-development/</w:t>
        </w:r>
      </w:ins>
      <w:del w:id="1084" w:author="Jade Raposa" w:date="2024-10-16T23:03:00Z">
        <w:r>
          <w:rPr>
            <w:rFonts w:ascii="Georgia" w:eastAsia="Times New Roman" w:hAnsi="Georgia" w:cs="Times New Roman"/>
            <w:color w:val="000000"/>
            <w:lang w:eastAsia="en-PH"/>
          </w:rPr>
          <w:br/>
        </w:r>
      </w:del>
    </w:p>
    <w:p w14:paraId="4C6E129A" w14:textId="77777777" w:rsidR="008F456D" w:rsidRDefault="008F456D">
      <w:pPr>
        <w:spacing w:after="0" w:line="480" w:lineRule="auto"/>
        <w:ind w:left="709"/>
        <w:jc w:val="both"/>
        <w:rPr>
          <w:ins w:id="1085" w:author="Jade Raposa" w:date="2024-10-16T23:07:00Z"/>
          <w:rFonts w:ascii="Georgia" w:eastAsia="Times New Roman" w:hAnsi="Georgia" w:cs="Times New Roman"/>
          <w:color w:val="000000"/>
          <w:lang w:eastAsia="en-PH"/>
        </w:rPr>
        <w:pPrChange w:id="1086" w:author="Jade Raposa" w:date="2024-10-16T23:12:00Z">
          <w:pPr>
            <w:spacing w:after="0" w:line="480" w:lineRule="auto"/>
            <w:ind w:left="709" w:hanging="720"/>
            <w:jc w:val="both"/>
          </w:pPr>
        </w:pPrChange>
      </w:pPr>
    </w:p>
    <w:p w14:paraId="30392069" w14:textId="77777777" w:rsidR="008F456D" w:rsidRDefault="008F456D">
      <w:pPr>
        <w:spacing w:before="240" w:after="240" w:line="240" w:lineRule="auto"/>
        <w:jc w:val="center"/>
        <w:rPr>
          <w:ins w:id="1087" w:author="Jade Raposa" w:date="2024-10-16T23:08:00Z"/>
          <w:rFonts w:ascii="Georgia" w:eastAsia="Times New Roman" w:hAnsi="Georgia" w:cs="Times New Roman"/>
          <w:color w:val="000000"/>
          <w:lang w:eastAsia="en-PH"/>
        </w:rPr>
        <w:sectPr w:rsidR="008F456D">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
    </w:p>
    <w:p w14:paraId="656EFC4F" w14:textId="77777777" w:rsidR="008F456D" w:rsidRDefault="002B278F">
      <w:pPr>
        <w:spacing w:after="0" w:line="480" w:lineRule="auto"/>
        <w:ind w:left="709" w:hanging="709"/>
        <w:jc w:val="both"/>
        <w:rPr>
          <w:del w:id="1104"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105" w:author="Jade Raposa" w:date="2024-10-16T23:06:00Z">
          <w:pPr>
            <w:spacing w:after="0" w:line="480" w:lineRule="auto"/>
            <w:ind w:left="709" w:firstLine="11"/>
            <w:jc w:val="both"/>
          </w:pPr>
        </w:pPrChange>
      </w:pPr>
      <w:del w:id="1106"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143" w:author="Jade Raposa" w:date="2024-10-17T00:34:00Z"/>
          <w:rFonts w:ascii="Georgia" w:eastAsia="Georgia" w:hAnsi="Georgia" w:cs="Georgia"/>
          <w:b/>
          <w:bCs/>
          <w:lang w:val="en-US"/>
        </w:rPr>
      </w:pPr>
      <w:ins w:id="1144"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rFonts w:ascii="Georgia" w:eastAsia="Times New Roman" w:hAnsi="Georgia" w:cs="Arial"/>
              </w:rPr>
            </w:pPr>
            <w:ins w:id="1145"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rFonts w:ascii="Georgia" w:eastAsia="Times New Roman" w:hAnsi="Georgia" w:cs="Arial"/>
                <w:i/>
                <w:iCs/>
              </w:rPr>
            </w:pPr>
            <w:ins w:id="1146"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rFonts w:ascii="Georgia" w:eastAsia="Times New Roman" w:hAnsi="Georgia" w:cs="Arial"/>
              </w:rPr>
            </w:pPr>
            <w:ins w:id="114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rFonts w:ascii="Georgia" w:eastAsia="Times New Roman" w:hAnsi="Georgia" w:cs="Arial"/>
              </w:rPr>
            </w:pPr>
            <w:ins w:id="1148"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rFonts w:ascii="Georgia" w:eastAsia="Times New Roman" w:hAnsi="Georgia" w:cs="Arial"/>
              </w:rPr>
            </w:pPr>
            <w:ins w:id="114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rFonts w:ascii="Georgia" w:eastAsia="Times New Roman" w:hAnsi="Georgia" w:cs="Arial"/>
              </w:rPr>
            </w:pPr>
            <w:ins w:id="115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rFonts w:ascii="Georgia" w:eastAsia="Times New Roman" w:hAnsi="Georgia" w:cs="Arial"/>
              </w:rPr>
            </w:pPr>
            <w:ins w:id="1151"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rFonts w:ascii="Georgia" w:eastAsia="Times New Roman" w:hAnsi="Georgia" w:cs="Arial"/>
              </w:rPr>
            </w:pPr>
            <w:ins w:id="1152"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rFonts w:ascii="Georgia" w:eastAsia="Times New Roman" w:hAnsi="Georgia" w:cs="Arial"/>
                <w:b/>
                <w:bCs/>
              </w:rPr>
            </w:pPr>
            <w:ins w:id="1153"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rFonts w:ascii="Georgia" w:eastAsia="Times New Roman" w:hAnsi="Georgia" w:cs="Arial"/>
              </w:rPr>
            </w:pPr>
            <w:ins w:id="1154"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rFonts w:ascii="Georgia" w:eastAsia="Times New Roman" w:hAnsi="Georgia" w:cs="Arial"/>
                <w:i/>
                <w:iCs/>
              </w:rPr>
            </w:pPr>
            <w:ins w:id="1155"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rFonts w:ascii="Georgia" w:eastAsia="Times New Roman" w:hAnsi="Georgia" w:cs="Arial"/>
              </w:rPr>
            </w:pPr>
            <w:ins w:id="1156"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rFonts w:ascii="Georgia" w:eastAsia="Times New Roman" w:hAnsi="Georgia" w:cs="Arial"/>
              </w:rPr>
            </w:pPr>
            <w:ins w:id="1157"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rFonts w:ascii="Georgia" w:eastAsia="Times New Roman" w:hAnsi="Georgia" w:cs="Arial"/>
              </w:rPr>
            </w:pPr>
            <w:ins w:id="115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rFonts w:ascii="Georgia" w:eastAsia="Times New Roman" w:hAnsi="Georgia" w:cs="Arial"/>
              </w:rPr>
            </w:pPr>
            <w:ins w:id="115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rFonts w:ascii="Georgia" w:eastAsia="Times New Roman" w:hAnsi="Georgia" w:cs="Arial"/>
              </w:rPr>
            </w:pPr>
            <w:ins w:id="116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rFonts w:ascii="Georgia" w:eastAsia="Times New Roman" w:hAnsi="Georgia" w:cs="Arial"/>
                <w:b/>
                <w:bCs/>
              </w:rPr>
            </w:pPr>
            <w:ins w:id="1161"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rFonts w:ascii="Georgia" w:eastAsia="Times New Roman" w:hAnsi="Georgia" w:cs="Arial"/>
              </w:rPr>
            </w:pPr>
            <w:ins w:id="1162"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rFonts w:ascii="Georgia" w:eastAsia="Times New Roman" w:hAnsi="Georgia" w:cs="Arial"/>
                <w:i/>
                <w:iCs/>
              </w:rPr>
            </w:pPr>
            <w:ins w:id="1163"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rFonts w:ascii="Georgia" w:eastAsia="Times New Roman" w:hAnsi="Georgia" w:cs="Arial"/>
              </w:rPr>
            </w:pPr>
            <w:ins w:id="1164"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rFonts w:ascii="Georgia" w:eastAsia="Times New Roman" w:hAnsi="Georgia" w:cs="Arial"/>
              </w:rPr>
            </w:pPr>
            <w:ins w:id="1165"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rFonts w:ascii="Georgia" w:eastAsia="Times New Roman" w:hAnsi="Georgia" w:cs="Arial"/>
              </w:rPr>
            </w:pPr>
            <w:ins w:id="116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rFonts w:ascii="Georgia" w:eastAsia="Times New Roman" w:hAnsi="Georgia" w:cs="Arial"/>
              </w:rPr>
            </w:pPr>
            <w:ins w:id="116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rFonts w:ascii="Georgia" w:eastAsia="Times New Roman" w:hAnsi="Georgia" w:cs="Arial"/>
              </w:rPr>
            </w:pPr>
            <w:ins w:id="116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rFonts w:ascii="Georgia" w:eastAsia="Times New Roman" w:hAnsi="Georgia" w:cs="Arial"/>
              </w:rPr>
            </w:pPr>
            <w:ins w:id="116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rFonts w:ascii="Georgia" w:eastAsia="Times New Roman" w:hAnsi="Georgia" w:cs="Arial"/>
                <w:b/>
                <w:bCs/>
              </w:rPr>
            </w:pPr>
            <w:ins w:id="1170"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rFonts w:ascii="Georgia" w:eastAsia="Times New Roman" w:hAnsi="Georgia" w:cs="Arial"/>
              </w:rPr>
            </w:pPr>
            <w:ins w:id="1171"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rFonts w:ascii="Georgia" w:eastAsia="Times New Roman" w:hAnsi="Georgia" w:cs="Arial"/>
                <w:i/>
                <w:iCs/>
              </w:rPr>
            </w:pPr>
            <w:ins w:id="1172"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rFonts w:ascii="Georgia" w:eastAsia="Times New Roman" w:hAnsi="Georgia" w:cs="Arial"/>
              </w:rPr>
            </w:pPr>
            <w:ins w:id="117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rFonts w:ascii="Georgia" w:eastAsia="Times New Roman" w:hAnsi="Georgia" w:cs="Arial"/>
              </w:rPr>
            </w:pPr>
            <w:ins w:id="1174"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rFonts w:ascii="Georgia" w:eastAsia="Times New Roman" w:hAnsi="Georgia" w:cs="Arial"/>
              </w:rPr>
            </w:pPr>
            <w:ins w:id="1175"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rFonts w:ascii="Georgia" w:eastAsia="Times New Roman" w:hAnsi="Georgia" w:cs="Arial"/>
              </w:rPr>
            </w:pPr>
            <w:ins w:id="117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rFonts w:ascii="Georgia" w:eastAsia="Times New Roman" w:hAnsi="Georgia" w:cs="Arial"/>
              </w:rPr>
            </w:pPr>
            <w:ins w:id="1177"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rFonts w:ascii="Georgia" w:eastAsia="Times New Roman" w:hAnsi="Georgia" w:cs="Arial"/>
              </w:rPr>
            </w:pPr>
            <w:ins w:id="117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rFonts w:ascii="Georgia" w:eastAsia="Times New Roman" w:hAnsi="Georgia" w:cs="Arial"/>
                <w:b/>
                <w:bCs/>
              </w:rPr>
            </w:pPr>
            <w:ins w:id="1179"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rFonts w:ascii="Georgia" w:eastAsia="Times New Roman" w:hAnsi="Georgia" w:cs="Arial"/>
              </w:rPr>
            </w:pPr>
            <w:ins w:id="1180"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rFonts w:ascii="Georgia" w:eastAsia="Times New Roman" w:hAnsi="Georgia" w:cs="Arial"/>
                <w:i/>
                <w:iCs/>
              </w:rPr>
            </w:pPr>
            <w:ins w:id="1181"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rFonts w:ascii="Georgia" w:eastAsia="Times New Roman" w:hAnsi="Georgia" w:cs="Arial"/>
              </w:rPr>
            </w:pPr>
            <w:ins w:id="1182"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rFonts w:ascii="Georgia" w:eastAsia="Times New Roman" w:hAnsi="Georgia" w:cs="Arial"/>
              </w:rPr>
            </w:pPr>
            <w:ins w:id="1183"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rFonts w:ascii="Georgia" w:eastAsia="Times New Roman" w:hAnsi="Georgia" w:cs="Arial"/>
              </w:rPr>
            </w:pPr>
            <w:ins w:id="118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rFonts w:ascii="Georgia" w:eastAsia="Times New Roman" w:hAnsi="Georgia" w:cs="Arial"/>
              </w:rPr>
            </w:pPr>
            <w:ins w:id="118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rFonts w:ascii="Georgia" w:eastAsia="Times New Roman" w:hAnsi="Georgia" w:cs="Arial"/>
              </w:rPr>
            </w:pPr>
            <w:ins w:id="118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rFonts w:ascii="Georgia" w:eastAsia="Times New Roman" w:hAnsi="Georgia" w:cs="Arial"/>
              </w:rPr>
            </w:pPr>
            <w:ins w:id="118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rFonts w:ascii="Georgia" w:eastAsia="Times New Roman" w:hAnsi="Georgia" w:cs="Arial"/>
                <w:b/>
                <w:bCs/>
              </w:rPr>
            </w:pPr>
            <w:ins w:id="1188"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rFonts w:ascii="Georgia" w:eastAsia="Times New Roman" w:hAnsi="Georgia" w:cs="Arial"/>
              </w:rPr>
            </w:pPr>
            <w:ins w:id="1189"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rFonts w:ascii="Georgia" w:eastAsia="Times New Roman" w:hAnsi="Georgia" w:cs="Arial"/>
                <w:b/>
                <w:bCs/>
              </w:rPr>
            </w:pPr>
            <w:ins w:id="1190"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rFonts w:ascii="Georgia" w:eastAsia="Times New Roman" w:hAnsi="Georgia" w:cs="Arial"/>
                <w:b/>
                <w:bCs/>
              </w:rPr>
            </w:pPr>
            <w:ins w:id="1191"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rFonts w:ascii="Georgia" w:eastAsia="Times New Roman" w:hAnsi="Georgia" w:cs="Arial"/>
                <w:b/>
                <w:bCs/>
              </w:rPr>
            </w:pPr>
            <w:ins w:id="1192"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rFonts w:ascii="Georgia" w:eastAsia="Times New Roman" w:hAnsi="Georgia" w:cs="Arial"/>
              </w:rPr>
            </w:pPr>
            <w:ins w:id="1193"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rFonts w:ascii="Georgia" w:eastAsia="Times New Roman" w:hAnsi="Georgia" w:cs="Arial"/>
                <w:i/>
                <w:iCs/>
              </w:rPr>
            </w:pPr>
            <w:ins w:id="1194"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rFonts w:ascii="Georgia" w:eastAsia="Times New Roman" w:hAnsi="Georgia" w:cs="Arial"/>
              </w:rPr>
            </w:pPr>
            <w:ins w:id="119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rFonts w:ascii="Georgia" w:eastAsia="Times New Roman" w:hAnsi="Georgia" w:cs="Arial"/>
              </w:rPr>
            </w:pPr>
            <w:ins w:id="119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rFonts w:ascii="Georgia" w:eastAsia="Times New Roman" w:hAnsi="Georgia" w:cs="Arial"/>
              </w:rPr>
            </w:pPr>
            <w:ins w:id="1197"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rFonts w:ascii="Georgia" w:eastAsia="Times New Roman" w:hAnsi="Georgia" w:cs="Arial"/>
              </w:rPr>
            </w:pPr>
            <w:ins w:id="119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rFonts w:ascii="Georgia" w:eastAsia="Times New Roman" w:hAnsi="Georgia" w:cs="Arial"/>
              </w:rPr>
            </w:pPr>
            <w:ins w:id="119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rFonts w:ascii="Georgia" w:eastAsia="Times New Roman" w:hAnsi="Georgia" w:cs="Arial"/>
              </w:rPr>
            </w:pPr>
            <w:ins w:id="1200"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rFonts w:ascii="Georgia" w:eastAsia="Times New Roman" w:hAnsi="Georgia" w:cs="Arial"/>
                <w:b/>
                <w:bCs/>
              </w:rPr>
            </w:pPr>
            <w:ins w:id="1201"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rFonts w:ascii="Georgia" w:eastAsia="Times New Roman" w:hAnsi="Georgia" w:cs="Arial"/>
              </w:rPr>
            </w:pPr>
            <w:ins w:id="1202"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rFonts w:ascii="Georgia" w:eastAsia="Times New Roman" w:hAnsi="Georgia" w:cs="Arial"/>
                <w:i/>
                <w:iCs/>
              </w:rPr>
            </w:pPr>
            <w:ins w:id="1203"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rFonts w:ascii="Georgia" w:eastAsia="Times New Roman" w:hAnsi="Georgia" w:cs="Arial"/>
              </w:rPr>
            </w:pPr>
            <w:ins w:id="120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rFonts w:ascii="Georgia" w:eastAsia="Times New Roman" w:hAnsi="Georgia" w:cs="Arial"/>
              </w:rPr>
            </w:pPr>
            <w:ins w:id="1205"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rFonts w:ascii="Georgia" w:eastAsia="Times New Roman" w:hAnsi="Georgia" w:cs="Arial"/>
              </w:rPr>
            </w:pPr>
            <w:ins w:id="120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rFonts w:ascii="Georgia" w:eastAsia="Times New Roman" w:hAnsi="Georgia" w:cs="Arial"/>
              </w:rPr>
            </w:pPr>
            <w:ins w:id="120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rFonts w:ascii="Georgia" w:eastAsia="Times New Roman" w:hAnsi="Georgia" w:cs="Arial"/>
              </w:rPr>
            </w:pPr>
            <w:ins w:id="120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rFonts w:ascii="Georgia" w:eastAsia="Times New Roman" w:hAnsi="Georgia" w:cs="Arial"/>
              </w:rPr>
            </w:pPr>
            <w:ins w:id="1209"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rFonts w:ascii="Georgia" w:eastAsia="Times New Roman" w:hAnsi="Georgia" w:cs="Arial"/>
                <w:b/>
                <w:bCs/>
              </w:rPr>
            </w:pPr>
            <w:ins w:id="1210"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rFonts w:ascii="Georgia" w:eastAsia="Times New Roman" w:hAnsi="Georgia" w:cs="Arial"/>
              </w:rPr>
            </w:pPr>
            <w:ins w:id="1211"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212" w:author="Jade Raposa" w:date="2024-10-17T00:45:00Z"/>
                <w:rFonts w:ascii="Georgia" w:eastAsia="Times New Roman" w:hAnsi="Georgia" w:cs="Arial"/>
                <w:b/>
                <w:bCs/>
              </w:rPr>
            </w:pPr>
          </w:p>
          <w:p w14:paraId="0F2CA624" w14:textId="77777777" w:rsidR="00A272BF" w:rsidRDefault="00A272BF" w:rsidP="00A272BF">
            <w:pPr>
              <w:rPr>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rFonts w:ascii="Georgia" w:eastAsia="Times New Roman" w:hAnsi="Georgia" w:cs="Arial"/>
                <w:b/>
                <w:bCs/>
              </w:rPr>
            </w:pPr>
            <w:ins w:id="1213"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rFonts w:ascii="Georgia" w:eastAsia="Times New Roman" w:hAnsi="Georgia" w:cs="Arial"/>
                <w:b/>
                <w:bCs/>
              </w:rPr>
            </w:pPr>
            <w:ins w:id="1214"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rFonts w:ascii="Georgia" w:eastAsia="Times New Roman" w:hAnsi="Georgia" w:cs="Arial"/>
                <w:b/>
                <w:bCs/>
              </w:rPr>
            </w:pPr>
            <w:ins w:id="1215"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216"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Default="008F456D">
      <w:pPr>
        <w:spacing w:line="480" w:lineRule="auto"/>
        <w:ind w:firstLine="720"/>
        <w:jc w:val="both"/>
        <w:rPr>
          <w:ins w:id="1232" w:author="Jade Raposa" w:date="2024-10-17T00:43:00Z"/>
          <w:rFonts w:ascii="Georgia" w:eastAsia="Georgia" w:hAnsi="Georgia" w:cs="Georgia"/>
          <w:b/>
          <w:bCs/>
          <w:lang w:val="en-US"/>
        </w:rPr>
        <w:sectPr w:rsidR="008F456D">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252"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253"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254"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255"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268"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269" w:author="Jade Raposa" w:date="2024-10-15T02:20:00Z">
          <w:pPr>
            <w:spacing w:line="480" w:lineRule="auto"/>
            <w:jc w:val="center"/>
          </w:pPr>
        </w:pPrChange>
      </w:pPr>
      <w:r>
        <w:rPr>
          <w:rFonts w:ascii="Georgia" w:eastAsia="Georgia" w:hAnsi="Georgia" w:cs="Georgia"/>
          <w:b/>
        </w:rPr>
        <w:t>USER MANUAL</w:t>
      </w:r>
    </w:p>
    <w:p w14:paraId="41833925" w14:textId="77777777" w:rsidR="008F456D" w:rsidRPr="008F456D" w:rsidRDefault="002B278F">
      <w:pPr>
        <w:spacing w:line="360" w:lineRule="auto"/>
        <w:ind w:left="720"/>
        <w:rPr>
          <w:rFonts w:ascii="Georgia" w:hAnsi="Georgia"/>
          <w:b/>
          <w:bCs/>
          <w:rPrChange w:id="1270" w:author="Jade Raposa" w:date="2024-10-15T02:18:00Z">
            <w:rPr>
              <w:b/>
              <w:bCs/>
            </w:rPr>
          </w:rPrChange>
        </w:rPr>
        <w:pPrChange w:id="1271" w:author="Jade Raposa" w:date="2024-10-15T02:46:00Z">
          <w:pPr>
            <w:ind w:left="720"/>
          </w:pPr>
        </w:pPrChange>
      </w:pPr>
      <w:bookmarkStart w:id="1272" w:name="_Hlk179778553"/>
      <w:r>
        <w:rPr>
          <w:rFonts w:ascii="Georgia" w:hAnsi="Georgia"/>
          <w:b/>
          <w:bCs/>
          <w:rPrChange w:id="1273" w:author="Jade Raposa" w:date="2024-10-15T02:18:00Z">
            <w:rPr>
              <w:b/>
              <w:bCs/>
            </w:rPr>
          </w:rPrChange>
        </w:rPr>
        <w:t>MENTEE SIDE:</w:t>
      </w:r>
    </w:p>
    <w:p w14:paraId="623405AC" w14:textId="77777777" w:rsidR="008F456D" w:rsidRPr="008F456D" w:rsidRDefault="002B278F">
      <w:pPr>
        <w:pStyle w:val="ListParagraph"/>
        <w:numPr>
          <w:ilvl w:val="0"/>
          <w:numId w:val="16"/>
        </w:numPr>
        <w:spacing w:line="360" w:lineRule="auto"/>
        <w:ind w:left="1620" w:hanging="450"/>
        <w:rPr>
          <w:rFonts w:ascii="Georgia" w:hAnsi="Georgia"/>
          <w:b/>
          <w:bCs/>
          <w:rPrChange w:id="1274" w:author="Jade Raposa" w:date="2024-10-15T02:18:00Z">
            <w:rPr>
              <w:b/>
              <w:bCs/>
            </w:rPr>
          </w:rPrChange>
        </w:rPr>
        <w:pPrChange w:id="1275" w:author="Jade Raposa" w:date="2024-10-15T02:46:00Z">
          <w:pPr>
            <w:pStyle w:val="ListParagraph"/>
            <w:numPr>
              <w:numId w:val="16"/>
            </w:numPr>
            <w:ind w:left="2160" w:hanging="360"/>
          </w:pPr>
        </w:pPrChange>
      </w:pPr>
      <w:r>
        <w:rPr>
          <w:rFonts w:ascii="Georgia" w:hAnsi="Georgia"/>
          <w:rPrChange w:id="1276" w:author="Jade Raposa" w:date="2024-10-15T02:18:00Z">
            <w:rPr/>
          </w:rPrChange>
        </w:rPr>
        <w:t xml:space="preserve">Select your role, the option is </w:t>
      </w:r>
      <w:r>
        <w:rPr>
          <w:rFonts w:ascii="Georgia" w:hAnsi="Georgia"/>
          <w:b/>
          <w:bCs/>
          <w:rPrChange w:id="1277" w:author="Jade Raposa" w:date="2024-10-15T02:18:00Z">
            <w:rPr>
              <w:b/>
              <w:bCs/>
            </w:rPr>
          </w:rPrChange>
        </w:rPr>
        <w:t>“MENTEE”</w:t>
      </w:r>
    </w:p>
    <w:p w14:paraId="00CA9166" w14:textId="77777777" w:rsidR="008F456D" w:rsidRPr="008F456D" w:rsidRDefault="002B278F">
      <w:pPr>
        <w:spacing w:line="360" w:lineRule="auto"/>
        <w:ind w:left="1620" w:hanging="450"/>
        <w:rPr>
          <w:rFonts w:ascii="Georgia" w:hAnsi="Georgia"/>
          <w:b/>
          <w:bCs/>
          <w:rPrChange w:id="1278" w:author="Jade Raposa" w:date="2024-10-15T02:18:00Z">
            <w:rPr>
              <w:b/>
              <w:bCs/>
            </w:rPr>
          </w:rPrChange>
        </w:rPr>
        <w:pPrChange w:id="1279" w:author="Jade Raposa" w:date="2024-10-15T02:46:00Z">
          <w:pPr>
            <w:ind w:left="720"/>
          </w:pPr>
        </w:pPrChange>
      </w:pPr>
      <w:r>
        <w:rPr>
          <w:rFonts w:ascii="Georgia" w:hAnsi="Georgia"/>
          <w:b/>
          <w:bCs/>
          <w:noProof/>
          <w:rPrChange w:id="1280" w:author="Jade Raposa" w:date="2024-10-15T02:18:00Z">
            <w:rPr>
              <w:b/>
              <w:bCs/>
              <w:noProof/>
            </w:rPr>
          </w:rPrChange>
        </w:rPr>
        <w:drawing>
          <wp:anchor distT="0" distB="0" distL="114300" distR="114300" simplePos="0" relativeHeight="251669504" behindDoc="0" locked="0" layoutInCell="1" allowOverlap="1" wp14:anchorId="6922071E" wp14:editId="5977F6EB">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a:picLocks noChangeAspect="1"/>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anchor>
        </w:drawing>
      </w:r>
    </w:p>
    <w:p w14:paraId="76389778" w14:textId="77777777" w:rsidR="008F456D" w:rsidRPr="008F456D" w:rsidRDefault="008F456D">
      <w:pPr>
        <w:spacing w:line="360" w:lineRule="auto"/>
        <w:ind w:left="1620" w:hanging="450"/>
        <w:rPr>
          <w:rFonts w:ascii="Georgia" w:hAnsi="Georgia"/>
          <w:b/>
          <w:bCs/>
          <w:rPrChange w:id="1281" w:author="Jade Raposa" w:date="2024-10-15T02:18:00Z">
            <w:rPr>
              <w:b/>
              <w:bCs/>
            </w:rPr>
          </w:rPrChange>
        </w:rPr>
        <w:pPrChange w:id="1282" w:author="Jade Raposa" w:date="2024-10-15T02:46:00Z">
          <w:pPr>
            <w:ind w:left="720"/>
          </w:pPr>
        </w:pPrChange>
      </w:pPr>
    </w:p>
    <w:p w14:paraId="7417D73E" w14:textId="77777777" w:rsidR="008F456D" w:rsidRPr="008F456D" w:rsidRDefault="008F456D">
      <w:pPr>
        <w:spacing w:line="360" w:lineRule="auto"/>
        <w:ind w:left="1620" w:hanging="450"/>
        <w:rPr>
          <w:rFonts w:ascii="Georgia" w:hAnsi="Georgia"/>
          <w:b/>
          <w:bCs/>
          <w:rPrChange w:id="1283" w:author="Jade Raposa" w:date="2024-10-15T02:18:00Z">
            <w:rPr>
              <w:b/>
              <w:bCs/>
            </w:rPr>
          </w:rPrChange>
        </w:rPr>
        <w:pPrChange w:id="1284" w:author="Jade Raposa" w:date="2024-10-15T02:46:00Z">
          <w:pPr>
            <w:ind w:left="720"/>
          </w:pPr>
        </w:pPrChange>
      </w:pPr>
    </w:p>
    <w:p w14:paraId="51A96C9E" w14:textId="77777777" w:rsidR="008F456D" w:rsidRPr="008F456D" w:rsidRDefault="008F456D">
      <w:pPr>
        <w:spacing w:line="360" w:lineRule="auto"/>
        <w:ind w:left="1620" w:hanging="450"/>
        <w:rPr>
          <w:rFonts w:ascii="Georgia" w:hAnsi="Georgia"/>
          <w:b/>
          <w:bCs/>
          <w:rPrChange w:id="1285" w:author="Jade Raposa" w:date="2024-10-15T02:18:00Z">
            <w:rPr>
              <w:b/>
              <w:bCs/>
            </w:rPr>
          </w:rPrChange>
        </w:rPr>
        <w:pPrChange w:id="1286" w:author="Jade Raposa" w:date="2024-10-15T02:46:00Z">
          <w:pPr>
            <w:ind w:left="720"/>
          </w:pPr>
        </w:pPrChange>
      </w:pPr>
    </w:p>
    <w:p w14:paraId="6BB8D66B" w14:textId="77777777" w:rsidR="008F456D" w:rsidRPr="008F456D" w:rsidRDefault="008F456D">
      <w:pPr>
        <w:spacing w:line="360" w:lineRule="auto"/>
        <w:ind w:left="1620" w:hanging="450"/>
        <w:rPr>
          <w:rFonts w:ascii="Georgia" w:hAnsi="Georgia"/>
          <w:b/>
          <w:bCs/>
          <w:rPrChange w:id="1287" w:author="Jade Raposa" w:date="2024-10-15T02:18:00Z">
            <w:rPr>
              <w:b/>
              <w:bCs/>
            </w:rPr>
          </w:rPrChange>
        </w:rPr>
        <w:pPrChange w:id="1288" w:author="Jade Raposa" w:date="2024-10-15T02:46:00Z">
          <w:pPr>
            <w:ind w:left="720"/>
          </w:pPr>
        </w:pPrChange>
      </w:pPr>
    </w:p>
    <w:p w14:paraId="2D06ABBA" w14:textId="77777777" w:rsidR="008F456D" w:rsidRPr="008F456D" w:rsidRDefault="002B278F">
      <w:pPr>
        <w:spacing w:line="360" w:lineRule="auto"/>
        <w:ind w:left="1620" w:hanging="450"/>
        <w:rPr>
          <w:rFonts w:ascii="Georgia" w:hAnsi="Georgia"/>
          <w:b/>
          <w:bCs/>
          <w:rPrChange w:id="1289" w:author="Jade Raposa" w:date="2024-10-15T02:18:00Z">
            <w:rPr>
              <w:b/>
              <w:bCs/>
            </w:rPr>
          </w:rPrChange>
        </w:rPr>
        <w:pPrChange w:id="1290" w:author="Jade Raposa" w:date="2024-10-15T02:46:00Z">
          <w:pPr>
            <w:ind w:left="720"/>
          </w:pPr>
        </w:pPrChange>
      </w:pPr>
      <w:r>
        <w:rPr>
          <w:rFonts w:ascii="Georgia" w:hAnsi="Georgia"/>
          <w:b/>
          <w:bCs/>
          <w:noProof/>
          <w:rPrChange w:id="1291" w:author="Jade Raposa" w:date="2024-10-15T02:18:00Z">
            <w:rPr>
              <w:b/>
              <w:bCs/>
              <w:noProof/>
            </w:rPr>
          </w:rPrChange>
        </w:rPr>
        <mc:AlternateContent>
          <mc:Choice Requires="wps">
            <w:drawing>
              <wp:anchor distT="0" distB="0" distL="114300" distR="114300" simplePos="0" relativeHeight="251695104" behindDoc="0" locked="0" layoutInCell="1" allowOverlap="1" wp14:anchorId="6A487A39" wp14:editId="7985C946">
                <wp:simplePos x="0" y="0"/>
                <wp:positionH relativeFrom="column">
                  <wp:posOffset>1837055</wp:posOffset>
                </wp:positionH>
                <wp:positionV relativeFrom="paragraph">
                  <wp:posOffset>115570</wp:posOffset>
                </wp:positionV>
                <wp:extent cx="135255" cy="271145"/>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F59890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" fillcolor="#c00000" strokecolor="#09101d [484]" strokeweight="1pt"/>
            </w:pict>
          </mc:Fallback>
        </mc:AlternateContent>
      </w:r>
    </w:p>
    <w:p w14:paraId="73F6C4ED" w14:textId="77777777" w:rsidR="008F456D" w:rsidRPr="008F456D" w:rsidRDefault="008F456D">
      <w:pPr>
        <w:spacing w:line="360" w:lineRule="auto"/>
        <w:ind w:left="1620" w:hanging="450"/>
        <w:rPr>
          <w:rFonts w:ascii="Georgia" w:hAnsi="Georgia"/>
          <w:b/>
          <w:bCs/>
          <w:rPrChange w:id="1292" w:author="Jade Raposa" w:date="2024-10-15T02:18:00Z">
            <w:rPr>
              <w:b/>
              <w:bCs/>
            </w:rPr>
          </w:rPrChange>
        </w:rPr>
        <w:pPrChange w:id="1293" w:author="Jade Raposa" w:date="2024-10-15T02:46:00Z">
          <w:pPr>
            <w:ind w:left="720"/>
          </w:pPr>
        </w:pPrChange>
      </w:pPr>
    </w:p>
    <w:p w14:paraId="5CEDA771" w14:textId="77777777" w:rsidR="008F456D" w:rsidRPr="008F456D" w:rsidRDefault="008F456D">
      <w:pPr>
        <w:spacing w:line="360" w:lineRule="auto"/>
        <w:ind w:left="1620" w:hanging="450"/>
        <w:rPr>
          <w:del w:id="1294" w:author="Jade Raposa" w:date="2024-10-15T02:47:00Z"/>
          <w:rFonts w:ascii="Georgia" w:hAnsi="Georgia"/>
          <w:b/>
          <w:bCs/>
          <w:rPrChange w:id="1295" w:author="Jade Raposa" w:date="2024-10-15T02:18:00Z">
            <w:rPr>
              <w:del w:id="1296" w:author="Jade Raposa" w:date="2024-10-15T02:47:00Z"/>
              <w:b/>
              <w:bCs/>
            </w:rPr>
          </w:rPrChange>
        </w:rPr>
        <w:pPrChange w:id="1297" w:author="Jade Raposa" w:date="2024-10-15T02:46:00Z">
          <w:pPr>
            <w:ind w:left="720"/>
          </w:pPr>
        </w:pPrChange>
      </w:pPr>
    </w:p>
    <w:p w14:paraId="243D70E5" w14:textId="77777777" w:rsidR="008F456D" w:rsidRPr="008F456D" w:rsidRDefault="008F456D">
      <w:pPr>
        <w:spacing w:line="360" w:lineRule="auto"/>
        <w:rPr>
          <w:rFonts w:ascii="Georgia" w:hAnsi="Georgia"/>
          <w:b/>
          <w:bCs/>
          <w:rPrChange w:id="1298" w:author="Jade Raposa" w:date="2024-10-15T02:18:00Z">
            <w:rPr>
              <w:b/>
              <w:bCs/>
            </w:rPr>
          </w:rPrChange>
        </w:rPr>
        <w:pPrChange w:id="1299" w:author="Jade Raposa" w:date="2024-10-15T02:47:00Z">
          <w:pPr>
            <w:ind w:left="720"/>
          </w:pPr>
        </w:pPrChange>
      </w:pPr>
    </w:p>
    <w:p w14:paraId="6420C8AC" w14:textId="77777777" w:rsidR="008F456D" w:rsidRPr="008F456D" w:rsidRDefault="002B278F">
      <w:pPr>
        <w:pStyle w:val="ListParagraph"/>
        <w:numPr>
          <w:ilvl w:val="0"/>
          <w:numId w:val="16"/>
        </w:numPr>
        <w:spacing w:line="360" w:lineRule="auto"/>
        <w:ind w:left="1620" w:hanging="450"/>
        <w:rPr>
          <w:rFonts w:ascii="Georgia" w:hAnsi="Georgia"/>
          <w:rPrChange w:id="1300" w:author="Jade Raposa" w:date="2024-10-15T02:18:00Z">
            <w:rPr/>
          </w:rPrChange>
        </w:rPr>
        <w:pPrChange w:id="1301" w:author="Jade Raposa" w:date="2024-10-15T02:46:00Z">
          <w:pPr>
            <w:pStyle w:val="ListParagraph"/>
            <w:numPr>
              <w:numId w:val="16"/>
            </w:numPr>
            <w:ind w:left="2160" w:hanging="360"/>
          </w:pPr>
        </w:pPrChange>
      </w:pPr>
      <w:r>
        <w:rPr>
          <w:rFonts w:ascii="Georgia" w:hAnsi="Georgia"/>
          <w:rPrChange w:id="1302" w:author="Jade Raposa" w:date="2024-10-15T02:18:00Z">
            <w:rPr/>
          </w:rPrChange>
        </w:rPr>
        <w:t xml:space="preserve">Tap </w:t>
      </w:r>
      <w:r>
        <w:rPr>
          <w:rFonts w:ascii="Georgia" w:hAnsi="Georgia"/>
          <w:b/>
          <w:bCs/>
          <w:rPrChange w:id="1303" w:author="Jade Raposa" w:date="2024-10-15T02:18:00Z">
            <w:rPr>
              <w:b/>
              <w:bCs/>
            </w:rPr>
          </w:rPrChange>
        </w:rPr>
        <w:t>“SIGN UP”</w:t>
      </w:r>
      <w:r>
        <w:rPr>
          <w:rFonts w:ascii="Georgia" w:hAnsi="Georgia"/>
          <w:rPrChange w:id="1304" w:author="Jade Raposa" w:date="2024-10-15T02:18:00Z">
            <w:rPr/>
          </w:rPrChange>
        </w:rPr>
        <w:t xml:space="preserve"> to create an account. Make sure to use your </w:t>
      </w:r>
      <w:r>
        <w:rPr>
          <w:rFonts w:ascii="Georgia" w:hAnsi="Georgia"/>
          <w:b/>
          <w:bCs/>
          <w:rPrChange w:id="1305" w:author="Jade Raposa" w:date="2024-10-15T02:18:00Z">
            <w:rPr>
              <w:b/>
              <w:bCs/>
            </w:rPr>
          </w:rPrChange>
        </w:rPr>
        <w:t>“@dwc-legazpi.edu”</w:t>
      </w:r>
      <w:r>
        <w:rPr>
          <w:rFonts w:ascii="Georgia" w:hAnsi="Georgia"/>
          <w:rPrChange w:id="1306" w:author="Jade Raposa" w:date="2024-10-15T02:18:00Z">
            <w:rPr/>
          </w:rPrChange>
        </w:rPr>
        <w:t xml:space="preserve"> email.</w:t>
      </w:r>
    </w:p>
    <w:p w14:paraId="58BF5343" w14:textId="77777777" w:rsidR="008F456D" w:rsidRPr="008F456D" w:rsidRDefault="002B278F">
      <w:pPr>
        <w:spacing w:line="360" w:lineRule="auto"/>
        <w:ind w:left="1620" w:hanging="450"/>
        <w:rPr>
          <w:rFonts w:ascii="Georgia" w:hAnsi="Georgia"/>
          <w:rPrChange w:id="1307" w:author="Jade Raposa" w:date="2024-10-15T02:18:00Z">
            <w:rPr/>
          </w:rPrChange>
        </w:rPr>
        <w:pPrChange w:id="1308" w:author="Jade Raposa" w:date="2024-10-15T02:46:00Z">
          <w:pPr>
            <w:ind w:left="720"/>
          </w:pPr>
        </w:pPrChange>
      </w:pPr>
      <w:r>
        <w:rPr>
          <w:rFonts w:ascii="Georgia" w:hAnsi="Georgia"/>
          <w:b/>
          <w:bCs/>
          <w:noProof/>
          <w:rPrChange w:id="1309" w:author="Jade Raposa" w:date="2024-10-15T02:18:00Z">
            <w:rPr>
              <w:b/>
              <w:bCs/>
              <w:noProof/>
            </w:rPr>
          </w:rPrChange>
        </w:rPr>
        <w:drawing>
          <wp:anchor distT="0" distB="0" distL="114300" distR="114300" simplePos="0" relativeHeight="251670528" behindDoc="0" locked="0" layoutInCell="1" allowOverlap="1" wp14:anchorId="1C878A34" wp14:editId="16CDA57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a:picLocks noChangeAspect="1"/>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anchor>
        </w:drawing>
      </w:r>
    </w:p>
    <w:p w14:paraId="3EEA16F1" w14:textId="77777777" w:rsidR="008F456D" w:rsidRPr="008F456D" w:rsidRDefault="008F456D">
      <w:pPr>
        <w:spacing w:line="360" w:lineRule="auto"/>
        <w:ind w:left="1620" w:hanging="450"/>
        <w:rPr>
          <w:rFonts w:ascii="Georgia" w:hAnsi="Georgia"/>
          <w:rPrChange w:id="1310" w:author="Jade Raposa" w:date="2024-10-15T02:18:00Z">
            <w:rPr/>
          </w:rPrChange>
        </w:rPr>
        <w:pPrChange w:id="1311" w:author="Jade Raposa" w:date="2024-10-15T02:46:00Z">
          <w:pPr>
            <w:ind w:left="720"/>
          </w:pPr>
        </w:pPrChange>
      </w:pPr>
    </w:p>
    <w:p w14:paraId="357F0114" w14:textId="77777777" w:rsidR="008F456D" w:rsidRPr="008F456D" w:rsidRDefault="008F456D">
      <w:pPr>
        <w:spacing w:line="360" w:lineRule="auto"/>
        <w:ind w:left="1620" w:hanging="450"/>
        <w:rPr>
          <w:rFonts w:ascii="Georgia" w:hAnsi="Georgia"/>
          <w:rPrChange w:id="1312" w:author="Jade Raposa" w:date="2024-10-15T02:18:00Z">
            <w:rPr/>
          </w:rPrChange>
        </w:rPr>
        <w:pPrChange w:id="1313" w:author="Jade Raposa" w:date="2024-10-15T02:46:00Z">
          <w:pPr>
            <w:ind w:left="720"/>
          </w:pPr>
        </w:pPrChange>
      </w:pPr>
    </w:p>
    <w:p w14:paraId="64593AD3" w14:textId="77777777" w:rsidR="008F456D" w:rsidRPr="008F456D" w:rsidRDefault="008F456D">
      <w:pPr>
        <w:spacing w:line="360" w:lineRule="auto"/>
        <w:ind w:left="1620" w:hanging="450"/>
        <w:rPr>
          <w:rFonts w:ascii="Georgia" w:hAnsi="Georgia"/>
          <w:rPrChange w:id="1314" w:author="Jade Raposa" w:date="2024-10-15T02:18:00Z">
            <w:rPr/>
          </w:rPrChange>
        </w:rPr>
        <w:pPrChange w:id="1315" w:author="Jade Raposa" w:date="2024-10-15T02:46:00Z">
          <w:pPr>
            <w:ind w:left="720"/>
          </w:pPr>
        </w:pPrChange>
      </w:pPr>
    </w:p>
    <w:p w14:paraId="4E329355" w14:textId="77777777" w:rsidR="008F456D" w:rsidRPr="008F456D" w:rsidRDefault="002B278F">
      <w:pPr>
        <w:spacing w:line="360" w:lineRule="auto"/>
        <w:ind w:left="1620" w:hanging="450"/>
        <w:rPr>
          <w:rFonts w:ascii="Georgia" w:hAnsi="Georgia"/>
          <w:rPrChange w:id="1316" w:author="Jade Raposa" w:date="2024-10-15T02:18:00Z">
            <w:rPr/>
          </w:rPrChange>
        </w:rPr>
        <w:pPrChange w:id="1317" w:author="Jade Raposa" w:date="2024-10-15T02:46:00Z">
          <w:pPr>
            <w:ind w:left="720"/>
          </w:pPr>
        </w:pPrChange>
      </w:pPr>
      <w:r>
        <w:rPr>
          <w:rFonts w:ascii="Georgia" w:hAnsi="Georgia"/>
          <w:b/>
          <w:bCs/>
          <w:noProof/>
          <w:rPrChange w:id="1318" w:author="Jade Raposa" w:date="2024-10-15T02:18:00Z">
            <w:rPr>
              <w:b/>
              <w:bCs/>
              <w:noProof/>
            </w:rPr>
          </w:rPrChange>
        </w:rPr>
        <mc:AlternateContent>
          <mc:Choice Requires="wps">
            <w:drawing>
              <wp:anchor distT="0" distB="0" distL="114300" distR="114300" simplePos="0" relativeHeight="251696128" behindDoc="0" locked="0" layoutInCell="1" allowOverlap="1" wp14:anchorId="6A517F06" wp14:editId="5382FD3E">
                <wp:simplePos x="0" y="0"/>
                <wp:positionH relativeFrom="column">
                  <wp:posOffset>2016760</wp:posOffset>
                </wp:positionH>
                <wp:positionV relativeFrom="paragraph">
                  <wp:posOffset>97155</wp:posOffset>
                </wp:positionV>
                <wp:extent cx="135255" cy="271145"/>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E7331F3" id="Arrow: Up 6" o:spid="_x0000_s1026" type="#_x0000_t68" style="position:absolute;margin-left:158.8pt;margin-top:7.65pt;width:10.65pt;height:21.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" fillcolor="#c00000" strokecolor="#09101d [484]" strokeweight="1pt"/>
            </w:pict>
          </mc:Fallback>
        </mc:AlternateContent>
      </w:r>
    </w:p>
    <w:p w14:paraId="054B0630" w14:textId="77777777" w:rsidR="008F456D" w:rsidRDefault="008F456D">
      <w:pPr>
        <w:spacing w:line="360" w:lineRule="auto"/>
        <w:rPr>
          <w:del w:id="1319" w:author="Jade Raposa" w:date="2024-10-17T00:49:00Z"/>
          <w:rFonts w:ascii="Georgia" w:hAnsi="Georgia"/>
        </w:rPr>
      </w:pPr>
    </w:p>
    <w:p w14:paraId="6C2D0B8D" w14:textId="77777777" w:rsidR="008F456D" w:rsidRDefault="008F456D">
      <w:pPr>
        <w:spacing w:line="360" w:lineRule="auto"/>
        <w:ind w:left="1620" w:hanging="450"/>
        <w:rPr>
          <w:ins w:id="1320" w:author="Jade Raposa" w:date="2024-10-17T00:51:00Z"/>
          <w:rFonts w:ascii="Georgia" w:hAnsi="Georgia"/>
        </w:rPr>
      </w:pPr>
    </w:p>
    <w:p w14:paraId="365AC7B0" w14:textId="77777777" w:rsidR="008F456D" w:rsidRDefault="008F456D">
      <w:pPr>
        <w:spacing w:line="360" w:lineRule="auto"/>
        <w:ind w:left="1620" w:hanging="450"/>
        <w:rPr>
          <w:ins w:id="1321" w:author="Jade Raposa" w:date="2024-10-17T00:51:00Z"/>
          <w:rFonts w:ascii="Georgia" w:hAnsi="Georgia"/>
        </w:rPr>
      </w:pPr>
    </w:p>
    <w:p w14:paraId="5A975658" w14:textId="77777777" w:rsidR="008F456D" w:rsidRPr="008F456D" w:rsidRDefault="008F456D">
      <w:pPr>
        <w:spacing w:line="360" w:lineRule="auto"/>
        <w:ind w:left="1620" w:hanging="450"/>
        <w:rPr>
          <w:ins w:id="1322" w:author="Jade Raposa" w:date="2024-10-17T00:51:00Z"/>
          <w:rFonts w:ascii="Georgia" w:hAnsi="Georgia"/>
          <w:rPrChange w:id="1323" w:author="Jade Raposa" w:date="2024-10-15T02:18:00Z">
            <w:rPr>
              <w:ins w:id="1324" w:author="Jade Raposa" w:date="2024-10-17T00:51:00Z"/>
            </w:rPr>
          </w:rPrChange>
        </w:rPr>
        <w:pPrChange w:id="1325" w:author="Jade Raposa" w:date="2024-10-15T02:46:00Z">
          <w:pPr>
            <w:ind w:left="720"/>
          </w:pPr>
        </w:pPrChange>
      </w:pPr>
    </w:p>
    <w:p w14:paraId="6C17B47E" w14:textId="77777777" w:rsidR="008F456D" w:rsidRDefault="008F456D">
      <w:pPr>
        <w:spacing w:line="360" w:lineRule="auto"/>
        <w:rPr>
          <w:ins w:id="1326" w:author="Jade Raposa" w:date="2024-10-17T00:48:00Z"/>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61AE5A7A" w14:textId="77777777" w:rsidR="008F456D" w:rsidRPr="008F456D" w:rsidRDefault="008F456D">
      <w:pPr>
        <w:ind w:left="1620" w:hanging="450"/>
        <w:rPr>
          <w:del w:id="1336" w:author="Jade Raposa" w:date="2024-10-15T02:47:00Z"/>
          <w:rFonts w:ascii="Georgia" w:hAnsi="Georgia"/>
          <w:rPrChange w:id="1337" w:author="Jade Raposa" w:date="2024-10-15T02:18:00Z">
            <w:rPr>
              <w:del w:id="1338" w:author="Jade Raposa" w:date="2024-10-15T02:47:00Z"/>
            </w:rPr>
          </w:rPrChange>
        </w:rPr>
        <w:pPrChange w:id="1339" w:author="Jade Raposa" w:date="2024-10-17T00:47:00Z">
          <w:pPr>
            <w:ind w:left="720"/>
          </w:pPr>
        </w:pPrChange>
      </w:pPr>
    </w:p>
    <w:p w14:paraId="6C6357FC" w14:textId="77777777" w:rsidR="008F456D" w:rsidRPr="008F456D" w:rsidRDefault="008F456D">
      <w:pPr>
        <w:spacing w:line="360" w:lineRule="auto"/>
        <w:rPr>
          <w:rFonts w:ascii="Georgia" w:hAnsi="Georgia"/>
          <w:rPrChange w:id="1340" w:author="Jade Raposa" w:date="2024-10-15T02:18:00Z">
            <w:rPr/>
          </w:rPrChange>
        </w:rPr>
        <w:pPrChange w:id="1341" w:author="Jade Raposa" w:date="2024-10-15T02:47:00Z">
          <w:pPr>
            <w:ind w:left="720"/>
          </w:pPr>
        </w:pPrChange>
      </w:pPr>
    </w:p>
    <w:p w14:paraId="432E18FB" w14:textId="77777777" w:rsidR="00000000" w:rsidRDefault="002B278F">
      <w:pPr>
        <w:pStyle w:val="ListParagraph"/>
        <w:numPr>
          <w:ilvl w:val="0"/>
          <w:numId w:val="16"/>
        </w:numPr>
        <w:spacing w:line="360" w:lineRule="auto"/>
        <w:ind w:left="1620" w:hanging="450"/>
        <w:rPr>
          <w:del w:id="1342" w:author="Jade Raposa" w:date="2024-10-15T02:47:00Z"/>
          <w:rFonts w:ascii="Georgia" w:hAnsi="Georgia"/>
          <w:b/>
          <w:bCs/>
          <w:rPrChange w:id="1343" w:author="Jade Raposa" w:date="2024-10-15T02:47:00Z">
            <w:rPr>
              <w:del w:id="1344" w:author="Jade Raposa" w:date="2024-10-15T02:47:00Z"/>
              <w:b/>
              <w:bCs/>
            </w:rPr>
          </w:rPrChange>
        </w:rPr>
        <w:sectPr w:rsidR="00000000">
          <w:pgSz w:w="12240" w:h="15840"/>
          <w:pgMar w:top="1440" w:right="1440" w:bottom="1440" w:left="1440" w:header="708" w:footer="708" w:gutter="0"/>
          <w:pgNumType w:start="1"/>
          <w:cols w:space="708"/>
          <w:titlePg/>
          <w:docGrid w:linePitch="360"/>
        </w:sectPr>
        <w:pPrChange w:id="1345" w:author="Jade Raposa" w:date="2024-10-15T02:46:00Z">
          <w:pPr>
            <w:pStyle w:val="ListParagraph"/>
            <w:numPr>
              <w:numId w:val="16"/>
            </w:numPr>
            <w:ind w:left="2160" w:hanging="360"/>
          </w:pPr>
        </w:pPrChange>
      </w:pPr>
      <w:r>
        <w:rPr>
          <w:rFonts w:ascii="Georgia" w:hAnsi="Georgia"/>
          <w:rPrChange w:id="1346" w:author="Jade Raposa" w:date="2024-10-15T02:47:00Z">
            <w:rPr/>
          </w:rPrChange>
        </w:rPr>
        <w:t xml:space="preserve">Enter your </w:t>
      </w:r>
      <w:r>
        <w:rPr>
          <w:rFonts w:ascii="Georgia" w:hAnsi="Georgia"/>
          <w:b/>
          <w:bCs/>
          <w:rPrChange w:id="1347" w:author="Jade Raposa" w:date="2024-10-15T02:47:00Z">
            <w:rPr>
              <w:b/>
              <w:bCs/>
            </w:rPr>
          </w:rPrChange>
        </w:rPr>
        <w:t>“EMAIL”</w:t>
      </w:r>
      <w:r>
        <w:rPr>
          <w:rFonts w:ascii="Georgia" w:hAnsi="Georgia"/>
          <w:rPrChange w:id="1348" w:author="Jade Raposa" w:date="2024-10-15T02:47:00Z">
            <w:rPr/>
          </w:rPrChange>
        </w:rPr>
        <w:t xml:space="preserve"> using the school account, and set your </w:t>
      </w:r>
      <w:r>
        <w:rPr>
          <w:rFonts w:ascii="Georgia" w:hAnsi="Georgia"/>
          <w:b/>
          <w:bCs/>
          <w:rPrChange w:id="1349" w:author="Jade Raposa" w:date="2024-10-15T02:47:00Z">
            <w:rPr>
              <w:b/>
              <w:bCs/>
            </w:rPr>
          </w:rPrChange>
        </w:rPr>
        <w:t>“PASSWORD”.</w:t>
      </w:r>
      <w:r>
        <w:rPr>
          <w:rFonts w:ascii="Georgia" w:hAnsi="Georgia"/>
          <w:rPrChange w:id="1350" w:author="Jade Raposa" w:date="2024-10-15T02:47:00Z">
            <w:rPr/>
          </w:rPrChange>
        </w:rPr>
        <w:t xml:space="preserve"> Press </w:t>
      </w:r>
      <w:r>
        <w:rPr>
          <w:rFonts w:ascii="Georgia" w:hAnsi="Georgia"/>
          <w:b/>
          <w:bCs/>
          <w:rPrChange w:id="1351" w:author="Jade Raposa" w:date="2024-10-15T02:47:00Z">
            <w:rPr>
              <w:b/>
              <w:bCs/>
            </w:rPr>
          </w:rPrChange>
        </w:rPr>
        <w:t>“Next.”</w:t>
      </w:r>
      <w:ins w:id="1352" w:author="Jade Raposa" w:date="2024-10-15T02:47:00Z">
        <w:r>
          <w:rPr>
            <w:rFonts w:ascii="Georgia" w:hAnsi="Georgia"/>
            <w:b/>
            <w:bCs/>
          </w:rPr>
          <w:t xml:space="preserve"> </w:t>
        </w:r>
      </w:ins>
    </w:p>
    <w:p w14:paraId="3A33571B" w14:textId="77777777" w:rsidR="008F456D" w:rsidRPr="008F456D" w:rsidRDefault="008F456D">
      <w:pPr>
        <w:pStyle w:val="ListParagraph"/>
        <w:spacing w:line="360" w:lineRule="auto"/>
        <w:ind w:left="1620" w:hanging="450"/>
        <w:rPr>
          <w:del w:id="1353" w:author="Jade Raposa" w:date="2024-10-15T02:47:00Z"/>
          <w:rFonts w:ascii="Georgia" w:hAnsi="Georgia"/>
          <w:b/>
          <w:bCs/>
          <w:rPrChange w:id="1354" w:author="Jade Raposa" w:date="2024-10-15T02:18:00Z">
            <w:rPr>
              <w:del w:id="1355" w:author="Jade Raposa" w:date="2024-10-15T02:47:00Z"/>
              <w:b/>
              <w:bCs/>
            </w:rPr>
          </w:rPrChange>
        </w:rPr>
        <w:pPrChange w:id="1356" w:author="Jade Raposa" w:date="2024-10-15T02:46:00Z">
          <w:pPr>
            <w:pStyle w:val="ListParagraph"/>
            <w:ind w:left="2160"/>
          </w:pPr>
        </w:pPrChange>
      </w:pPr>
    </w:p>
    <w:p w14:paraId="5EA18AB0" w14:textId="77777777" w:rsidR="008F456D" w:rsidRPr="008F456D" w:rsidRDefault="008F456D">
      <w:pPr>
        <w:pStyle w:val="ListParagraph"/>
        <w:numPr>
          <w:ilvl w:val="0"/>
          <w:numId w:val="16"/>
        </w:numPr>
        <w:spacing w:line="360" w:lineRule="auto"/>
        <w:ind w:left="1620" w:hanging="450"/>
        <w:rPr>
          <w:rFonts w:ascii="Georgia" w:hAnsi="Georgia"/>
          <w:rPrChange w:id="1357" w:author="Jade Raposa" w:date="2024-10-15T02:18:00Z">
            <w:rPr/>
          </w:rPrChange>
        </w:rPr>
        <w:pPrChange w:id="1358" w:author="Jade Raposa" w:date="2024-10-15T02:47:00Z">
          <w:pPr>
            <w:ind w:left="720"/>
          </w:pPr>
        </w:pPrChange>
      </w:pPr>
    </w:p>
    <w:p w14:paraId="765260A5" w14:textId="77777777" w:rsidR="008F456D" w:rsidRPr="008F456D" w:rsidRDefault="002B278F">
      <w:pPr>
        <w:spacing w:line="360" w:lineRule="auto"/>
        <w:ind w:left="1620" w:hanging="450"/>
        <w:rPr>
          <w:rFonts w:ascii="Georgia" w:hAnsi="Georgia"/>
          <w:rPrChange w:id="1359" w:author="Jade Raposa" w:date="2024-10-15T02:18:00Z">
            <w:rPr/>
          </w:rPrChange>
        </w:rPr>
        <w:pPrChange w:id="1360" w:author="Jade Raposa" w:date="2024-10-15T02:46:00Z">
          <w:pPr>
            <w:ind w:left="720"/>
          </w:pPr>
        </w:pPrChange>
      </w:pPr>
      <w:r>
        <w:rPr>
          <w:rFonts w:ascii="Georgia" w:hAnsi="Georgia"/>
          <w:noProof/>
          <w:rPrChange w:id="1361" w:author="Jade Raposa" w:date="2024-10-15T02:18:00Z">
            <w:rPr>
              <w:noProof/>
            </w:rPr>
          </w:rPrChange>
        </w:rPr>
        <w:drawing>
          <wp:anchor distT="0" distB="0" distL="114300" distR="114300" simplePos="0" relativeHeight="251671552" behindDoc="0" locked="0" layoutInCell="1" allowOverlap="1" wp14:anchorId="633A1B39" wp14:editId="47334288">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anchor>
        </w:drawing>
      </w:r>
    </w:p>
    <w:p w14:paraId="51528A8F" w14:textId="77777777" w:rsidR="008F456D" w:rsidRPr="008F456D" w:rsidRDefault="008F456D">
      <w:pPr>
        <w:spacing w:line="360" w:lineRule="auto"/>
        <w:ind w:left="1620" w:hanging="450"/>
        <w:rPr>
          <w:rFonts w:ascii="Georgia" w:hAnsi="Georgia"/>
          <w:rPrChange w:id="1362" w:author="Jade Raposa" w:date="2024-10-15T02:18:00Z">
            <w:rPr/>
          </w:rPrChange>
        </w:rPr>
        <w:pPrChange w:id="1363" w:author="Jade Raposa" w:date="2024-10-15T02:46:00Z">
          <w:pPr>
            <w:ind w:left="720"/>
          </w:pPr>
        </w:pPrChange>
      </w:pPr>
    </w:p>
    <w:p w14:paraId="669A6A16" w14:textId="77777777" w:rsidR="008F456D" w:rsidRPr="008F456D" w:rsidRDefault="008F456D">
      <w:pPr>
        <w:spacing w:line="360" w:lineRule="auto"/>
        <w:ind w:left="1620" w:hanging="450"/>
        <w:rPr>
          <w:rFonts w:ascii="Georgia" w:hAnsi="Georgia"/>
          <w:rPrChange w:id="1364" w:author="Jade Raposa" w:date="2024-10-15T02:18:00Z">
            <w:rPr/>
          </w:rPrChange>
        </w:rPr>
        <w:pPrChange w:id="1365" w:author="Jade Raposa" w:date="2024-10-15T02:46:00Z">
          <w:pPr>
            <w:ind w:left="720"/>
          </w:pPr>
        </w:pPrChange>
      </w:pPr>
    </w:p>
    <w:p w14:paraId="4CE4BB89" w14:textId="77777777" w:rsidR="008F456D" w:rsidRPr="008F456D" w:rsidRDefault="008F456D">
      <w:pPr>
        <w:spacing w:line="360" w:lineRule="auto"/>
        <w:ind w:left="1620" w:hanging="450"/>
        <w:rPr>
          <w:rFonts w:ascii="Georgia" w:hAnsi="Georgia"/>
          <w:rPrChange w:id="1366" w:author="Jade Raposa" w:date="2024-10-15T02:18:00Z">
            <w:rPr/>
          </w:rPrChange>
        </w:rPr>
        <w:pPrChange w:id="1367" w:author="Jade Raposa" w:date="2024-10-15T02:46:00Z">
          <w:pPr>
            <w:ind w:left="720"/>
          </w:pPr>
        </w:pPrChange>
      </w:pPr>
    </w:p>
    <w:p w14:paraId="7DFB6609" w14:textId="77777777" w:rsidR="008F456D" w:rsidRPr="008F456D" w:rsidRDefault="008F456D">
      <w:pPr>
        <w:spacing w:line="360" w:lineRule="auto"/>
        <w:ind w:left="1620" w:hanging="450"/>
        <w:rPr>
          <w:rFonts w:ascii="Georgia" w:hAnsi="Georgia"/>
          <w:rPrChange w:id="1368" w:author="Jade Raposa" w:date="2024-10-15T02:18:00Z">
            <w:rPr/>
          </w:rPrChange>
        </w:rPr>
        <w:pPrChange w:id="1369" w:author="Jade Raposa" w:date="2024-10-15T02:46:00Z">
          <w:pPr>
            <w:ind w:left="720"/>
          </w:pPr>
        </w:pPrChange>
      </w:pPr>
    </w:p>
    <w:p w14:paraId="30865D5C" w14:textId="77777777" w:rsidR="008F456D" w:rsidRDefault="008F456D">
      <w:pPr>
        <w:spacing w:line="360" w:lineRule="auto"/>
        <w:rPr>
          <w:del w:id="1370" w:author="Jade Raposa" w:date="2024-10-17T00:49:00Z"/>
          <w:rFonts w:ascii="Georgia" w:hAnsi="Georgia"/>
        </w:rPr>
      </w:pPr>
    </w:p>
    <w:p w14:paraId="7AE8D66F" w14:textId="77777777" w:rsidR="008F456D" w:rsidRPr="008F456D" w:rsidRDefault="008F456D">
      <w:pPr>
        <w:spacing w:line="360" w:lineRule="auto"/>
        <w:ind w:left="1620" w:hanging="450"/>
        <w:rPr>
          <w:ins w:id="1371" w:author="Jade Raposa" w:date="2024-10-17T00:49:00Z"/>
          <w:rFonts w:ascii="Georgia" w:hAnsi="Georgia"/>
          <w:rPrChange w:id="1372" w:author="Jade Raposa" w:date="2024-10-15T02:18:00Z">
            <w:rPr>
              <w:ins w:id="1373" w:author="Jade Raposa" w:date="2024-10-17T00:49:00Z"/>
            </w:rPr>
          </w:rPrChange>
        </w:rPr>
        <w:pPrChange w:id="1374" w:author="Jade Raposa" w:date="2024-10-15T02:46:00Z">
          <w:pPr>
            <w:ind w:left="720"/>
          </w:pPr>
        </w:pPrChange>
      </w:pPr>
    </w:p>
    <w:p w14:paraId="38654123" w14:textId="77777777" w:rsidR="008F456D" w:rsidRPr="008F456D" w:rsidRDefault="008F456D">
      <w:pPr>
        <w:spacing w:line="360" w:lineRule="auto"/>
        <w:rPr>
          <w:rFonts w:ascii="Georgia" w:hAnsi="Georgia"/>
          <w:rPrChange w:id="1375" w:author="Jade Raposa" w:date="2024-10-15T02:18:00Z">
            <w:rPr/>
          </w:rPrChange>
        </w:rPr>
        <w:pPrChange w:id="1376" w:author="Jade Raposa" w:date="2024-10-17T00:49:00Z">
          <w:pPr>
            <w:ind w:left="720"/>
          </w:pPr>
        </w:pPrChange>
      </w:pPr>
    </w:p>
    <w:p w14:paraId="12E548A4" w14:textId="77777777" w:rsidR="008F456D" w:rsidRPr="008F456D" w:rsidRDefault="002B278F">
      <w:pPr>
        <w:pStyle w:val="ListParagraph"/>
        <w:numPr>
          <w:ilvl w:val="0"/>
          <w:numId w:val="16"/>
        </w:numPr>
        <w:spacing w:line="360" w:lineRule="auto"/>
        <w:ind w:left="1620" w:hanging="450"/>
        <w:rPr>
          <w:rFonts w:ascii="Georgia" w:hAnsi="Georgia"/>
          <w:b/>
          <w:bCs/>
          <w:rPrChange w:id="1377" w:author="Jade Raposa" w:date="2024-10-15T02:19:00Z">
            <w:rPr>
              <w:b/>
              <w:bCs/>
            </w:rPr>
          </w:rPrChange>
        </w:rPr>
        <w:pPrChange w:id="1378" w:author="Jade Raposa" w:date="2024-10-15T02:46:00Z">
          <w:pPr>
            <w:pStyle w:val="ListParagraph"/>
            <w:numPr>
              <w:numId w:val="16"/>
            </w:numPr>
            <w:ind w:left="2160" w:hanging="360"/>
          </w:pPr>
        </w:pPrChange>
      </w:pPr>
      <w:r>
        <w:rPr>
          <w:rFonts w:ascii="Georgia" w:hAnsi="Georgia"/>
          <w:rPrChange w:id="1379" w:author="Jade Raposa" w:date="2024-10-15T02:19:00Z">
            <w:rPr/>
          </w:rPrChange>
        </w:rPr>
        <w:t xml:space="preserve">You will enter your </w:t>
      </w:r>
      <w:r>
        <w:rPr>
          <w:rFonts w:ascii="Georgia" w:hAnsi="Georgia"/>
          <w:b/>
          <w:bCs/>
          <w:rPrChange w:id="1380" w:author="Jade Raposa" w:date="2024-10-15T02:19:00Z">
            <w:rPr>
              <w:b/>
              <w:bCs/>
            </w:rPr>
          </w:rPrChange>
        </w:rPr>
        <w:t>“FIRST NAME”,</w:t>
      </w:r>
      <w:r>
        <w:rPr>
          <w:rFonts w:ascii="Georgia" w:hAnsi="Georgia"/>
          <w:rPrChange w:id="1381" w:author="Jade Raposa" w:date="2024-10-15T02:19:00Z">
            <w:rPr/>
          </w:rPrChange>
        </w:rPr>
        <w:t xml:space="preserve"> </w:t>
      </w:r>
      <w:r>
        <w:rPr>
          <w:rFonts w:ascii="Georgia" w:hAnsi="Georgia"/>
          <w:b/>
          <w:bCs/>
          <w:rPrChange w:id="1382" w:author="Jade Raposa" w:date="2024-10-15T02:19:00Z">
            <w:rPr>
              <w:b/>
              <w:bCs/>
            </w:rPr>
          </w:rPrChange>
        </w:rPr>
        <w:t>“LAST NAME”, “GENDER”,</w:t>
      </w:r>
      <w:r>
        <w:rPr>
          <w:rFonts w:ascii="Georgia" w:hAnsi="Georgia"/>
          <w:rPrChange w:id="1383" w:author="Jade Raposa" w:date="2024-10-15T02:19:00Z">
            <w:rPr/>
          </w:rPrChange>
        </w:rPr>
        <w:t xml:space="preserve"> and </w:t>
      </w:r>
      <w:r>
        <w:rPr>
          <w:rFonts w:ascii="Georgia" w:hAnsi="Georgia"/>
          <w:b/>
          <w:bCs/>
          <w:rPrChange w:id="1384" w:author="Jade Raposa" w:date="2024-10-15T02:19:00Z">
            <w:rPr>
              <w:b/>
              <w:bCs/>
            </w:rPr>
          </w:rPrChange>
        </w:rPr>
        <w:t>“BIRTHDATE.”</w:t>
      </w:r>
      <w:r>
        <w:rPr>
          <w:rFonts w:ascii="Georgia" w:hAnsi="Georgia"/>
          <w:rPrChange w:id="1385" w:author="Jade Raposa" w:date="2024-10-15T02:19:00Z">
            <w:rPr/>
          </w:rPrChange>
        </w:rPr>
        <w:t xml:space="preserve"> After that, press </w:t>
      </w:r>
      <w:r>
        <w:rPr>
          <w:rFonts w:ascii="Georgia" w:hAnsi="Georgia"/>
          <w:b/>
          <w:bCs/>
          <w:rPrChange w:id="1386" w:author="Jade Raposa" w:date="2024-10-15T02:19:00Z">
            <w:rPr>
              <w:b/>
              <w:bCs/>
            </w:rPr>
          </w:rPrChange>
        </w:rPr>
        <w:t>“NEXT.”</w:t>
      </w:r>
    </w:p>
    <w:p w14:paraId="01207D98" w14:textId="77777777" w:rsidR="008F456D" w:rsidRPr="008F456D" w:rsidRDefault="002B278F">
      <w:pPr>
        <w:spacing w:line="360" w:lineRule="auto"/>
        <w:ind w:left="1620" w:hanging="450"/>
        <w:rPr>
          <w:rFonts w:ascii="Georgia" w:hAnsi="Georgia"/>
          <w:rPrChange w:id="1387" w:author="Jade Raposa" w:date="2024-10-15T02:18:00Z">
            <w:rPr/>
          </w:rPrChange>
        </w:rPr>
        <w:pPrChange w:id="1388" w:author="Jade Raposa" w:date="2024-10-15T02:46:00Z">
          <w:pPr>
            <w:ind w:left="720"/>
          </w:pPr>
        </w:pPrChange>
      </w:pPr>
      <w:r>
        <w:rPr>
          <w:rFonts w:ascii="Georgia" w:hAnsi="Georgia"/>
          <w:noProof/>
          <w:rPrChange w:id="1389" w:author="Jade Raposa" w:date="2024-10-15T02:18:00Z">
            <w:rPr>
              <w:noProof/>
            </w:rPr>
          </w:rPrChange>
        </w:rPr>
        <w:drawing>
          <wp:anchor distT="0" distB="0" distL="114300" distR="114300" simplePos="0" relativeHeight="251672576" behindDoc="0" locked="0" layoutInCell="1" allowOverlap="1" wp14:anchorId="148C39AB" wp14:editId="628D1BED">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a:picLocks noChangeAspect="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anchor>
        </w:drawing>
      </w:r>
    </w:p>
    <w:p w14:paraId="567EE4AB" w14:textId="77777777" w:rsidR="008F456D" w:rsidRPr="008F456D" w:rsidRDefault="008F456D">
      <w:pPr>
        <w:spacing w:line="360" w:lineRule="auto"/>
        <w:ind w:left="1620" w:hanging="450"/>
        <w:rPr>
          <w:rFonts w:ascii="Georgia" w:hAnsi="Georgia"/>
          <w:rPrChange w:id="1390" w:author="Jade Raposa" w:date="2024-10-15T02:18:00Z">
            <w:rPr/>
          </w:rPrChange>
        </w:rPr>
        <w:pPrChange w:id="1391" w:author="Jade Raposa" w:date="2024-10-15T02:46:00Z">
          <w:pPr>
            <w:ind w:left="720"/>
          </w:pPr>
        </w:pPrChange>
      </w:pPr>
    </w:p>
    <w:p w14:paraId="5D1753A8" w14:textId="77777777" w:rsidR="008F456D" w:rsidRPr="008F456D" w:rsidRDefault="008F456D">
      <w:pPr>
        <w:spacing w:line="360" w:lineRule="auto"/>
        <w:ind w:left="1620" w:hanging="450"/>
        <w:rPr>
          <w:rFonts w:ascii="Georgia" w:hAnsi="Georgia"/>
          <w:rPrChange w:id="1392" w:author="Jade Raposa" w:date="2024-10-15T02:18:00Z">
            <w:rPr/>
          </w:rPrChange>
        </w:rPr>
        <w:pPrChange w:id="1393" w:author="Jade Raposa" w:date="2024-10-15T02:46:00Z">
          <w:pPr>
            <w:ind w:left="720"/>
          </w:pPr>
        </w:pPrChange>
      </w:pPr>
    </w:p>
    <w:p w14:paraId="62F129AC" w14:textId="77777777" w:rsidR="008F456D" w:rsidRPr="008F456D" w:rsidRDefault="008F456D">
      <w:pPr>
        <w:spacing w:line="360" w:lineRule="auto"/>
        <w:ind w:left="1620" w:hanging="450"/>
        <w:rPr>
          <w:rFonts w:ascii="Georgia" w:hAnsi="Georgia"/>
          <w:rPrChange w:id="1394" w:author="Jade Raposa" w:date="2024-10-15T02:18:00Z">
            <w:rPr/>
          </w:rPrChange>
        </w:rPr>
        <w:pPrChange w:id="1395" w:author="Jade Raposa" w:date="2024-10-15T02:46:00Z">
          <w:pPr>
            <w:ind w:left="720"/>
          </w:pPr>
        </w:pPrChange>
      </w:pPr>
    </w:p>
    <w:p w14:paraId="58D89CED" w14:textId="77777777" w:rsidR="008F456D" w:rsidRPr="008F456D" w:rsidRDefault="008F456D">
      <w:pPr>
        <w:spacing w:line="360" w:lineRule="auto"/>
        <w:ind w:left="1620" w:hanging="450"/>
        <w:rPr>
          <w:rFonts w:ascii="Georgia" w:hAnsi="Georgia"/>
          <w:rPrChange w:id="1396" w:author="Jade Raposa" w:date="2024-10-15T02:18:00Z">
            <w:rPr/>
          </w:rPrChange>
        </w:rPr>
        <w:pPrChange w:id="1397" w:author="Jade Raposa" w:date="2024-10-15T02:46:00Z">
          <w:pPr>
            <w:ind w:left="720"/>
          </w:pPr>
        </w:pPrChange>
      </w:pPr>
    </w:p>
    <w:p w14:paraId="09090A17" w14:textId="77777777" w:rsidR="008F456D" w:rsidRPr="008F456D" w:rsidRDefault="008F456D">
      <w:pPr>
        <w:spacing w:line="360" w:lineRule="auto"/>
        <w:ind w:left="1620" w:hanging="450"/>
        <w:rPr>
          <w:rFonts w:ascii="Georgia" w:hAnsi="Georgia"/>
          <w:rPrChange w:id="1398" w:author="Jade Raposa" w:date="2024-10-15T02:18:00Z">
            <w:rPr/>
          </w:rPrChange>
        </w:rPr>
        <w:pPrChange w:id="1399" w:author="Jade Raposa" w:date="2024-10-15T02:46:00Z">
          <w:pPr>
            <w:ind w:left="720"/>
          </w:pPr>
        </w:pPrChange>
      </w:pPr>
    </w:p>
    <w:p w14:paraId="3AD4CD9A" w14:textId="77777777" w:rsidR="008F456D" w:rsidRPr="008F456D" w:rsidRDefault="008F456D">
      <w:pPr>
        <w:pStyle w:val="ListParagraph"/>
        <w:spacing w:line="360" w:lineRule="auto"/>
        <w:ind w:left="1620" w:hanging="450"/>
        <w:rPr>
          <w:del w:id="1400" w:author="Jade Raposa" w:date="2024-10-17T00:48:00Z"/>
          <w:rFonts w:ascii="Georgia" w:hAnsi="Georgia"/>
          <w:rPrChange w:id="1401" w:author="Jade Raposa" w:date="2024-10-15T02:18:00Z">
            <w:rPr>
              <w:del w:id="1402" w:author="Jade Raposa" w:date="2024-10-17T00:48:00Z"/>
            </w:rPr>
          </w:rPrChange>
        </w:rPr>
        <w:pPrChange w:id="1403" w:author="Jade Raposa" w:date="2024-10-15T02:46:00Z">
          <w:pPr>
            <w:pStyle w:val="ListParagraph"/>
            <w:ind w:left="1800"/>
          </w:pPr>
        </w:pPrChange>
      </w:pPr>
    </w:p>
    <w:p w14:paraId="10E05E19" w14:textId="77777777" w:rsidR="008F456D" w:rsidRPr="008F456D" w:rsidRDefault="008F456D">
      <w:pPr>
        <w:pStyle w:val="ListParagraph"/>
        <w:spacing w:line="360" w:lineRule="auto"/>
        <w:ind w:left="1620" w:hanging="450"/>
        <w:rPr>
          <w:del w:id="1404" w:author="Jade Raposa" w:date="2024-10-17T00:48:00Z"/>
          <w:rFonts w:ascii="Georgia" w:hAnsi="Georgia"/>
          <w:rPrChange w:id="1405" w:author="Jade Raposa" w:date="2024-10-15T02:18:00Z">
            <w:rPr>
              <w:del w:id="1406" w:author="Jade Raposa" w:date="2024-10-17T00:48:00Z"/>
            </w:rPr>
          </w:rPrChange>
        </w:rPr>
        <w:pPrChange w:id="1407" w:author="Jade Raposa" w:date="2024-10-15T02:46:00Z">
          <w:pPr>
            <w:pStyle w:val="ListParagraph"/>
            <w:ind w:left="1800"/>
          </w:pPr>
        </w:pPrChange>
      </w:pPr>
    </w:p>
    <w:p w14:paraId="0A868DB2" w14:textId="77777777" w:rsidR="008F456D" w:rsidRPr="008F456D" w:rsidRDefault="008F456D">
      <w:pPr>
        <w:pStyle w:val="ListParagraph"/>
        <w:spacing w:line="360" w:lineRule="auto"/>
        <w:ind w:left="1620" w:hanging="450"/>
        <w:rPr>
          <w:del w:id="1408" w:author="Jade Raposa" w:date="2024-10-17T00:48:00Z"/>
          <w:rFonts w:ascii="Georgia" w:hAnsi="Georgia"/>
          <w:rPrChange w:id="1409" w:author="Jade Raposa" w:date="2024-10-15T02:18:00Z">
            <w:rPr>
              <w:del w:id="1410" w:author="Jade Raposa" w:date="2024-10-17T00:48:00Z"/>
            </w:rPr>
          </w:rPrChange>
        </w:rPr>
        <w:pPrChange w:id="1411" w:author="Jade Raposa" w:date="2024-10-15T02:46:00Z">
          <w:pPr>
            <w:pStyle w:val="ListParagraph"/>
            <w:ind w:left="1800"/>
          </w:pPr>
        </w:pPrChange>
      </w:pPr>
    </w:p>
    <w:p w14:paraId="66F6AA5F" w14:textId="77777777" w:rsidR="008F456D" w:rsidRPr="008F456D" w:rsidRDefault="008F456D">
      <w:pPr>
        <w:spacing w:line="360" w:lineRule="auto"/>
        <w:ind w:left="1800"/>
        <w:rPr>
          <w:rFonts w:ascii="Georgia" w:hAnsi="Georgia"/>
          <w:rPrChange w:id="1412" w:author="Jade Raposa" w:date="2024-10-17T00:48:00Z">
            <w:rPr/>
          </w:rPrChange>
        </w:rPr>
        <w:pPrChange w:id="1413" w:author="Jade Raposa" w:date="2024-10-17T00:48:00Z">
          <w:pPr>
            <w:pStyle w:val="ListParagraph"/>
            <w:ind w:left="1800"/>
          </w:pPr>
        </w:pPrChange>
      </w:pPr>
    </w:p>
    <w:p w14:paraId="1FF2EE02" w14:textId="77777777" w:rsidR="008F456D" w:rsidRPr="008F456D" w:rsidRDefault="002B278F">
      <w:pPr>
        <w:pStyle w:val="ListParagraph"/>
        <w:numPr>
          <w:ilvl w:val="0"/>
          <w:numId w:val="16"/>
        </w:numPr>
        <w:spacing w:line="360" w:lineRule="auto"/>
        <w:ind w:left="1620" w:hanging="450"/>
        <w:rPr>
          <w:rFonts w:ascii="Georgia" w:hAnsi="Georgia"/>
          <w:b/>
          <w:bCs/>
          <w:rPrChange w:id="1414" w:author="Jade Raposa" w:date="2024-10-15T02:18:00Z">
            <w:rPr>
              <w:b/>
              <w:bCs/>
            </w:rPr>
          </w:rPrChange>
        </w:rPr>
        <w:pPrChange w:id="1415" w:author="Jade Raposa" w:date="2024-10-15T02:46:00Z">
          <w:pPr>
            <w:pStyle w:val="ListParagraph"/>
            <w:numPr>
              <w:numId w:val="16"/>
            </w:numPr>
            <w:ind w:left="2160" w:hanging="360"/>
          </w:pPr>
        </w:pPrChange>
      </w:pPr>
      <w:r>
        <w:rPr>
          <w:rFonts w:ascii="Georgia" w:hAnsi="Georgia"/>
          <w:noProof/>
          <w:rPrChange w:id="1416" w:author="Jade Raposa" w:date="2024-10-15T02:18:00Z">
            <w:rPr>
              <w:noProof/>
            </w:rPr>
          </w:rPrChange>
        </w:rPr>
        <w:drawing>
          <wp:anchor distT="0" distB="0" distL="114300" distR="114300" simplePos="0" relativeHeight="251673600" behindDoc="0" locked="0" layoutInCell="1" allowOverlap="1" wp14:anchorId="5A7545E3" wp14:editId="6006F9CB">
            <wp:simplePos x="0" y="0"/>
            <wp:positionH relativeFrom="margin">
              <wp:posOffset>5512435</wp:posOffset>
            </wp:positionH>
            <wp:positionV relativeFrom="paragraph">
              <wp:posOffset>9525</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anchor>
        </w:drawing>
      </w:r>
      <w:r>
        <w:rPr>
          <w:rFonts w:ascii="Georgia" w:hAnsi="Georgia"/>
          <w:rPrChange w:id="1417" w:author="Jade Raposa" w:date="2024-10-15T02:18:00Z">
            <w:rPr/>
          </w:rPrChange>
        </w:rPr>
        <w:t xml:space="preserve">Now, enter your preferred </w:t>
      </w:r>
      <w:r>
        <w:rPr>
          <w:rFonts w:ascii="Georgia" w:hAnsi="Georgia"/>
          <w:b/>
          <w:bCs/>
          <w:rPrChange w:id="1418" w:author="Jade Raposa" w:date="2024-10-15T02:18:00Z">
            <w:rPr>
              <w:b/>
              <w:bCs/>
            </w:rPr>
          </w:rPrChange>
        </w:rPr>
        <w:t>“DISPLAY NAME”</w:t>
      </w:r>
      <w:r>
        <w:rPr>
          <w:rFonts w:ascii="Georgia" w:hAnsi="Georgia"/>
          <w:rPrChange w:id="1419" w:author="Jade Raposa" w:date="2024-10-15T02:18:00Z">
            <w:rPr/>
          </w:rPrChange>
        </w:rPr>
        <w:t xml:space="preserve"> and your </w:t>
      </w:r>
      <w:r>
        <w:rPr>
          <w:rFonts w:ascii="Georgia" w:hAnsi="Georgia"/>
          <w:b/>
          <w:bCs/>
          <w:rPrChange w:id="1420" w:author="Jade Raposa" w:date="2024-10-15T02:18:00Z">
            <w:rPr>
              <w:b/>
              <w:bCs/>
            </w:rPr>
          </w:rPrChange>
        </w:rPr>
        <w:t>“YEAR LEVEL.”</w:t>
      </w:r>
      <w:r>
        <w:rPr>
          <w:rFonts w:ascii="Georgia" w:hAnsi="Georgia"/>
          <w:rPrChange w:id="1421" w:author="Jade Raposa" w:date="2024-10-15T02:18:00Z">
            <w:rPr/>
          </w:rPrChange>
        </w:rPr>
        <w:t xml:space="preserve"> After that, press </w:t>
      </w:r>
      <w:r>
        <w:rPr>
          <w:rFonts w:ascii="Georgia" w:hAnsi="Georgia"/>
          <w:b/>
          <w:bCs/>
          <w:rPrChange w:id="1422" w:author="Jade Raposa" w:date="2024-10-15T02:18:00Z">
            <w:rPr>
              <w:b/>
              <w:bCs/>
            </w:rPr>
          </w:rPrChange>
        </w:rPr>
        <w:t>“SUBMIT.”</w:t>
      </w:r>
    </w:p>
    <w:p w14:paraId="45A180FE" w14:textId="77777777" w:rsidR="008F456D" w:rsidRPr="008F456D" w:rsidRDefault="008F456D">
      <w:pPr>
        <w:spacing w:line="360" w:lineRule="auto"/>
        <w:ind w:left="1620" w:hanging="450"/>
        <w:rPr>
          <w:rFonts w:ascii="Georgia" w:hAnsi="Georgia"/>
          <w:rPrChange w:id="1423" w:author="Jade Raposa" w:date="2024-10-15T02:18:00Z">
            <w:rPr/>
          </w:rPrChange>
        </w:rPr>
        <w:pPrChange w:id="1424" w:author="Jade Raposa" w:date="2024-10-15T02:46:00Z">
          <w:pPr>
            <w:ind w:left="720"/>
          </w:pPr>
        </w:pPrChange>
      </w:pPr>
    </w:p>
    <w:p w14:paraId="5FDE67F0" w14:textId="77777777" w:rsidR="008F456D" w:rsidRPr="008F456D" w:rsidRDefault="008F456D">
      <w:pPr>
        <w:spacing w:line="360" w:lineRule="auto"/>
        <w:ind w:left="1620" w:hanging="450"/>
        <w:rPr>
          <w:rFonts w:ascii="Georgia" w:hAnsi="Georgia"/>
          <w:rPrChange w:id="1425" w:author="Jade Raposa" w:date="2024-10-15T02:18:00Z">
            <w:rPr/>
          </w:rPrChange>
        </w:rPr>
        <w:pPrChange w:id="1426" w:author="Jade Raposa" w:date="2024-10-15T02:46:00Z">
          <w:pPr>
            <w:ind w:left="720"/>
          </w:pPr>
        </w:pPrChange>
      </w:pPr>
    </w:p>
    <w:p w14:paraId="72464FF4" w14:textId="77777777" w:rsidR="008F456D" w:rsidRDefault="008F456D">
      <w:pPr>
        <w:spacing w:line="360" w:lineRule="auto"/>
        <w:ind w:left="1620" w:hanging="450"/>
        <w:rPr>
          <w:ins w:id="1427" w:author="Jade Raposa" w:date="2024-10-17T00:54:00Z"/>
          <w:rFonts w:ascii="Georgia" w:hAnsi="Georgia"/>
        </w:rPr>
      </w:pPr>
    </w:p>
    <w:p w14:paraId="03689799" w14:textId="77777777" w:rsidR="008F456D" w:rsidRDefault="008F456D">
      <w:pPr>
        <w:spacing w:line="360" w:lineRule="auto"/>
        <w:ind w:left="1620" w:hanging="450"/>
        <w:rPr>
          <w:ins w:id="1428" w:author="Jade Raposa" w:date="2024-10-17T00:54:00Z"/>
          <w:rFonts w:ascii="Georgia" w:hAnsi="Georgia"/>
        </w:rPr>
      </w:pPr>
    </w:p>
    <w:p w14:paraId="53A765C2" w14:textId="77777777" w:rsidR="008F456D" w:rsidRDefault="008F456D">
      <w:pPr>
        <w:spacing w:line="360" w:lineRule="auto"/>
        <w:ind w:left="1620" w:hanging="450"/>
        <w:rPr>
          <w:ins w:id="1429" w:author="Jade Raposa" w:date="2024-10-17T00:54:00Z"/>
          <w:rFonts w:ascii="Georgia" w:hAnsi="Georgia"/>
        </w:rPr>
        <w:sectPr w:rsidR="008F456D">
          <w:headerReference w:type="default" r:id="rId118"/>
          <w:headerReference w:type="first" r:id="rId119"/>
          <w:pgSz w:w="12240" w:h="15840"/>
          <w:pgMar w:top="1440" w:right="1440" w:bottom="450" w:left="1440" w:header="708" w:footer="708" w:gutter="0"/>
          <w:pgNumType w:start="1"/>
          <w:cols w:space="708"/>
          <w:titlePg/>
          <w:docGrid w:linePitch="360"/>
        </w:sectPr>
      </w:pPr>
    </w:p>
    <w:p w14:paraId="7BFD72D9" w14:textId="77777777" w:rsidR="008F456D" w:rsidRPr="008F456D" w:rsidRDefault="008F456D">
      <w:pPr>
        <w:spacing w:line="360" w:lineRule="auto"/>
        <w:ind w:left="1620" w:hanging="450"/>
        <w:rPr>
          <w:rFonts w:ascii="Georgia" w:hAnsi="Georgia"/>
          <w:rPrChange w:id="1450" w:author="Jade Raposa" w:date="2024-10-15T02:18:00Z">
            <w:rPr/>
          </w:rPrChange>
        </w:rPr>
        <w:pPrChange w:id="1451" w:author="Jade Raposa" w:date="2024-10-15T02:46:00Z">
          <w:pPr>
            <w:ind w:left="720"/>
          </w:pPr>
        </w:pPrChange>
      </w:pPr>
    </w:p>
    <w:p w14:paraId="0E7647D1" w14:textId="77777777" w:rsidR="008F456D" w:rsidRPr="008F456D" w:rsidRDefault="008F456D">
      <w:pPr>
        <w:spacing w:line="360" w:lineRule="auto"/>
        <w:ind w:left="1620" w:hanging="450"/>
        <w:rPr>
          <w:del w:id="1452" w:author="Jade Raposa" w:date="2024-10-17T00:53:00Z"/>
          <w:rFonts w:ascii="Georgia" w:hAnsi="Georgia"/>
          <w:rPrChange w:id="1453" w:author="Jade Raposa" w:date="2024-10-15T02:18:00Z">
            <w:rPr>
              <w:del w:id="1454" w:author="Jade Raposa" w:date="2024-10-17T00:53:00Z"/>
            </w:rPr>
          </w:rPrChange>
        </w:rPr>
        <w:pPrChange w:id="1455" w:author="Jade Raposa" w:date="2024-10-15T02:46:00Z">
          <w:pPr>
            <w:ind w:left="720"/>
          </w:pPr>
        </w:pPrChange>
      </w:pPr>
    </w:p>
    <w:p w14:paraId="6AADE049" w14:textId="77777777" w:rsidR="008F456D" w:rsidRPr="008F456D" w:rsidRDefault="008F456D">
      <w:pPr>
        <w:spacing w:line="360" w:lineRule="auto"/>
        <w:ind w:left="1620" w:hanging="450"/>
        <w:rPr>
          <w:del w:id="1456" w:author="Jade Raposa" w:date="2024-10-17T00:53:00Z"/>
          <w:rFonts w:ascii="Georgia" w:hAnsi="Georgia"/>
          <w:rPrChange w:id="1457" w:author="Jade Raposa" w:date="2024-10-15T02:18:00Z">
            <w:rPr>
              <w:del w:id="1458" w:author="Jade Raposa" w:date="2024-10-17T00:53:00Z"/>
            </w:rPr>
          </w:rPrChange>
        </w:rPr>
        <w:pPrChange w:id="1459" w:author="Jade Raposa" w:date="2024-10-17T00:53:00Z">
          <w:pPr>
            <w:ind w:left="720"/>
          </w:pPr>
        </w:pPrChange>
      </w:pPr>
    </w:p>
    <w:p w14:paraId="2B8235AD" w14:textId="77777777" w:rsidR="008F456D" w:rsidRPr="008F456D" w:rsidRDefault="008F456D">
      <w:pPr>
        <w:rPr>
          <w:del w:id="1460" w:author="Jade Raposa" w:date="2024-10-17T00:49:00Z"/>
          <w:rFonts w:ascii="Georgia" w:hAnsi="Georgia"/>
          <w:rPrChange w:id="1461" w:author="Jade Raposa" w:date="2024-10-15T02:18:00Z">
            <w:rPr>
              <w:del w:id="1462" w:author="Jade Raposa" w:date="2024-10-17T00:49:00Z"/>
            </w:rPr>
          </w:rPrChange>
        </w:rPr>
        <w:pPrChange w:id="1463" w:author="Jade Raposa" w:date="2024-10-17T00:53:00Z">
          <w:pPr>
            <w:ind w:left="720"/>
          </w:pPr>
        </w:pPrChange>
      </w:pPr>
    </w:p>
    <w:p w14:paraId="3D51E991" w14:textId="77777777" w:rsidR="008F456D" w:rsidRPr="008F456D" w:rsidRDefault="008F456D">
      <w:pPr>
        <w:rPr>
          <w:del w:id="1464" w:author="Jade Raposa" w:date="2024-10-17T00:49:00Z"/>
          <w:rFonts w:ascii="Georgia" w:hAnsi="Georgia"/>
          <w:rPrChange w:id="1465" w:author="Jade Raposa" w:date="2024-10-15T02:18:00Z">
            <w:rPr>
              <w:del w:id="1466" w:author="Jade Raposa" w:date="2024-10-17T00:49:00Z"/>
            </w:rPr>
          </w:rPrChange>
        </w:rPr>
        <w:pPrChange w:id="1467" w:author="Jade Raposa" w:date="2024-10-17T00:53:00Z">
          <w:pPr>
            <w:ind w:left="720"/>
          </w:pPr>
        </w:pPrChange>
      </w:pPr>
    </w:p>
    <w:p w14:paraId="0A7A309A" w14:textId="77777777" w:rsidR="008F456D" w:rsidRPr="008F456D" w:rsidRDefault="008F456D">
      <w:pPr>
        <w:rPr>
          <w:del w:id="1468" w:author="Jade Raposa" w:date="2024-10-17T00:49:00Z"/>
          <w:rFonts w:ascii="Georgia" w:hAnsi="Georgia"/>
          <w:rPrChange w:id="1469" w:author="Jade Raposa" w:date="2024-10-15T02:18:00Z">
            <w:rPr>
              <w:del w:id="1470" w:author="Jade Raposa" w:date="2024-10-17T00:49:00Z"/>
            </w:rPr>
          </w:rPrChange>
        </w:rPr>
        <w:pPrChange w:id="1471" w:author="Jade Raposa" w:date="2024-10-17T00:53:00Z">
          <w:pPr>
            <w:ind w:left="720"/>
          </w:pPr>
        </w:pPrChange>
      </w:pPr>
    </w:p>
    <w:p w14:paraId="6EF84E5E" w14:textId="77777777" w:rsidR="00000000" w:rsidRDefault="00000000">
      <w:pPr>
        <w:ind w:left="2160"/>
        <w:rPr>
          <w:del w:id="1472" w:author="Jade Raposa" w:date="2024-10-17T00:54:00Z"/>
          <w:rFonts w:ascii="Georgia" w:hAnsi="Georgia"/>
          <w:rPrChange w:id="1473" w:author="Jade Raposa" w:date="2024-10-15T02:18:00Z">
            <w:rPr>
              <w:del w:id="1474" w:author="Jade Raposa" w:date="2024-10-17T00:54:00Z"/>
            </w:rPr>
          </w:rPrChange>
        </w:rPr>
        <w:sectPr w:rsidR="00000000">
          <w:pgSz w:w="12240" w:h="15840"/>
          <w:pgMar w:top="1440" w:right="1440" w:bottom="450" w:left="1440" w:header="708" w:footer="708" w:gutter="0"/>
          <w:pgNumType w:start="1"/>
          <w:cols w:space="708"/>
          <w:titlePg/>
          <w:docGrid w:linePitch="360"/>
        </w:sectPr>
        <w:pPrChange w:id="1475" w:author="Jade Raposa" w:date="2024-10-17T00:53:00Z">
          <w:pPr>
            <w:pStyle w:val="ListParagraph"/>
            <w:numPr>
              <w:numId w:val="16"/>
            </w:numPr>
            <w:ind w:left="2160" w:hanging="360"/>
          </w:pPr>
        </w:pPrChange>
      </w:pPr>
    </w:p>
    <w:p w14:paraId="0CA73E05" w14:textId="77777777" w:rsidR="008F456D" w:rsidRPr="008F456D" w:rsidRDefault="002B278F">
      <w:pPr>
        <w:pStyle w:val="ListParagraph"/>
        <w:numPr>
          <w:ilvl w:val="0"/>
          <w:numId w:val="16"/>
        </w:numPr>
        <w:spacing w:line="360" w:lineRule="auto"/>
        <w:ind w:left="1620" w:hanging="450"/>
        <w:rPr>
          <w:rFonts w:ascii="Georgia" w:hAnsi="Georgia"/>
          <w:rPrChange w:id="1476" w:author="Jade Raposa" w:date="2024-10-15T02:18:00Z">
            <w:rPr/>
          </w:rPrChange>
        </w:rPr>
        <w:pPrChange w:id="1477" w:author="Jade Raposa" w:date="2024-10-15T02:46:00Z">
          <w:pPr>
            <w:pStyle w:val="ListParagraph"/>
            <w:numPr>
              <w:numId w:val="16"/>
            </w:numPr>
            <w:ind w:left="2160" w:hanging="360"/>
          </w:pPr>
        </w:pPrChange>
      </w:pPr>
      <w:r>
        <w:rPr>
          <w:rFonts w:ascii="Georgia" w:hAnsi="Georgia"/>
          <w:noProof/>
          <w:rPrChange w:id="1478" w:author="Jade Raposa" w:date="2024-10-15T02:18:00Z">
            <w:rPr>
              <w:noProof/>
            </w:rPr>
          </w:rPrChange>
        </w:rPr>
        <w:drawing>
          <wp:anchor distT="0" distB="0" distL="114300" distR="114300" simplePos="0" relativeHeight="251674624" behindDoc="0" locked="0" layoutInCell="1" allowOverlap="1" wp14:anchorId="06A9C2E8" wp14:editId="39A6EFCF">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anchor>
        </w:drawing>
      </w:r>
      <w:r>
        <w:rPr>
          <w:rFonts w:ascii="Georgia" w:hAnsi="Georgia"/>
          <w:rPrChange w:id="1479" w:author="Jade Raposa" w:date="2024-10-15T02:18:00Z">
            <w:rPr/>
          </w:rPrChange>
        </w:rPr>
        <w:t xml:space="preserve">You have now created an account. Enter your </w:t>
      </w:r>
      <w:r>
        <w:rPr>
          <w:rFonts w:ascii="Georgia" w:hAnsi="Georgia"/>
          <w:b/>
          <w:bCs/>
          <w:rPrChange w:id="1480" w:author="Jade Raposa" w:date="2024-10-15T02:18:00Z">
            <w:rPr>
              <w:b/>
              <w:bCs/>
            </w:rPr>
          </w:rPrChange>
        </w:rPr>
        <w:t>“EMAIL”</w:t>
      </w:r>
      <w:r>
        <w:rPr>
          <w:rFonts w:ascii="Georgia" w:hAnsi="Georgia"/>
          <w:rPrChange w:id="1481" w:author="Jade Raposa" w:date="2024-10-15T02:18:00Z">
            <w:rPr/>
          </w:rPrChange>
        </w:rPr>
        <w:t xml:space="preserve"> and </w:t>
      </w:r>
      <w:r>
        <w:rPr>
          <w:rFonts w:ascii="Georgia" w:hAnsi="Georgia"/>
          <w:b/>
          <w:bCs/>
          <w:rPrChange w:id="1482" w:author="Jade Raposa" w:date="2024-10-15T02:18:00Z">
            <w:rPr>
              <w:b/>
              <w:bCs/>
            </w:rPr>
          </w:rPrChange>
        </w:rPr>
        <w:t>“PASSWORD”</w:t>
      </w:r>
      <w:r>
        <w:rPr>
          <w:rFonts w:ascii="Georgia" w:hAnsi="Georgia"/>
          <w:rPrChange w:id="1483" w:author="Jade Raposa" w:date="2024-10-15T02:18:00Z">
            <w:rPr/>
          </w:rPrChange>
        </w:rPr>
        <w:t xml:space="preserve"> and press </w:t>
      </w:r>
      <w:r>
        <w:rPr>
          <w:rFonts w:ascii="Georgia" w:hAnsi="Georgia"/>
          <w:b/>
          <w:bCs/>
          <w:rPrChange w:id="1484" w:author="Jade Raposa" w:date="2024-10-15T02:18:00Z">
            <w:rPr>
              <w:b/>
              <w:bCs/>
            </w:rPr>
          </w:rPrChange>
        </w:rPr>
        <w:t xml:space="preserve">“SIGN IN” </w:t>
      </w:r>
      <w:r>
        <w:rPr>
          <w:rFonts w:ascii="Georgia" w:hAnsi="Georgia"/>
          <w:rPrChange w:id="1485" w:author="Jade Raposa" w:date="2024-10-15T02:18:00Z">
            <w:rPr/>
          </w:rPrChange>
        </w:rPr>
        <w:t>to log in.</w:t>
      </w:r>
    </w:p>
    <w:p w14:paraId="0702F088" w14:textId="77777777" w:rsidR="008F456D" w:rsidRPr="008F456D" w:rsidRDefault="008F456D">
      <w:pPr>
        <w:spacing w:line="360" w:lineRule="auto"/>
        <w:ind w:left="1620" w:hanging="450"/>
        <w:rPr>
          <w:rFonts w:ascii="Georgia" w:hAnsi="Georgia"/>
          <w:rPrChange w:id="1486" w:author="Jade Raposa" w:date="2024-10-15T02:18:00Z">
            <w:rPr/>
          </w:rPrChange>
        </w:rPr>
        <w:pPrChange w:id="1487" w:author="Jade Raposa" w:date="2024-10-15T02:46:00Z">
          <w:pPr>
            <w:ind w:left="720"/>
          </w:pPr>
        </w:pPrChange>
      </w:pPr>
    </w:p>
    <w:p w14:paraId="16D2330D" w14:textId="77777777" w:rsidR="008F456D" w:rsidRPr="008F456D" w:rsidRDefault="008F456D">
      <w:pPr>
        <w:spacing w:line="360" w:lineRule="auto"/>
        <w:ind w:left="1620" w:hanging="450"/>
        <w:rPr>
          <w:rFonts w:ascii="Georgia" w:hAnsi="Georgia"/>
          <w:rPrChange w:id="1488" w:author="Jade Raposa" w:date="2024-10-15T02:18:00Z">
            <w:rPr/>
          </w:rPrChange>
        </w:rPr>
        <w:pPrChange w:id="1489" w:author="Jade Raposa" w:date="2024-10-15T02:46:00Z">
          <w:pPr>
            <w:ind w:left="720"/>
          </w:pPr>
        </w:pPrChange>
      </w:pPr>
    </w:p>
    <w:p w14:paraId="18FD428E" w14:textId="77777777" w:rsidR="008F456D" w:rsidRPr="008F456D" w:rsidRDefault="008F456D">
      <w:pPr>
        <w:spacing w:line="360" w:lineRule="auto"/>
        <w:ind w:left="1620" w:hanging="450"/>
        <w:rPr>
          <w:rFonts w:ascii="Georgia" w:hAnsi="Georgia"/>
          <w:rPrChange w:id="1490" w:author="Jade Raposa" w:date="2024-10-15T02:18:00Z">
            <w:rPr/>
          </w:rPrChange>
        </w:rPr>
        <w:pPrChange w:id="1491" w:author="Jade Raposa" w:date="2024-10-15T02:46:00Z">
          <w:pPr>
            <w:ind w:left="720"/>
          </w:pPr>
        </w:pPrChange>
      </w:pPr>
    </w:p>
    <w:p w14:paraId="46EF0A57" w14:textId="77777777" w:rsidR="008F456D" w:rsidRPr="008F456D" w:rsidRDefault="008F456D">
      <w:pPr>
        <w:spacing w:line="360" w:lineRule="auto"/>
        <w:ind w:left="1620" w:hanging="450"/>
        <w:rPr>
          <w:rFonts w:ascii="Georgia" w:hAnsi="Georgia"/>
          <w:rPrChange w:id="1492" w:author="Jade Raposa" w:date="2024-10-15T02:18:00Z">
            <w:rPr/>
          </w:rPrChange>
        </w:rPr>
        <w:pPrChange w:id="1493" w:author="Jade Raposa" w:date="2024-10-15T02:46:00Z">
          <w:pPr>
            <w:ind w:left="720"/>
          </w:pPr>
        </w:pPrChange>
      </w:pPr>
    </w:p>
    <w:p w14:paraId="5B6C93C1" w14:textId="77777777" w:rsidR="008F456D" w:rsidRPr="008F456D" w:rsidRDefault="008F456D">
      <w:pPr>
        <w:spacing w:line="360" w:lineRule="auto"/>
        <w:ind w:left="1620" w:hanging="450"/>
        <w:rPr>
          <w:rFonts w:ascii="Georgia" w:hAnsi="Georgia"/>
          <w:rPrChange w:id="1494" w:author="Jade Raposa" w:date="2024-10-15T02:18:00Z">
            <w:rPr/>
          </w:rPrChange>
        </w:rPr>
        <w:pPrChange w:id="1495" w:author="Jade Raposa" w:date="2024-10-15T02:46:00Z">
          <w:pPr>
            <w:ind w:left="720"/>
          </w:pPr>
        </w:pPrChange>
      </w:pPr>
    </w:p>
    <w:p w14:paraId="6F6D3F62" w14:textId="77777777" w:rsidR="008F456D" w:rsidRPr="008F456D" w:rsidRDefault="008F456D">
      <w:pPr>
        <w:spacing w:line="360" w:lineRule="auto"/>
        <w:ind w:left="1620" w:hanging="450"/>
        <w:rPr>
          <w:rFonts w:ascii="Georgia" w:hAnsi="Georgia"/>
          <w:rPrChange w:id="1496" w:author="Jade Raposa" w:date="2024-10-15T02:18:00Z">
            <w:rPr/>
          </w:rPrChange>
        </w:rPr>
        <w:pPrChange w:id="1497" w:author="Jade Raposa" w:date="2024-10-15T02:46:00Z">
          <w:pPr>
            <w:ind w:left="720"/>
          </w:pPr>
        </w:pPrChange>
      </w:pPr>
    </w:p>
    <w:p w14:paraId="4D257E7F" w14:textId="77777777" w:rsidR="008F456D" w:rsidRPr="008F456D" w:rsidRDefault="008F456D">
      <w:pPr>
        <w:spacing w:line="360" w:lineRule="auto"/>
        <w:ind w:left="1620" w:hanging="450"/>
        <w:rPr>
          <w:del w:id="1498" w:author="Jade Raposa" w:date="2024-10-16T20:56:00Z"/>
          <w:rFonts w:ascii="Georgia" w:hAnsi="Georgia"/>
          <w:rPrChange w:id="1499" w:author="Jade Raposa" w:date="2024-10-15T02:18:00Z">
            <w:rPr>
              <w:del w:id="1500" w:author="Jade Raposa" w:date="2024-10-16T20:56:00Z"/>
            </w:rPr>
          </w:rPrChange>
        </w:rPr>
        <w:pPrChange w:id="1501" w:author="Jade Raposa" w:date="2024-10-15T02:46:00Z">
          <w:pPr>
            <w:ind w:left="720"/>
          </w:pPr>
        </w:pPrChange>
      </w:pPr>
    </w:p>
    <w:p w14:paraId="3272BD8E" w14:textId="77777777" w:rsidR="008F456D" w:rsidRPr="008F456D" w:rsidRDefault="008F456D">
      <w:pPr>
        <w:spacing w:line="360" w:lineRule="auto"/>
        <w:rPr>
          <w:rFonts w:ascii="Georgia" w:hAnsi="Georgia"/>
          <w:rPrChange w:id="1502" w:author="Jade Raposa" w:date="2024-10-15T02:18:00Z">
            <w:rPr/>
          </w:rPrChange>
        </w:rPr>
        <w:pPrChange w:id="1503" w:author="Jade Raposa" w:date="2024-10-16T20:56:00Z">
          <w:pPr>
            <w:ind w:left="720"/>
          </w:pPr>
        </w:pPrChange>
      </w:pPr>
    </w:p>
    <w:p w14:paraId="76DECE3E" w14:textId="77777777" w:rsidR="008F456D" w:rsidRPr="008F456D" w:rsidRDefault="002B278F">
      <w:pPr>
        <w:pStyle w:val="ListParagraph"/>
        <w:numPr>
          <w:ilvl w:val="0"/>
          <w:numId w:val="16"/>
        </w:numPr>
        <w:spacing w:line="360" w:lineRule="auto"/>
        <w:ind w:left="1620" w:hanging="450"/>
        <w:rPr>
          <w:rFonts w:ascii="Georgia" w:hAnsi="Georgia"/>
          <w:rPrChange w:id="1504" w:author="Jade Raposa" w:date="2024-10-15T02:18:00Z">
            <w:rPr/>
          </w:rPrChange>
        </w:rPr>
        <w:pPrChange w:id="1505" w:author="Jade Raposa" w:date="2024-10-15T02:46:00Z">
          <w:pPr>
            <w:pStyle w:val="ListParagraph"/>
            <w:numPr>
              <w:numId w:val="16"/>
            </w:numPr>
            <w:ind w:left="2160" w:hanging="360"/>
          </w:pPr>
        </w:pPrChange>
      </w:pPr>
      <w:r>
        <w:rPr>
          <w:rFonts w:ascii="Georgia" w:hAnsi="Georgia"/>
          <w:noProof/>
          <w:rPrChange w:id="1506" w:author="Jade Raposa" w:date="2024-10-15T02:18:00Z">
            <w:rPr>
              <w:noProof/>
            </w:rPr>
          </w:rPrChange>
        </w:rPr>
        <w:drawing>
          <wp:anchor distT="0" distB="0" distL="114300" distR="114300" simplePos="0" relativeHeight="251675648" behindDoc="0" locked="0" layoutInCell="1" allowOverlap="1" wp14:anchorId="544AB483" wp14:editId="50FBD709">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Pr>
          <w:rFonts w:ascii="Georgia" w:hAnsi="Georgia"/>
          <w:rPrChange w:id="1507" w:author="Jade Raposa" w:date="2024-10-15T02:18:00Z">
            <w:rPr/>
          </w:rPrChange>
        </w:rPr>
        <w:t>After logging in, click the 3 lines at the top left.</w:t>
      </w:r>
    </w:p>
    <w:p w14:paraId="5C9B22AC" w14:textId="77777777" w:rsidR="008F456D" w:rsidRPr="008F456D" w:rsidRDefault="002B278F">
      <w:pPr>
        <w:spacing w:line="360" w:lineRule="auto"/>
        <w:ind w:left="1620" w:hanging="450"/>
        <w:rPr>
          <w:rFonts w:ascii="Georgia" w:hAnsi="Georgia"/>
          <w:rPrChange w:id="1508" w:author="Jade Raposa" w:date="2024-10-15T02:18:00Z">
            <w:rPr/>
          </w:rPrChange>
        </w:rPr>
        <w:pPrChange w:id="1509" w:author="Jade Raposa" w:date="2024-10-15T02:46:00Z">
          <w:pPr>
            <w:ind w:left="720"/>
          </w:pPr>
        </w:pPrChange>
      </w:pPr>
      <w:r>
        <w:rPr>
          <w:rFonts w:ascii="Georgia" w:hAnsi="Georgia"/>
          <w:b/>
          <w:bCs/>
          <w:noProof/>
          <w:rPrChange w:id="1510" w:author="Jade Raposa" w:date="2024-10-15T02:18:00Z">
            <w:rPr>
              <w:b/>
              <w:bCs/>
              <w:noProof/>
            </w:rPr>
          </w:rPrChange>
        </w:rPr>
        <mc:AlternateContent>
          <mc:Choice Requires="wps">
            <w:drawing>
              <wp:anchor distT="0" distB="0" distL="114300" distR="114300" simplePos="0" relativeHeight="251697152" behindDoc="0" locked="0" layoutInCell="1" allowOverlap="1" wp14:anchorId="68755F1D" wp14:editId="79CEDC7C">
                <wp:simplePos x="0" y="0"/>
                <wp:positionH relativeFrom="column">
                  <wp:posOffset>1336675</wp:posOffset>
                </wp:positionH>
                <wp:positionV relativeFrom="paragraph">
                  <wp:posOffset>220980</wp:posOffset>
                </wp:positionV>
                <wp:extent cx="128905" cy="23304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D02FF3C" id="Arrow: Up 6" o:spid="_x0000_s1026" type="#_x0000_t68" style="position:absolute;margin-left:105.25pt;margin-top:17.4pt;width:10.15pt;height:18.35pt;rotation:-98221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" adj="5988" fillcolor="#c00000" strokecolor="#09101d [484]" strokeweight="1pt"/>
            </w:pict>
          </mc:Fallback>
        </mc:AlternateContent>
      </w:r>
    </w:p>
    <w:p w14:paraId="468E0DF4" w14:textId="77777777" w:rsidR="008F456D" w:rsidRPr="008F456D" w:rsidRDefault="008F456D">
      <w:pPr>
        <w:spacing w:line="360" w:lineRule="auto"/>
        <w:ind w:left="1620" w:hanging="450"/>
        <w:rPr>
          <w:rFonts w:ascii="Georgia" w:hAnsi="Georgia"/>
          <w:rPrChange w:id="1511" w:author="Jade Raposa" w:date="2024-10-15T02:18:00Z">
            <w:rPr/>
          </w:rPrChange>
        </w:rPr>
        <w:pPrChange w:id="1512" w:author="Jade Raposa" w:date="2024-10-15T02:46:00Z">
          <w:pPr>
            <w:ind w:left="720"/>
          </w:pPr>
        </w:pPrChange>
      </w:pPr>
    </w:p>
    <w:p w14:paraId="52BA31F1" w14:textId="77777777" w:rsidR="008F456D" w:rsidRPr="008F456D" w:rsidRDefault="008F456D">
      <w:pPr>
        <w:spacing w:line="360" w:lineRule="auto"/>
        <w:ind w:left="1620" w:hanging="450"/>
        <w:rPr>
          <w:rFonts w:ascii="Georgia" w:hAnsi="Georgia"/>
          <w:rPrChange w:id="1513" w:author="Jade Raposa" w:date="2024-10-15T02:18:00Z">
            <w:rPr/>
          </w:rPrChange>
        </w:rPr>
        <w:pPrChange w:id="1514" w:author="Jade Raposa" w:date="2024-10-15T02:46:00Z">
          <w:pPr>
            <w:ind w:left="720"/>
          </w:pPr>
        </w:pPrChange>
      </w:pPr>
    </w:p>
    <w:p w14:paraId="4C1ABE65" w14:textId="77777777" w:rsidR="008F456D" w:rsidRPr="008F456D" w:rsidRDefault="008F456D">
      <w:pPr>
        <w:spacing w:line="360" w:lineRule="auto"/>
        <w:ind w:left="1620" w:hanging="450"/>
        <w:rPr>
          <w:rFonts w:ascii="Georgia" w:hAnsi="Georgia"/>
          <w:rPrChange w:id="1515" w:author="Jade Raposa" w:date="2024-10-15T02:18:00Z">
            <w:rPr/>
          </w:rPrChange>
        </w:rPr>
        <w:pPrChange w:id="1516" w:author="Jade Raposa" w:date="2024-10-15T02:46:00Z">
          <w:pPr>
            <w:ind w:left="720"/>
          </w:pPr>
        </w:pPrChange>
      </w:pPr>
    </w:p>
    <w:p w14:paraId="39070C59" w14:textId="77777777" w:rsidR="008F456D" w:rsidRPr="008F456D" w:rsidRDefault="008F456D">
      <w:pPr>
        <w:spacing w:line="360" w:lineRule="auto"/>
        <w:ind w:left="1620" w:hanging="450"/>
        <w:rPr>
          <w:rFonts w:ascii="Georgia" w:hAnsi="Georgia"/>
          <w:rPrChange w:id="1517" w:author="Jade Raposa" w:date="2024-10-15T02:18:00Z">
            <w:rPr/>
          </w:rPrChange>
        </w:rPr>
        <w:pPrChange w:id="1518" w:author="Jade Raposa" w:date="2024-10-15T02:46:00Z">
          <w:pPr>
            <w:ind w:left="720"/>
          </w:pPr>
        </w:pPrChange>
      </w:pPr>
    </w:p>
    <w:p w14:paraId="5E717C23" w14:textId="77777777" w:rsidR="008F456D" w:rsidRPr="008F456D" w:rsidRDefault="008F456D">
      <w:pPr>
        <w:spacing w:line="360" w:lineRule="auto"/>
        <w:ind w:left="1620" w:hanging="450"/>
        <w:rPr>
          <w:rFonts w:ascii="Georgia" w:hAnsi="Georgia"/>
          <w:rPrChange w:id="1519" w:author="Jade Raposa" w:date="2024-10-15T02:18:00Z">
            <w:rPr/>
          </w:rPrChange>
        </w:rPr>
        <w:pPrChange w:id="1520" w:author="Jade Raposa" w:date="2024-10-15T02:46:00Z">
          <w:pPr>
            <w:ind w:left="720"/>
          </w:pPr>
        </w:pPrChange>
      </w:pPr>
    </w:p>
    <w:p w14:paraId="42B42155" w14:textId="77777777" w:rsidR="008F456D" w:rsidRPr="008F456D" w:rsidRDefault="008F456D">
      <w:pPr>
        <w:spacing w:line="360" w:lineRule="auto"/>
        <w:ind w:left="1620" w:hanging="450"/>
        <w:rPr>
          <w:del w:id="1521" w:author="Jade Raposa" w:date="2024-10-16T20:56:00Z"/>
          <w:rFonts w:ascii="Georgia" w:hAnsi="Georgia"/>
          <w:rPrChange w:id="1522" w:author="Jade Raposa" w:date="2024-10-15T02:18:00Z">
            <w:rPr>
              <w:del w:id="1523" w:author="Jade Raposa" w:date="2024-10-16T20:56:00Z"/>
            </w:rPr>
          </w:rPrChange>
        </w:rPr>
        <w:pPrChange w:id="1524" w:author="Jade Raposa" w:date="2024-10-15T02:46:00Z">
          <w:pPr>
            <w:ind w:left="720"/>
          </w:pPr>
        </w:pPrChange>
      </w:pPr>
    </w:p>
    <w:p w14:paraId="136F92D2" w14:textId="77777777" w:rsidR="008F456D" w:rsidRPr="008F456D" w:rsidRDefault="008F456D">
      <w:pPr>
        <w:spacing w:line="360" w:lineRule="auto"/>
        <w:ind w:left="1620" w:hanging="450"/>
        <w:rPr>
          <w:del w:id="1525" w:author="Jade Raposa" w:date="2024-10-16T20:56:00Z"/>
          <w:rFonts w:ascii="Georgia" w:hAnsi="Georgia"/>
          <w:rPrChange w:id="1526" w:author="Jade Raposa" w:date="2024-10-15T02:18:00Z">
            <w:rPr>
              <w:del w:id="1527" w:author="Jade Raposa" w:date="2024-10-16T20:56:00Z"/>
            </w:rPr>
          </w:rPrChange>
        </w:rPr>
        <w:pPrChange w:id="1528" w:author="Jade Raposa" w:date="2024-10-15T02:46:00Z">
          <w:pPr>
            <w:ind w:left="720"/>
          </w:pPr>
        </w:pPrChange>
      </w:pPr>
    </w:p>
    <w:p w14:paraId="3A604D11" w14:textId="77777777" w:rsidR="008F456D" w:rsidRPr="008F456D" w:rsidRDefault="008F456D">
      <w:pPr>
        <w:spacing w:line="360" w:lineRule="auto"/>
        <w:ind w:left="1620"/>
        <w:rPr>
          <w:ins w:id="1529" w:author="Jade Raposa" w:date="2024-10-15T02:21:00Z"/>
          <w:rFonts w:ascii="Georgia" w:hAnsi="Georgia"/>
          <w:rPrChange w:id="1530" w:author="Jade Raposa" w:date="2024-10-16T20:56:00Z">
            <w:rPr>
              <w:ins w:id="1531" w:author="Jade Raposa" w:date="2024-10-15T02:21:00Z"/>
            </w:rPr>
          </w:rPrChange>
        </w:rPr>
        <w:pPrChange w:id="1532" w:author="Jade Raposa" w:date="2024-10-16T20:56:00Z">
          <w:pPr>
            <w:pStyle w:val="ListParagraph"/>
            <w:ind w:left="1620" w:hanging="450"/>
          </w:pPr>
        </w:pPrChange>
      </w:pPr>
    </w:p>
    <w:p w14:paraId="4438D600" w14:textId="77777777" w:rsidR="008F456D" w:rsidRPr="008F456D" w:rsidRDefault="008F456D">
      <w:pPr>
        <w:pStyle w:val="ListParagraph"/>
        <w:spacing w:line="360" w:lineRule="auto"/>
        <w:ind w:left="1620" w:hanging="450"/>
        <w:rPr>
          <w:rFonts w:ascii="Georgia" w:hAnsi="Georgia"/>
          <w:rPrChange w:id="1533" w:author="Jade Raposa" w:date="2024-10-15T02:18:00Z">
            <w:rPr/>
          </w:rPrChange>
        </w:rPr>
        <w:pPrChange w:id="1534" w:author="Jade Raposa" w:date="2024-10-15T02:46:00Z">
          <w:pPr>
            <w:pStyle w:val="ListParagraph"/>
            <w:ind w:left="1800"/>
          </w:pPr>
        </w:pPrChange>
      </w:pPr>
    </w:p>
    <w:p w14:paraId="3BF51A9D" w14:textId="77777777" w:rsidR="008F456D" w:rsidRDefault="008F456D">
      <w:pPr>
        <w:pStyle w:val="ListParagraph"/>
        <w:numPr>
          <w:ilvl w:val="0"/>
          <w:numId w:val="16"/>
        </w:numPr>
        <w:spacing w:line="360" w:lineRule="auto"/>
        <w:ind w:left="1620" w:hanging="450"/>
        <w:rPr>
          <w:ins w:id="1535" w:author="Jade Raposa" w:date="2024-10-17T00:55:00Z"/>
          <w:rFonts w:ascii="Georgia" w:hAnsi="Georgia"/>
        </w:rPr>
        <w:sectPr w:rsidR="008F456D">
          <w:headerReference w:type="default" r:id="rId122"/>
          <w:headerReference w:type="first" r:id="rId123"/>
          <w:pgSz w:w="12240" w:h="15840"/>
          <w:pgMar w:top="1440" w:right="1440" w:bottom="1440" w:left="1440" w:header="708" w:footer="708" w:gutter="0"/>
          <w:pgNumType w:start="1"/>
          <w:cols w:space="708"/>
          <w:titlePg/>
          <w:docGrid w:linePitch="360"/>
        </w:sectPr>
      </w:pPr>
    </w:p>
    <w:p w14:paraId="1B7969A8" w14:textId="77777777" w:rsidR="008F456D" w:rsidRPr="008F456D" w:rsidRDefault="002B278F">
      <w:pPr>
        <w:pStyle w:val="ListParagraph"/>
        <w:numPr>
          <w:ilvl w:val="0"/>
          <w:numId w:val="16"/>
        </w:numPr>
        <w:spacing w:line="360" w:lineRule="auto"/>
        <w:ind w:left="1620" w:hanging="450"/>
        <w:rPr>
          <w:rFonts w:ascii="Georgia" w:hAnsi="Georgia"/>
          <w:b/>
          <w:bCs/>
          <w:rPrChange w:id="1546" w:author="Jade Raposa" w:date="2024-10-15T02:18:00Z">
            <w:rPr>
              <w:b/>
              <w:bCs/>
            </w:rPr>
          </w:rPrChange>
        </w:rPr>
        <w:pPrChange w:id="1547" w:author="Jade Raposa" w:date="2024-10-15T02:46:00Z">
          <w:pPr>
            <w:pStyle w:val="ListParagraph"/>
            <w:numPr>
              <w:numId w:val="16"/>
            </w:numPr>
            <w:ind w:left="2160" w:hanging="360"/>
          </w:pPr>
        </w:pPrChange>
      </w:pPr>
      <w:r>
        <w:rPr>
          <w:rFonts w:ascii="Georgia" w:hAnsi="Georgia"/>
          <w:rPrChange w:id="1548" w:author="Jade Raposa" w:date="2024-10-15T02:18:00Z">
            <w:rPr/>
          </w:rPrChange>
        </w:rPr>
        <w:lastRenderedPageBreak/>
        <w:t xml:space="preserve">You will see options: </w:t>
      </w:r>
      <w:r>
        <w:rPr>
          <w:rFonts w:ascii="Georgia" w:hAnsi="Georgia"/>
          <w:b/>
          <w:bCs/>
          <w:rPrChange w:id="1549" w:author="Jade Raposa" w:date="2024-10-15T02:18:00Z">
            <w:rPr>
              <w:b/>
              <w:bCs/>
            </w:rPr>
          </w:rPrChange>
        </w:rPr>
        <w:t>“HOME”, “INBOX”, “SET PROFILE PIC”, “CHANGE PASSWORD”, “BROWSE SUBJECTS”, “SUBJECT ENROLLED”,</w:t>
      </w:r>
      <w:r>
        <w:rPr>
          <w:rFonts w:ascii="Georgia" w:hAnsi="Georgia"/>
          <w:rPrChange w:id="1550" w:author="Jade Raposa" w:date="2024-10-15T02:18:00Z">
            <w:rPr/>
          </w:rPrChange>
        </w:rPr>
        <w:t xml:space="preserve"> and </w:t>
      </w:r>
      <w:r>
        <w:rPr>
          <w:rFonts w:ascii="Georgia" w:hAnsi="Georgia"/>
          <w:b/>
          <w:bCs/>
          <w:rPrChange w:id="1551" w:author="Jade Raposa" w:date="2024-10-15T02:18:00Z">
            <w:rPr>
              <w:b/>
              <w:bCs/>
            </w:rPr>
          </w:rPrChange>
        </w:rPr>
        <w:t>“LOG OUT.”</w:t>
      </w:r>
    </w:p>
    <w:p w14:paraId="1BD71BC3" w14:textId="77777777" w:rsidR="008F456D" w:rsidRPr="008F456D" w:rsidRDefault="002B278F">
      <w:pPr>
        <w:spacing w:line="360" w:lineRule="auto"/>
        <w:ind w:left="1620" w:hanging="450"/>
        <w:rPr>
          <w:rFonts w:ascii="Georgia" w:hAnsi="Georgia"/>
          <w:rPrChange w:id="1552" w:author="Jade Raposa" w:date="2024-10-15T02:18:00Z">
            <w:rPr/>
          </w:rPrChange>
        </w:rPr>
        <w:pPrChange w:id="1553" w:author="Jade Raposa" w:date="2024-10-15T02:46:00Z">
          <w:pPr>
            <w:ind w:left="720"/>
          </w:pPr>
        </w:pPrChange>
      </w:pPr>
      <w:r>
        <w:rPr>
          <w:rFonts w:ascii="Georgia" w:hAnsi="Georgia"/>
          <w:noProof/>
          <w:rPrChange w:id="1554" w:author="Jade Raposa" w:date="2024-10-15T02:18:00Z">
            <w:rPr>
              <w:noProof/>
            </w:rPr>
          </w:rPrChange>
        </w:rPr>
        <w:drawing>
          <wp:anchor distT="0" distB="0" distL="114300" distR="114300" simplePos="0" relativeHeight="251676672" behindDoc="0" locked="0" layoutInCell="1" allowOverlap="1" wp14:anchorId="0FED720B" wp14:editId="233CC02D">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anchor>
        </w:drawing>
      </w:r>
    </w:p>
    <w:p w14:paraId="2650D77E" w14:textId="77777777" w:rsidR="008F456D" w:rsidRPr="008F456D" w:rsidRDefault="008F456D">
      <w:pPr>
        <w:spacing w:line="360" w:lineRule="auto"/>
        <w:ind w:left="1620" w:hanging="450"/>
        <w:rPr>
          <w:rFonts w:ascii="Georgia" w:hAnsi="Georgia"/>
          <w:rPrChange w:id="1555" w:author="Jade Raposa" w:date="2024-10-15T02:18:00Z">
            <w:rPr/>
          </w:rPrChange>
        </w:rPr>
        <w:pPrChange w:id="1556" w:author="Jade Raposa" w:date="2024-10-15T02:46:00Z">
          <w:pPr>
            <w:ind w:left="720"/>
          </w:pPr>
        </w:pPrChange>
      </w:pPr>
    </w:p>
    <w:p w14:paraId="0667B37A" w14:textId="77777777" w:rsidR="008F456D" w:rsidRPr="008F456D" w:rsidRDefault="008F456D">
      <w:pPr>
        <w:spacing w:line="360" w:lineRule="auto"/>
        <w:ind w:left="1620" w:hanging="450"/>
        <w:rPr>
          <w:rFonts w:ascii="Georgia" w:hAnsi="Georgia"/>
          <w:rPrChange w:id="1557" w:author="Jade Raposa" w:date="2024-10-15T02:18:00Z">
            <w:rPr/>
          </w:rPrChange>
        </w:rPr>
        <w:pPrChange w:id="1558" w:author="Jade Raposa" w:date="2024-10-15T02:46:00Z">
          <w:pPr>
            <w:ind w:left="720"/>
          </w:pPr>
        </w:pPrChange>
      </w:pPr>
    </w:p>
    <w:p w14:paraId="535CF35C" w14:textId="77777777" w:rsidR="008F456D" w:rsidRPr="008F456D" w:rsidRDefault="008F456D">
      <w:pPr>
        <w:spacing w:line="360" w:lineRule="auto"/>
        <w:ind w:left="1620" w:hanging="450"/>
        <w:rPr>
          <w:rFonts w:ascii="Georgia" w:hAnsi="Georgia"/>
          <w:rPrChange w:id="1559" w:author="Jade Raposa" w:date="2024-10-15T02:18:00Z">
            <w:rPr/>
          </w:rPrChange>
        </w:rPr>
        <w:pPrChange w:id="1560" w:author="Jade Raposa" w:date="2024-10-15T02:46:00Z">
          <w:pPr>
            <w:ind w:left="720"/>
          </w:pPr>
        </w:pPrChange>
      </w:pPr>
    </w:p>
    <w:p w14:paraId="2FF0F86C" w14:textId="77777777" w:rsidR="008F456D" w:rsidRPr="008F456D" w:rsidRDefault="008F456D">
      <w:pPr>
        <w:spacing w:line="360" w:lineRule="auto"/>
        <w:ind w:left="1620" w:hanging="450"/>
        <w:rPr>
          <w:rFonts w:ascii="Georgia" w:hAnsi="Georgia"/>
          <w:rPrChange w:id="1561" w:author="Jade Raposa" w:date="2024-10-15T02:18:00Z">
            <w:rPr/>
          </w:rPrChange>
        </w:rPr>
        <w:pPrChange w:id="1562" w:author="Jade Raposa" w:date="2024-10-15T02:46:00Z">
          <w:pPr>
            <w:ind w:left="720"/>
          </w:pPr>
        </w:pPrChange>
      </w:pPr>
    </w:p>
    <w:p w14:paraId="4A772592" w14:textId="77777777" w:rsidR="008F456D" w:rsidRPr="008F456D" w:rsidRDefault="008F456D">
      <w:pPr>
        <w:spacing w:line="360" w:lineRule="auto"/>
        <w:ind w:left="1620" w:hanging="450"/>
        <w:rPr>
          <w:rFonts w:ascii="Georgia" w:hAnsi="Georgia"/>
          <w:rPrChange w:id="1563" w:author="Jade Raposa" w:date="2024-10-15T02:18:00Z">
            <w:rPr/>
          </w:rPrChange>
        </w:rPr>
        <w:pPrChange w:id="1564" w:author="Jade Raposa" w:date="2024-10-15T02:46:00Z">
          <w:pPr>
            <w:ind w:left="720"/>
          </w:pPr>
        </w:pPrChange>
      </w:pPr>
    </w:p>
    <w:p w14:paraId="57E91FD0" w14:textId="77777777" w:rsidR="008F456D" w:rsidRPr="008F456D" w:rsidRDefault="008F456D">
      <w:pPr>
        <w:spacing w:line="360" w:lineRule="auto"/>
        <w:ind w:left="1620" w:hanging="450"/>
        <w:rPr>
          <w:rFonts w:ascii="Georgia" w:hAnsi="Georgia"/>
          <w:rPrChange w:id="1565" w:author="Jade Raposa" w:date="2024-10-15T02:18:00Z">
            <w:rPr/>
          </w:rPrChange>
        </w:rPr>
        <w:pPrChange w:id="1566" w:author="Jade Raposa" w:date="2024-10-15T02:46:00Z">
          <w:pPr>
            <w:ind w:left="720"/>
          </w:pPr>
        </w:pPrChange>
      </w:pPr>
    </w:p>
    <w:p w14:paraId="2CB0F273" w14:textId="77777777" w:rsidR="00000000" w:rsidRDefault="00000000">
      <w:pPr>
        <w:spacing w:line="360" w:lineRule="auto"/>
        <w:ind w:left="2160"/>
        <w:rPr>
          <w:del w:id="1567" w:author="Jade Raposa" w:date="2024-10-16T20:57:00Z"/>
          <w:rFonts w:ascii="Georgia" w:hAnsi="Georgia"/>
          <w:rPrChange w:id="1568" w:author="Jade Raposa" w:date="2024-10-15T02:22:00Z">
            <w:rPr>
              <w:del w:id="1569" w:author="Jade Raposa" w:date="2024-10-16T20:57:00Z"/>
            </w:rPr>
          </w:rPrChange>
        </w:rPr>
        <w:sectPr w:rsidR="00000000">
          <w:pgSz w:w="12240" w:h="15840"/>
          <w:pgMar w:top="1710" w:right="1440" w:bottom="1440" w:left="1440" w:header="708" w:footer="708" w:gutter="0"/>
          <w:pgNumType w:start="1"/>
          <w:cols w:space="708"/>
          <w:titlePg/>
          <w:docGrid w:linePitch="360"/>
        </w:sectPr>
        <w:pPrChange w:id="1570" w:author="Jade Raposa" w:date="2024-10-15T02:46:00Z">
          <w:pPr>
            <w:pStyle w:val="ListParagraph"/>
            <w:numPr>
              <w:numId w:val="16"/>
            </w:numPr>
            <w:ind w:left="2160" w:hanging="360"/>
          </w:pPr>
        </w:pPrChange>
      </w:pPr>
    </w:p>
    <w:p w14:paraId="60684FF3" w14:textId="77777777" w:rsidR="008F456D" w:rsidRDefault="008F456D">
      <w:pPr>
        <w:pStyle w:val="ListParagraph"/>
        <w:spacing w:line="360" w:lineRule="auto"/>
        <w:ind w:left="1620"/>
        <w:rPr>
          <w:ins w:id="1571" w:author="Jade Raposa" w:date="2024-10-15T02:22:00Z"/>
          <w:rFonts w:ascii="Georgia" w:hAnsi="Georgia"/>
        </w:rPr>
        <w:pPrChange w:id="1572" w:author="Jade Raposa" w:date="2024-10-15T02:46:00Z">
          <w:pPr>
            <w:pStyle w:val="ListParagraph"/>
            <w:numPr>
              <w:numId w:val="16"/>
            </w:numPr>
            <w:ind w:left="1620" w:hanging="450"/>
          </w:pPr>
        </w:pPrChange>
      </w:pPr>
    </w:p>
    <w:p w14:paraId="25765D3C" w14:textId="77777777" w:rsidR="008F456D" w:rsidRPr="008F456D" w:rsidRDefault="002B278F">
      <w:pPr>
        <w:pStyle w:val="ListParagraph"/>
        <w:numPr>
          <w:ilvl w:val="0"/>
          <w:numId w:val="16"/>
        </w:numPr>
        <w:spacing w:line="360" w:lineRule="auto"/>
        <w:ind w:left="1620" w:hanging="450"/>
        <w:rPr>
          <w:rFonts w:ascii="Georgia" w:hAnsi="Georgia"/>
          <w:rPrChange w:id="1573" w:author="Jade Raposa" w:date="2024-10-15T02:18:00Z">
            <w:rPr/>
          </w:rPrChange>
        </w:rPr>
        <w:pPrChange w:id="1574" w:author="Jade Raposa" w:date="2024-10-15T02:46:00Z">
          <w:pPr>
            <w:pStyle w:val="ListParagraph"/>
            <w:numPr>
              <w:numId w:val="16"/>
            </w:numPr>
            <w:ind w:left="2160" w:hanging="360"/>
          </w:pPr>
        </w:pPrChange>
      </w:pPr>
      <w:r>
        <w:rPr>
          <w:rFonts w:ascii="Georgia" w:hAnsi="Georgia"/>
          <w:rPrChange w:id="1575" w:author="Jade Raposa" w:date="2024-10-15T02:18:00Z">
            <w:rPr/>
          </w:rPrChange>
        </w:rPr>
        <w:t xml:space="preserve">Since you are a mentee, click </w:t>
      </w:r>
      <w:r>
        <w:rPr>
          <w:rFonts w:ascii="Georgia" w:hAnsi="Georgia"/>
          <w:b/>
          <w:bCs/>
          <w:rPrChange w:id="1576" w:author="Jade Raposa" w:date="2024-10-15T02:18:00Z">
            <w:rPr>
              <w:b/>
              <w:bCs/>
            </w:rPr>
          </w:rPrChange>
        </w:rPr>
        <w:t>“BROWSE SUBJECTS”</w:t>
      </w:r>
      <w:r>
        <w:rPr>
          <w:rFonts w:ascii="Georgia" w:hAnsi="Georgia"/>
          <w:rPrChange w:id="1577" w:author="Jade Raposa" w:date="2024-10-15T02:18:00Z">
            <w:rPr/>
          </w:rPrChange>
        </w:rPr>
        <w:t xml:space="preserve"> to enroll in the subject you need. Before enrolling, you need to wait for confirmation from the professor. They will decide if you can enroll in their subject. You can check </w:t>
      </w:r>
      <w:r>
        <w:rPr>
          <w:rFonts w:ascii="Georgia" w:hAnsi="Georgia"/>
          <w:b/>
          <w:bCs/>
          <w:rPrChange w:id="1578" w:author="Jade Raposa" w:date="2024-10-15T02:18:00Z">
            <w:rPr>
              <w:b/>
              <w:bCs/>
            </w:rPr>
          </w:rPrChange>
        </w:rPr>
        <w:t>“SUBJECT ENROLLED”</w:t>
      </w:r>
      <w:r>
        <w:rPr>
          <w:rFonts w:ascii="Georgia" w:hAnsi="Georgia"/>
          <w:rPrChange w:id="1579" w:author="Jade Raposa" w:date="2024-10-15T02:18:00Z">
            <w:rPr/>
          </w:rPrChange>
        </w:rPr>
        <w:t xml:space="preserve"> to see if you’ve been enrolled or declined.</w:t>
      </w:r>
    </w:p>
    <w:p w14:paraId="48E38523" w14:textId="77777777" w:rsidR="008F456D" w:rsidRPr="008F456D" w:rsidRDefault="002B278F">
      <w:pPr>
        <w:spacing w:line="360" w:lineRule="auto"/>
        <w:ind w:left="1620" w:hanging="450"/>
        <w:rPr>
          <w:rFonts w:ascii="Georgia" w:hAnsi="Georgia"/>
          <w:rPrChange w:id="1580" w:author="Jade Raposa" w:date="2024-10-15T02:18:00Z">
            <w:rPr/>
          </w:rPrChange>
        </w:rPr>
        <w:pPrChange w:id="1581" w:author="Jade Raposa" w:date="2024-10-15T02:46:00Z">
          <w:pPr>
            <w:ind w:left="720"/>
          </w:pPr>
        </w:pPrChange>
      </w:pPr>
      <w:r>
        <w:rPr>
          <w:rFonts w:ascii="Georgia" w:hAnsi="Georgia"/>
          <w:noProof/>
          <w:rPrChange w:id="1582" w:author="Jade Raposa" w:date="2024-10-15T02:18:00Z">
            <w:rPr>
              <w:noProof/>
            </w:rPr>
          </w:rPrChange>
        </w:rPr>
        <w:drawing>
          <wp:anchor distT="0" distB="0" distL="114300" distR="114300" simplePos="0" relativeHeight="251677696" behindDoc="0" locked="0" layoutInCell="1" allowOverlap="1" wp14:anchorId="6CA55051" wp14:editId="1D0728B1">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anchor>
        </w:drawing>
      </w:r>
      <w:r>
        <w:rPr>
          <w:rFonts w:ascii="Georgia" w:hAnsi="Georgia"/>
          <w:noProof/>
          <w:rPrChange w:id="1583" w:author="Jade Raposa" w:date="2024-10-15T02:18:00Z">
            <w:rPr>
              <w:noProof/>
            </w:rPr>
          </w:rPrChange>
        </w:rPr>
        <w:drawing>
          <wp:anchor distT="0" distB="0" distL="114300" distR="114300" simplePos="0" relativeHeight="251678720" behindDoc="0" locked="0" layoutInCell="1" allowOverlap="1" wp14:anchorId="36B0CC1E" wp14:editId="37936F1E">
            <wp:simplePos x="0" y="0"/>
            <wp:positionH relativeFrom="column">
              <wp:posOffset>1793875</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anchor>
        </w:drawing>
      </w:r>
    </w:p>
    <w:p w14:paraId="5B776E59" w14:textId="77777777" w:rsidR="008F456D" w:rsidRDefault="008F456D">
      <w:pPr>
        <w:spacing w:line="360" w:lineRule="auto"/>
        <w:ind w:left="1620" w:hanging="450"/>
        <w:rPr>
          <w:del w:id="1584" w:author="Jade Raposa" w:date="2024-10-15T02:22:00Z"/>
          <w:rFonts w:ascii="Georgia" w:hAnsi="Georgia"/>
        </w:rPr>
      </w:pPr>
    </w:p>
    <w:p w14:paraId="5A35AA86" w14:textId="77777777" w:rsidR="008F456D" w:rsidRDefault="008F456D">
      <w:pPr>
        <w:spacing w:line="360" w:lineRule="auto"/>
        <w:ind w:left="1620" w:hanging="450"/>
        <w:rPr>
          <w:ins w:id="1585" w:author="Jade Raposa" w:date="2024-10-17T00:55:00Z"/>
          <w:rFonts w:ascii="Georgia" w:hAnsi="Georgia"/>
        </w:rPr>
      </w:pPr>
    </w:p>
    <w:p w14:paraId="3D42619D" w14:textId="77777777" w:rsidR="008F456D" w:rsidRDefault="008F456D">
      <w:pPr>
        <w:spacing w:line="360" w:lineRule="auto"/>
        <w:ind w:left="1620" w:hanging="450"/>
        <w:rPr>
          <w:ins w:id="1586" w:author="Jade Raposa" w:date="2024-10-17T00:55:00Z"/>
          <w:rFonts w:ascii="Georgia" w:hAnsi="Georgia"/>
        </w:rPr>
        <w:sectPr w:rsidR="008F456D">
          <w:headerReference w:type="default" r:id="rId127"/>
          <w:headerReference w:type="first" r:id="rId128"/>
          <w:pgSz w:w="12240" w:h="15840"/>
          <w:pgMar w:top="1710" w:right="1440" w:bottom="1440" w:left="1440" w:header="708" w:footer="708" w:gutter="0"/>
          <w:pgNumType w:start="1"/>
          <w:cols w:space="708"/>
          <w:titlePg/>
          <w:docGrid w:linePitch="360"/>
        </w:sectPr>
      </w:pPr>
    </w:p>
    <w:p w14:paraId="0FD135FC" w14:textId="77777777" w:rsidR="008F456D" w:rsidRPr="008F456D" w:rsidRDefault="008F456D">
      <w:pPr>
        <w:spacing w:line="360" w:lineRule="auto"/>
        <w:rPr>
          <w:del w:id="1597" w:author="Jade Raposa" w:date="2024-10-15T02:22:00Z"/>
          <w:rFonts w:ascii="Georgia" w:hAnsi="Georgia"/>
          <w:rPrChange w:id="1598" w:author="Jade Raposa" w:date="2024-10-15T02:18:00Z">
            <w:rPr>
              <w:del w:id="1599" w:author="Jade Raposa" w:date="2024-10-15T02:22:00Z"/>
            </w:rPr>
          </w:rPrChange>
        </w:rPr>
        <w:pPrChange w:id="1600" w:author="Jade Raposa" w:date="2024-10-17T00:55:00Z">
          <w:pPr>
            <w:ind w:left="720"/>
          </w:pPr>
        </w:pPrChange>
      </w:pPr>
    </w:p>
    <w:p w14:paraId="6810BC5E" w14:textId="77777777" w:rsidR="008F456D" w:rsidRPr="008F456D" w:rsidRDefault="008F456D">
      <w:pPr>
        <w:spacing w:line="360" w:lineRule="auto"/>
        <w:rPr>
          <w:del w:id="1601" w:author="Jade Raposa" w:date="2024-10-15T02:22:00Z"/>
          <w:rFonts w:ascii="Georgia" w:hAnsi="Georgia"/>
          <w:rPrChange w:id="1602" w:author="Jade Raposa" w:date="2024-10-15T02:18:00Z">
            <w:rPr>
              <w:del w:id="1603" w:author="Jade Raposa" w:date="2024-10-15T02:22:00Z"/>
            </w:rPr>
          </w:rPrChange>
        </w:rPr>
        <w:pPrChange w:id="1604" w:author="Jade Raposa" w:date="2024-10-17T00:55:00Z">
          <w:pPr>
            <w:ind w:left="720"/>
          </w:pPr>
        </w:pPrChange>
      </w:pPr>
    </w:p>
    <w:p w14:paraId="65174859" w14:textId="77777777" w:rsidR="008F456D" w:rsidRPr="008F456D" w:rsidRDefault="008F456D">
      <w:pPr>
        <w:spacing w:line="360" w:lineRule="auto"/>
        <w:rPr>
          <w:del w:id="1605" w:author="Jade Raposa" w:date="2024-10-15T02:22:00Z"/>
          <w:rFonts w:ascii="Georgia" w:hAnsi="Georgia"/>
          <w:rPrChange w:id="1606" w:author="Jade Raposa" w:date="2024-10-15T02:18:00Z">
            <w:rPr>
              <w:del w:id="1607" w:author="Jade Raposa" w:date="2024-10-15T02:22:00Z"/>
            </w:rPr>
          </w:rPrChange>
        </w:rPr>
        <w:pPrChange w:id="1608" w:author="Jade Raposa" w:date="2024-10-17T00:55:00Z">
          <w:pPr>
            <w:ind w:left="720"/>
          </w:pPr>
        </w:pPrChange>
      </w:pPr>
    </w:p>
    <w:p w14:paraId="493F753E" w14:textId="77777777" w:rsidR="008F456D" w:rsidRPr="008F456D" w:rsidRDefault="008F456D">
      <w:pPr>
        <w:spacing w:line="360" w:lineRule="auto"/>
        <w:rPr>
          <w:del w:id="1609" w:author="Jade Raposa" w:date="2024-10-15T02:46:00Z"/>
          <w:rFonts w:ascii="Georgia" w:hAnsi="Georgia"/>
          <w:rPrChange w:id="1610" w:author="Jade Raposa" w:date="2024-10-15T02:18:00Z">
            <w:rPr>
              <w:del w:id="1611" w:author="Jade Raposa" w:date="2024-10-15T02:46:00Z"/>
            </w:rPr>
          </w:rPrChange>
        </w:rPr>
        <w:pPrChange w:id="1612" w:author="Jade Raposa" w:date="2024-10-17T00:55:00Z">
          <w:pPr>
            <w:ind w:left="720"/>
          </w:pPr>
        </w:pPrChange>
      </w:pPr>
    </w:p>
    <w:p w14:paraId="2281AF7B" w14:textId="77777777" w:rsidR="008F456D" w:rsidRPr="008F456D" w:rsidRDefault="008F456D">
      <w:pPr>
        <w:spacing w:line="360" w:lineRule="auto"/>
        <w:rPr>
          <w:rFonts w:ascii="Georgia" w:hAnsi="Georgia"/>
          <w:rPrChange w:id="1613" w:author="Jade Raposa" w:date="2024-10-15T02:18:00Z">
            <w:rPr/>
          </w:rPrChange>
        </w:rPr>
        <w:pPrChange w:id="1614" w:author="Jade Raposa" w:date="2024-10-17T00:55:00Z">
          <w:pPr>
            <w:ind w:left="720"/>
          </w:pPr>
        </w:pPrChange>
      </w:pPr>
    </w:p>
    <w:p w14:paraId="6435C0FF" w14:textId="77777777" w:rsidR="008F456D" w:rsidRPr="008F456D" w:rsidRDefault="002B278F">
      <w:pPr>
        <w:pStyle w:val="ListParagraph"/>
        <w:numPr>
          <w:ilvl w:val="0"/>
          <w:numId w:val="16"/>
        </w:numPr>
        <w:spacing w:line="360" w:lineRule="auto"/>
        <w:ind w:left="1620" w:hanging="450"/>
        <w:rPr>
          <w:rFonts w:ascii="Georgia" w:hAnsi="Georgia"/>
          <w:rPrChange w:id="1615" w:author="Jade Raposa" w:date="2024-10-15T02:18:00Z">
            <w:rPr/>
          </w:rPrChange>
        </w:rPr>
        <w:pPrChange w:id="1616" w:author="Jade Raposa" w:date="2024-10-15T02:46:00Z">
          <w:pPr>
            <w:pStyle w:val="ListParagraph"/>
            <w:numPr>
              <w:numId w:val="16"/>
            </w:numPr>
            <w:ind w:left="2160" w:hanging="360"/>
          </w:pPr>
        </w:pPrChange>
      </w:pPr>
      <w:r>
        <w:rPr>
          <w:rFonts w:ascii="Georgia" w:hAnsi="Georgia"/>
          <w:noProof/>
          <w:rPrChange w:id="1617" w:author="Jade Raposa" w:date="2024-10-15T02:18:00Z">
            <w:rPr>
              <w:noProof/>
            </w:rPr>
          </w:rPrChange>
        </w:rPr>
        <w:drawing>
          <wp:anchor distT="0" distB="0" distL="114300" distR="114300" simplePos="0" relativeHeight="251679744" behindDoc="0" locked="0" layoutInCell="1" allowOverlap="1" wp14:anchorId="2E1AB208" wp14:editId="512CB878">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anchor>
        </w:drawing>
      </w:r>
      <w:r>
        <w:rPr>
          <w:rFonts w:ascii="Georgia" w:hAnsi="Georgia"/>
          <w:rPrChange w:id="1618" w:author="Jade Raposa" w:date="2024-10-15T02:18:00Z">
            <w:rPr/>
          </w:rPrChange>
        </w:rPr>
        <w:t xml:space="preserve">If you have been enrolled, there will be a blue icon on the right side. Click it, and you will see four buttons: </w:t>
      </w:r>
      <w:r>
        <w:rPr>
          <w:rFonts w:ascii="Georgia" w:hAnsi="Georgia"/>
          <w:b/>
          <w:bCs/>
          <w:rPrChange w:id="1619" w:author="Jade Raposa" w:date="2024-10-15T02:18:00Z">
            <w:rPr>
              <w:b/>
              <w:bCs/>
            </w:rPr>
          </w:rPrChange>
        </w:rPr>
        <w:t>“LESSONS”</w:t>
      </w:r>
      <w:r>
        <w:rPr>
          <w:rFonts w:ascii="Georgia" w:hAnsi="Georgia"/>
          <w:rPrChange w:id="1620" w:author="Jade Raposa" w:date="2024-10-15T02:18:00Z">
            <w:rPr/>
          </w:rPrChange>
        </w:rPr>
        <w:t xml:space="preserve"> (where the professor will post lesson files), </w:t>
      </w:r>
      <w:r>
        <w:rPr>
          <w:rFonts w:ascii="Georgia" w:hAnsi="Georgia"/>
          <w:b/>
          <w:bCs/>
          <w:rPrChange w:id="1621" w:author="Jade Raposa" w:date="2024-10-15T02:18:00Z">
            <w:rPr>
              <w:b/>
              <w:bCs/>
            </w:rPr>
          </w:rPrChange>
        </w:rPr>
        <w:t>“ACTIVITY”</w:t>
      </w:r>
      <w:r>
        <w:rPr>
          <w:rFonts w:ascii="Georgia" w:hAnsi="Georgia"/>
          <w:rPrChange w:id="1622" w:author="Jade Raposa" w:date="2024-10-15T02:18:00Z">
            <w:rPr/>
          </w:rPrChange>
        </w:rPr>
        <w:t xml:space="preserve"> (where quizzes will be posted), and </w:t>
      </w:r>
      <w:r>
        <w:rPr>
          <w:rFonts w:ascii="Georgia" w:hAnsi="Georgia"/>
          <w:b/>
          <w:bCs/>
          <w:rPrChange w:id="1623" w:author="Jade Raposa" w:date="2024-10-15T02:18:00Z">
            <w:rPr>
              <w:b/>
              <w:bCs/>
            </w:rPr>
          </w:rPrChange>
        </w:rPr>
        <w:t>“REPORTS”</w:t>
      </w:r>
      <w:r>
        <w:rPr>
          <w:rFonts w:ascii="Georgia" w:hAnsi="Georgia"/>
          <w:rPrChange w:id="1624" w:author="Jade Raposa" w:date="2024-10-15T02:18:00Z">
            <w:rPr/>
          </w:rPrChange>
        </w:rPr>
        <w:t xml:space="preserve"> (where you will see your progress in the class, your scores, and test details). </w:t>
      </w:r>
      <w:r>
        <w:rPr>
          <w:rFonts w:ascii="Georgia" w:hAnsi="Georgia"/>
          <w:b/>
          <w:bCs/>
          <w:rPrChange w:id="1625" w:author="Jade Raposa" w:date="2024-10-15T02:18:00Z">
            <w:rPr>
              <w:b/>
              <w:bCs/>
            </w:rPr>
          </w:rPrChange>
        </w:rPr>
        <w:t>“PEOPLE”</w:t>
      </w:r>
      <w:r>
        <w:rPr>
          <w:rFonts w:ascii="Georgia" w:hAnsi="Georgia"/>
          <w:rPrChange w:id="1626" w:author="Jade Raposa" w:date="2024-10-15T02:18:00Z">
            <w:rPr/>
          </w:rPrChange>
        </w:rPr>
        <w:t>(you can see here your professor ad your classmates.)</w:t>
      </w:r>
    </w:p>
    <w:p w14:paraId="7D39E321" w14:textId="77777777" w:rsidR="008F456D" w:rsidRDefault="008F456D">
      <w:pPr>
        <w:pStyle w:val="ListParagraph"/>
        <w:spacing w:line="360" w:lineRule="auto"/>
        <w:ind w:left="1620" w:hanging="450"/>
        <w:rPr>
          <w:del w:id="1627" w:author="Jade Raposa" w:date="2024-10-15T02:46:00Z"/>
          <w:rFonts w:ascii="Georgia" w:hAnsi="Georgia"/>
        </w:rPr>
      </w:pPr>
    </w:p>
    <w:p w14:paraId="11645690" w14:textId="77777777" w:rsidR="008F456D" w:rsidRPr="008F456D" w:rsidRDefault="008F456D">
      <w:pPr>
        <w:spacing w:line="360" w:lineRule="auto"/>
        <w:ind w:left="1620" w:hanging="450"/>
        <w:rPr>
          <w:ins w:id="1628" w:author="Jade Raposa" w:date="2024-10-16T20:58:00Z"/>
          <w:rFonts w:ascii="Georgia" w:hAnsi="Georgia"/>
          <w:rPrChange w:id="1629" w:author="Jade Raposa" w:date="2024-10-15T02:18:00Z">
            <w:rPr>
              <w:ins w:id="1630" w:author="Jade Raposa" w:date="2024-10-16T20:58:00Z"/>
            </w:rPr>
          </w:rPrChange>
        </w:rPr>
        <w:pPrChange w:id="1631" w:author="Jade Raposa" w:date="2024-10-15T02:46:00Z">
          <w:pPr>
            <w:ind w:left="720"/>
          </w:pPr>
        </w:pPrChange>
      </w:pPr>
    </w:p>
    <w:p w14:paraId="30CB69CB" w14:textId="77777777" w:rsidR="008F456D" w:rsidRDefault="002B278F">
      <w:pPr>
        <w:pStyle w:val="ListParagraph"/>
        <w:spacing w:line="360" w:lineRule="auto"/>
        <w:ind w:left="1620" w:hanging="450"/>
        <w:rPr>
          <w:del w:id="1632" w:author="Jade Raposa" w:date="2024-10-15T02:46:00Z"/>
          <w:rFonts w:ascii="Georgia" w:hAnsi="Georgia"/>
        </w:rPr>
      </w:pPr>
      <w:del w:id="1633" w:author="Jade Raposa" w:date="2024-10-15T02:46:00Z">
        <w:r>
          <w:rPr>
            <w:rFonts w:ascii="Georgia" w:hAnsi="Georgia"/>
            <w:rPrChange w:id="1634" w:author="Jade Raposa" w:date="2024-10-15T02:18:00Z">
              <w:rPr/>
            </w:rPrChange>
          </w:rPr>
          <w:delText xml:space="preserve">    </w:delText>
        </w:r>
      </w:del>
    </w:p>
    <w:p w14:paraId="6AE56FE6" w14:textId="77777777" w:rsidR="008F456D" w:rsidRPr="008F456D" w:rsidRDefault="008F456D">
      <w:pPr>
        <w:spacing w:line="360" w:lineRule="auto"/>
        <w:ind w:left="1620" w:hanging="450"/>
        <w:rPr>
          <w:ins w:id="1635" w:author="Jade Raposa" w:date="2024-10-16T20:58:00Z"/>
          <w:rFonts w:ascii="Georgia" w:hAnsi="Georgia"/>
          <w:rPrChange w:id="1636" w:author="Jade Raposa" w:date="2024-10-15T02:18:00Z">
            <w:rPr>
              <w:ins w:id="1637" w:author="Jade Raposa" w:date="2024-10-16T20:58:00Z"/>
            </w:rPr>
          </w:rPrChange>
        </w:rPr>
        <w:pPrChange w:id="1638" w:author="Jade Raposa" w:date="2024-10-15T02:46:00Z">
          <w:pPr>
            <w:ind w:left="720"/>
          </w:pPr>
        </w:pPrChange>
      </w:pPr>
    </w:p>
    <w:p w14:paraId="06A64D84" w14:textId="77777777" w:rsidR="008F456D" w:rsidRPr="008F456D" w:rsidRDefault="008F456D">
      <w:pPr>
        <w:pStyle w:val="ListParagraph"/>
        <w:spacing w:line="360" w:lineRule="auto"/>
        <w:ind w:left="1620" w:hanging="450"/>
        <w:rPr>
          <w:del w:id="1639" w:author="Jade Raposa" w:date="2024-10-15T02:46:00Z"/>
          <w:rFonts w:ascii="Georgia" w:hAnsi="Georgia"/>
          <w:rPrChange w:id="1640" w:author="Jade Raposa" w:date="2024-10-15T02:18:00Z">
            <w:rPr>
              <w:del w:id="1641" w:author="Jade Raposa" w:date="2024-10-15T02:46:00Z"/>
            </w:rPr>
          </w:rPrChange>
        </w:rPr>
        <w:pPrChange w:id="1642" w:author="Jade Raposa" w:date="2024-10-15T02:46:00Z">
          <w:pPr>
            <w:pStyle w:val="ListParagraph"/>
            <w:ind w:left="1800"/>
          </w:pPr>
        </w:pPrChange>
      </w:pPr>
    </w:p>
    <w:p w14:paraId="34F88058" w14:textId="77777777" w:rsidR="008F456D" w:rsidRPr="008F456D" w:rsidRDefault="008F456D">
      <w:pPr>
        <w:pStyle w:val="ListParagraph"/>
        <w:spacing w:line="360" w:lineRule="auto"/>
        <w:ind w:left="1620" w:hanging="450"/>
        <w:rPr>
          <w:del w:id="1643" w:author="Jade Raposa" w:date="2024-10-15T02:46:00Z"/>
          <w:rFonts w:ascii="Georgia" w:hAnsi="Georgia"/>
          <w:rPrChange w:id="1644" w:author="Jade Raposa" w:date="2024-10-15T02:18:00Z">
            <w:rPr>
              <w:del w:id="1645" w:author="Jade Raposa" w:date="2024-10-15T02:46:00Z"/>
            </w:rPr>
          </w:rPrChange>
        </w:rPr>
        <w:pPrChange w:id="1646" w:author="Jade Raposa" w:date="2024-10-15T02:46:00Z">
          <w:pPr>
            <w:pStyle w:val="ListParagraph"/>
            <w:ind w:left="1800"/>
          </w:pPr>
        </w:pPrChange>
      </w:pPr>
    </w:p>
    <w:p w14:paraId="3C607D12" w14:textId="77777777" w:rsidR="008F456D" w:rsidRPr="008F456D" w:rsidRDefault="008F456D">
      <w:pPr>
        <w:pStyle w:val="ListParagraph"/>
        <w:spacing w:line="360" w:lineRule="auto"/>
        <w:ind w:left="1620" w:hanging="450"/>
        <w:rPr>
          <w:del w:id="1647" w:author="Jade Raposa" w:date="2024-10-15T02:46:00Z"/>
          <w:rFonts w:ascii="Georgia" w:hAnsi="Georgia"/>
          <w:rPrChange w:id="1648" w:author="Jade Raposa" w:date="2024-10-15T02:18:00Z">
            <w:rPr>
              <w:del w:id="1649" w:author="Jade Raposa" w:date="2024-10-15T02:46:00Z"/>
            </w:rPr>
          </w:rPrChange>
        </w:rPr>
        <w:pPrChange w:id="1650" w:author="Jade Raposa" w:date="2024-10-15T02:46:00Z">
          <w:pPr>
            <w:pStyle w:val="ListParagraph"/>
            <w:ind w:left="1800"/>
          </w:pPr>
        </w:pPrChange>
      </w:pPr>
    </w:p>
    <w:p w14:paraId="5CAAF1DB" w14:textId="77777777" w:rsidR="008F456D" w:rsidRPr="008F456D" w:rsidRDefault="008F456D">
      <w:pPr>
        <w:pStyle w:val="ListParagraph"/>
        <w:spacing w:line="360" w:lineRule="auto"/>
        <w:ind w:left="1620" w:hanging="450"/>
        <w:rPr>
          <w:del w:id="1651" w:author="Jade Raposa" w:date="2024-10-15T02:46:00Z"/>
          <w:rFonts w:ascii="Georgia" w:hAnsi="Georgia"/>
          <w:rPrChange w:id="1652" w:author="Jade Raposa" w:date="2024-10-15T02:18:00Z">
            <w:rPr>
              <w:del w:id="1653" w:author="Jade Raposa" w:date="2024-10-15T02:46:00Z"/>
            </w:rPr>
          </w:rPrChange>
        </w:rPr>
        <w:pPrChange w:id="1654" w:author="Jade Raposa" w:date="2024-10-15T02:46:00Z">
          <w:pPr>
            <w:pStyle w:val="ListParagraph"/>
            <w:ind w:left="1800"/>
          </w:pPr>
        </w:pPrChange>
      </w:pPr>
    </w:p>
    <w:p w14:paraId="250D41FE" w14:textId="77777777" w:rsidR="008F456D" w:rsidRPr="008F456D" w:rsidRDefault="008F456D">
      <w:pPr>
        <w:pStyle w:val="ListParagraph"/>
        <w:spacing w:line="360" w:lineRule="auto"/>
        <w:ind w:left="1620" w:hanging="450"/>
        <w:rPr>
          <w:del w:id="1655" w:author="Jade Raposa" w:date="2024-10-15T02:23:00Z"/>
          <w:rFonts w:ascii="Georgia" w:hAnsi="Georgia"/>
          <w:rPrChange w:id="1656" w:author="Jade Raposa" w:date="2024-10-15T02:18:00Z">
            <w:rPr>
              <w:del w:id="1657" w:author="Jade Raposa" w:date="2024-10-15T02:23:00Z"/>
            </w:rPr>
          </w:rPrChange>
        </w:rPr>
        <w:pPrChange w:id="1658" w:author="Jade Raposa" w:date="2024-10-15T02:46:00Z">
          <w:pPr>
            <w:pStyle w:val="ListParagraph"/>
            <w:ind w:left="1800"/>
          </w:pPr>
        </w:pPrChange>
      </w:pPr>
    </w:p>
    <w:p w14:paraId="08A9622D" w14:textId="77777777" w:rsidR="008F456D" w:rsidRPr="008F456D" w:rsidRDefault="008F456D">
      <w:pPr>
        <w:pStyle w:val="ListParagraph"/>
        <w:spacing w:line="360" w:lineRule="auto"/>
        <w:ind w:left="1620" w:hanging="450"/>
        <w:rPr>
          <w:del w:id="1659" w:author="Jade Raposa" w:date="2024-10-15T02:23:00Z"/>
          <w:rFonts w:ascii="Georgia" w:hAnsi="Georgia"/>
          <w:rPrChange w:id="1660" w:author="Jade Raposa" w:date="2024-10-15T02:18:00Z">
            <w:rPr>
              <w:del w:id="1661" w:author="Jade Raposa" w:date="2024-10-15T02:23:00Z"/>
            </w:rPr>
          </w:rPrChange>
        </w:rPr>
        <w:pPrChange w:id="1662" w:author="Jade Raposa" w:date="2024-10-15T02:46:00Z">
          <w:pPr>
            <w:pStyle w:val="ListParagraph"/>
            <w:ind w:left="1800"/>
          </w:pPr>
        </w:pPrChange>
      </w:pPr>
    </w:p>
    <w:p w14:paraId="652814F6" w14:textId="77777777" w:rsidR="008F456D" w:rsidRPr="008F456D" w:rsidRDefault="008F456D">
      <w:pPr>
        <w:spacing w:line="360" w:lineRule="auto"/>
        <w:ind w:left="1800"/>
        <w:rPr>
          <w:del w:id="1663" w:author="Jade Raposa" w:date="2024-10-15T02:23:00Z"/>
          <w:rFonts w:ascii="Georgia" w:hAnsi="Georgia"/>
          <w:rPrChange w:id="1664" w:author="Jade Raposa" w:date="2024-10-15T02:23:00Z">
            <w:rPr>
              <w:del w:id="1665" w:author="Jade Raposa" w:date="2024-10-15T02:23:00Z"/>
            </w:rPr>
          </w:rPrChange>
        </w:rPr>
        <w:pPrChange w:id="1666" w:author="Jade Raposa" w:date="2024-10-15T02:46:00Z">
          <w:pPr>
            <w:pStyle w:val="ListParagraph"/>
            <w:ind w:left="1800"/>
          </w:pPr>
        </w:pPrChange>
      </w:pPr>
    </w:p>
    <w:p w14:paraId="4DB91F8C" w14:textId="77777777" w:rsidR="008F456D" w:rsidRPr="008F456D" w:rsidRDefault="008F456D">
      <w:pPr>
        <w:spacing w:line="360" w:lineRule="auto"/>
        <w:ind w:left="1620" w:hanging="450"/>
        <w:rPr>
          <w:del w:id="1667" w:author="Jade Raposa" w:date="2024-10-15T02:46:00Z"/>
          <w:rFonts w:ascii="Georgia" w:hAnsi="Georgia"/>
          <w:rPrChange w:id="1668" w:author="Jade Raposa" w:date="2024-10-15T02:23:00Z">
            <w:rPr>
              <w:del w:id="1669" w:author="Jade Raposa" w:date="2024-10-15T02:46:00Z"/>
            </w:rPr>
          </w:rPrChange>
        </w:rPr>
        <w:pPrChange w:id="1670" w:author="Jade Raposa" w:date="2024-10-15T02:46:00Z">
          <w:pPr>
            <w:pStyle w:val="ListParagraph"/>
            <w:ind w:left="1800"/>
          </w:pPr>
        </w:pPrChange>
      </w:pPr>
    </w:p>
    <w:p w14:paraId="51FC1334" w14:textId="77777777" w:rsidR="008F456D" w:rsidRPr="008F456D" w:rsidRDefault="008F456D">
      <w:pPr>
        <w:pStyle w:val="ListParagraph"/>
        <w:spacing w:line="360" w:lineRule="auto"/>
        <w:ind w:left="1620" w:hanging="450"/>
        <w:rPr>
          <w:rFonts w:ascii="Georgia" w:hAnsi="Georgia"/>
          <w:rPrChange w:id="1671" w:author="Jade Raposa" w:date="2024-10-15T02:18:00Z">
            <w:rPr/>
          </w:rPrChange>
        </w:rPr>
        <w:pPrChange w:id="1672" w:author="Jade Raposa" w:date="2024-10-15T02:46:00Z">
          <w:pPr>
            <w:pStyle w:val="ListParagraph"/>
            <w:ind w:left="1800"/>
          </w:pPr>
        </w:pPrChange>
      </w:pPr>
    </w:p>
    <w:p w14:paraId="4E798775" w14:textId="77777777" w:rsidR="008F456D" w:rsidRDefault="002B278F">
      <w:pPr>
        <w:pStyle w:val="ListParagraph"/>
        <w:numPr>
          <w:ilvl w:val="0"/>
          <w:numId w:val="16"/>
        </w:numPr>
        <w:spacing w:line="360" w:lineRule="auto"/>
        <w:rPr>
          <w:ins w:id="1673" w:author="Jade Raposa" w:date="2024-10-16T20:58:00Z"/>
          <w:rFonts w:ascii="Georgia" w:hAnsi="Georgia"/>
          <w:b/>
          <w:bCs/>
        </w:rPr>
        <w:pPrChange w:id="1674" w:author="Jade Raposa" w:date="2024-10-16T20:58:00Z">
          <w:pPr>
            <w:pStyle w:val="ListParagraph"/>
            <w:spacing w:line="360" w:lineRule="auto"/>
            <w:ind w:left="1620" w:hanging="450"/>
          </w:pPr>
        </w:pPrChange>
      </w:pPr>
      <w:del w:id="1675" w:author="Jade Raposa" w:date="2024-10-16T20:58:00Z">
        <w:r>
          <w:rPr>
            <w:rFonts w:ascii="Georgia" w:hAnsi="Georgia"/>
            <w:rPrChange w:id="1676" w:author="Jade Raposa" w:date="2024-10-15T02:18:00Z">
              <w:rPr/>
            </w:rPrChange>
          </w:rPr>
          <w:delText>11.</w:delText>
        </w:r>
        <w:r>
          <w:rPr>
            <w:rFonts w:ascii="Georgia" w:hAnsi="Georgia"/>
            <w:rPrChange w:id="1677" w:author="Jade Raposa" w:date="2024-10-15T02:18:00Z">
              <w:rPr/>
            </w:rPrChange>
          </w:rPr>
          <w:tab/>
        </w:r>
      </w:del>
      <w:r>
        <w:rPr>
          <w:rFonts w:ascii="Georgia" w:hAnsi="Georgia"/>
          <w:rPrChange w:id="1678" w:author="Jade Raposa" w:date="2024-10-15T02:18:00Z">
            <w:rPr/>
          </w:rPrChange>
        </w:rPr>
        <w:t xml:space="preserve">After completing quizzes and finishing the subject, you can view your certificate by clicking </w:t>
      </w:r>
      <w:r>
        <w:rPr>
          <w:rFonts w:ascii="Georgia" w:hAnsi="Georgia"/>
          <w:b/>
          <w:bCs/>
          <w:rPrChange w:id="1679" w:author="Jade Raposa" w:date="2024-10-15T02:18:00Z">
            <w:rPr>
              <w:b/>
              <w:bCs/>
            </w:rPr>
          </w:rPrChange>
        </w:rPr>
        <w:t>“VIEW CERTIFICATE.”</w:t>
      </w:r>
    </w:p>
    <w:p w14:paraId="431BC1C3" w14:textId="77777777" w:rsidR="008F456D" w:rsidRPr="008F456D" w:rsidRDefault="008F456D">
      <w:pPr>
        <w:spacing w:line="360" w:lineRule="auto"/>
        <w:ind w:left="1800"/>
        <w:rPr>
          <w:rFonts w:ascii="Georgia" w:hAnsi="Georgia"/>
          <w:rPrChange w:id="1680" w:author="Jade Raposa" w:date="2024-10-16T20:58:00Z">
            <w:rPr/>
          </w:rPrChange>
        </w:rPr>
        <w:pPrChange w:id="1681" w:author="Jade Raposa" w:date="2024-10-16T20:58:00Z">
          <w:pPr>
            <w:pStyle w:val="ListParagraph"/>
            <w:ind w:left="1800"/>
          </w:pPr>
        </w:pPrChange>
      </w:pPr>
    </w:p>
    <w:p w14:paraId="274E7DFB" w14:textId="77777777" w:rsidR="008F456D" w:rsidRPr="008F456D" w:rsidRDefault="002B278F">
      <w:pPr>
        <w:pStyle w:val="ListParagraph"/>
        <w:spacing w:line="360" w:lineRule="auto"/>
        <w:ind w:left="1620" w:hanging="450"/>
        <w:rPr>
          <w:rFonts w:ascii="Georgia" w:hAnsi="Georgia"/>
          <w:b/>
          <w:bCs/>
          <w:rPrChange w:id="1682" w:author="Jade Raposa" w:date="2024-10-15T02:18:00Z">
            <w:rPr>
              <w:b/>
              <w:bCs/>
            </w:rPr>
          </w:rPrChange>
        </w:rPr>
        <w:pPrChange w:id="1683" w:author="Jade Raposa" w:date="2024-10-15T02:46:00Z">
          <w:pPr>
            <w:pStyle w:val="ListParagraph"/>
            <w:ind w:left="1800"/>
          </w:pPr>
        </w:pPrChange>
      </w:pPr>
      <w:r>
        <w:rPr>
          <w:rFonts w:ascii="Georgia" w:hAnsi="Georgia"/>
          <w:rPrChange w:id="1684" w:author="Jade Raposa" w:date="2024-10-15T02:18:00Z">
            <w:rPr/>
          </w:rPrChange>
        </w:rPr>
        <w:t>12.</w:t>
      </w:r>
      <w:r>
        <w:rPr>
          <w:rFonts w:ascii="Georgia" w:hAnsi="Georgia"/>
          <w:rPrChange w:id="1685" w:author="Jade Raposa" w:date="2024-10-15T02:18:00Z">
            <w:rPr/>
          </w:rPrChange>
        </w:rPr>
        <w:tab/>
        <w:t xml:space="preserve">When you are done with everything, click </w:t>
      </w:r>
      <w:r>
        <w:rPr>
          <w:rFonts w:ascii="Georgia" w:hAnsi="Georgia"/>
          <w:b/>
          <w:bCs/>
          <w:rPrChange w:id="1686" w:author="Jade Raposa" w:date="2024-10-15T02:18:00Z">
            <w:rPr>
              <w:b/>
              <w:bCs/>
            </w:rPr>
          </w:rPrChange>
        </w:rPr>
        <w:t>“LOG OUT.”</w:t>
      </w:r>
    </w:p>
    <w:p w14:paraId="1606DD97" w14:textId="77777777" w:rsidR="008F456D" w:rsidRDefault="008F456D">
      <w:pPr>
        <w:ind w:left="1620" w:hanging="450"/>
        <w:rPr>
          <w:ins w:id="1687" w:author="Jade Raposa" w:date="2024-10-17T00:58:00Z"/>
          <w:rFonts w:ascii="Georgia" w:hAnsi="Georgia"/>
          <w:b/>
          <w:bCs/>
        </w:rPr>
        <w:sectPr w:rsidR="008F456D">
          <w:headerReference w:type="first" r:id="rId130"/>
          <w:pgSz w:w="12240" w:h="15840"/>
          <w:pgMar w:top="1440" w:right="1440" w:bottom="1440" w:left="1440" w:header="708" w:footer="708" w:gutter="0"/>
          <w:pgNumType w:start="1"/>
          <w:cols w:space="708"/>
          <w:titlePg/>
          <w:docGrid w:linePitch="360"/>
        </w:sectPr>
      </w:pPr>
    </w:p>
    <w:p w14:paraId="0943BDEF" w14:textId="77777777" w:rsidR="008F456D" w:rsidRPr="008F456D" w:rsidRDefault="008F456D">
      <w:pPr>
        <w:pStyle w:val="ListParagraph"/>
        <w:ind w:left="1620" w:hanging="450"/>
        <w:rPr>
          <w:del w:id="1698" w:author="Jade Raposa" w:date="2024-10-15T02:46:00Z"/>
          <w:rFonts w:ascii="Georgia" w:hAnsi="Georgia"/>
          <w:b/>
          <w:bCs/>
          <w:rPrChange w:id="1699" w:author="Jade Raposa" w:date="2024-10-15T02:18:00Z">
            <w:rPr>
              <w:del w:id="1700" w:author="Jade Raposa" w:date="2024-10-15T02:46:00Z"/>
              <w:b/>
              <w:bCs/>
            </w:rPr>
          </w:rPrChange>
        </w:rPr>
        <w:pPrChange w:id="1701" w:author="Jade Raposa" w:date="2024-10-15T02:21:00Z">
          <w:pPr>
            <w:pStyle w:val="ListParagraph"/>
            <w:ind w:left="1800"/>
          </w:pPr>
        </w:pPrChange>
      </w:pPr>
    </w:p>
    <w:p w14:paraId="06DA32B3" w14:textId="77777777" w:rsidR="008F456D" w:rsidRPr="008F456D" w:rsidRDefault="008F456D">
      <w:pPr>
        <w:pStyle w:val="ListParagraph"/>
        <w:ind w:left="1620" w:hanging="450"/>
        <w:rPr>
          <w:del w:id="1702" w:author="Jade Raposa" w:date="2024-10-15T02:46:00Z"/>
          <w:rFonts w:ascii="Georgia" w:hAnsi="Georgia"/>
          <w:b/>
          <w:bCs/>
          <w:rPrChange w:id="1703" w:author="Jade Raposa" w:date="2024-10-15T02:18:00Z">
            <w:rPr>
              <w:del w:id="1704" w:author="Jade Raposa" w:date="2024-10-15T02:46:00Z"/>
              <w:b/>
              <w:bCs/>
            </w:rPr>
          </w:rPrChange>
        </w:rPr>
        <w:pPrChange w:id="1705" w:author="Jade Raposa" w:date="2024-10-15T02:21:00Z">
          <w:pPr>
            <w:pStyle w:val="ListParagraph"/>
            <w:ind w:left="1800"/>
          </w:pPr>
        </w:pPrChange>
      </w:pPr>
    </w:p>
    <w:p w14:paraId="7BD7AB54" w14:textId="77777777" w:rsidR="008F456D" w:rsidRPr="008F456D" w:rsidRDefault="008F456D">
      <w:pPr>
        <w:pStyle w:val="ListParagraph"/>
        <w:ind w:left="1620" w:hanging="450"/>
        <w:rPr>
          <w:del w:id="1706" w:author="Jade Raposa" w:date="2024-10-15T02:46:00Z"/>
          <w:rFonts w:ascii="Georgia" w:hAnsi="Georgia"/>
          <w:b/>
          <w:bCs/>
          <w:rPrChange w:id="1707" w:author="Jade Raposa" w:date="2024-10-15T02:18:00Z">
            <w:rPr>
              <w:del w:id="1708" w:author="Jade Raposa" w:date="2024-10-15T02:46:00Z"/>
              <w:b/>
              <w:bCs/>
            </w:rPr>
          </w:rPrChange>
        </w:rPr>
        <w:pPrChange w:id="1709" w:author="Jade Raposa" w:date="2024-10-15T02:21:00Z">
          <w:pPr>
            <w:pStyle w:val="ListParagraph"/>
            <w:ind w:left="1800"/>
          </w:pPr>
        </w:pPrChange>
      </w:pPr>
    </w:p>
    <w:p w14:paraId="1BD4BF76" w14:textId="77777777" w:rsidR="008F456D" w:rsidRPr="008F456D" w:rsidRDefault="008F456D">
      <w:pPr>
        <w:pStyle w:val="ListParagraph"/>
        <w:ind w:left="1620" w:hanging="450"/>
        <w:rPr>
          <w:del w:id="1710" w:author="Jade Raposa" w:date="2024-10-15T02:46:00Z"/>
          <w:rFonts w:ascii="Georgia" w:hAnsi="Georgia"/>
          <w:b/>
          <w:bCs/>
          <w:rPrChange w:id="1711" w:author="Jade Raposa" w:date="2024-10-15T02:18:00Z">
            <w:rPr>
              <w:del w:id="1712" w:author="Jade Raposa" w:date="2024-10-15T02:46:00Z"/>
              <w:b/>
              <w:bCs/>
            </w:rPr>
          </w:rPrChange>
        </w:rPr>
        <w:pPrChange w:id="1713" w:author="Jade Raposa" w:date="2024-10-15T02:21:00Z">
          <w:pPr>
            <w:pStyle w:val="ListParagraph"/>
            <w:ind w:left="1800"/>
          </w:pPr>
        </w:pPrChange>
      </w:pPr>
    </w:p>
    <w:p w14:paraId="4BC1D4C7" w14:textId="77777777" w:rsidR="008F456D" w:rsidRPr="008F456D" w:rsidRDefault="008F456D">
      <w:pPr>
        <w:ind w:left="1620" w:hanging="450"/>
        <w:rPr>
          <w:del w:id="1714" w:author="Jade Raposa" w:date="2024-10-15T02:46:00Z"/>
          <w:rFonts w:ascii="Georgia" w:hAnsi="Georgia"/>
          <w:b/>
          <w:bCs/>
          <w:rPrChange w:id="1715" w:author="Jade Raposa" w:date="2024-10-15T02:18:00Z">
            <w:rPr>
              <w:del w:id="1716" w:author="Jade Raposa" w:date="2024-10-15T02:46:00Z"/>
              <w:b/>
              <w:bCs/>
            </w:rPr>
          </w:rPrChange>
        </w:rPr>
        <w:pPrChange w:id="1717" w:author="Jade Raposa" w:date="2024-10-15T02:21:00Z">
          <w:pPr>
            <w:ind w:left="720"/>
          </w:pPr>
        </w:pPrChange>
      </w:pPr>
    </w:p>
    <w:p w14:paraId="10FBAC73" w14:textId="77777777" w:rsidR="008F456D" w:rsidRPr="008F456D" w:rsidRDefault="008F456D">
      <w:pPr>
        <w:ind w:left="1620" w:hanging="450"/>
        <w:rPr>
          <w:del w:id="1718" w:author="Jade Raposa" w:date="2024-10-15T02:46:00Z"/>
          <w:rFonts w:ascii="Georgia" w:hAnsi="Georgia"/>
          <w:b/>
          <w:bCs/>
          <w:rPrChange w:id="1719" w:author="Jade Raposa" w:date="2024-10-15T02:18:00Z">
            <w:rPr>
              <w:del w:id="1720" w:author="Jade Raposa" w:date="2024-10-15T02:46:00Z"/>
              <w:b/>
              <w:bCs/>
            </w:rPr>
          </w:rPrChange>
        </w:rPr>
        <w:pPrChange w:id="1721" w:author="Jade Raposa" w:date="2024-10-15T02:21:00Z">
          <w:pPr/>
        </w:pPrChange>
      </w:pPr>
    </w:p>
    <w:p w14:paraId="5A030D83" w14:textId="77777777" w:rsidR="008F456D" w:rsidRPr="008F456D" w:rsidRDefault="008F456D">
      <w:pPr>
        <w:ind w:left="720"/>
        <w:rPr>
          <w:del w:id="1722" w:author="Jade Raposa" w:date="2024-10-17T00:58:00Z"/>
          <w:rFonts w:ascii="Georgia" w:hAnsi="Georgia"/>
          <w:b/>
          <w:bCs/>
          <w:rPrChange w:id="1723" w:author="Jade Raposa" w:date="2024-10-15T02:18:00Z">
            <w:rPr>
              <w:del w:id="1724" w:author="Jade Raposa" w:date="2024-10-17T00:58:00Z"/>
              <w:b/>
              <w:bCs/>
            </w:rPr>
          </w:rPrChange>
        </w:rPr>
        <w:sectPr w:rsidR="008F456D" w:rsidRPr="008F456D">
          <w:pgSz w:w="12240" w:h="15840"/>
          <w:pgMar w:top="1440" w:right="1440" w:bottom="1440" w:left="1440" w:header="708" w:footer="708" w:gutter="0"/>
          <w:pgNumType w:start="1"/>
          <w:cols w:space="708"/>
          <w:titlePg/>
          <w:docGrid w:linePitch="360"/>
        </w:sectPr>
      </w:pPr>
    </w:p>
    <w:p w14:paraId="22136017" w14:textId="77777777" w:rsidR="008F456D" w:rsidRPr="008F456D" w:rsidRDefault="002B278F">
      <w:pPr>
        <w:ind w:left="1620" w:hanging="450"/>
        <w:rPr>
          <w:rFonts w:ascii="Georgia" w:hAnsi="Georgia"/>
          <w:b/>
          <w:bCs/>
          <w:rPrChange w:id="1725" w:author="Jade Raposa" w:date="2024-10-15T02:18:00Z">
            <w:rPr>
              <w:b/>
              <w:bCs/>
            </w:rPr>
          </w:rPrChange>
        </w:rPr>
        <w:pPrChange w:id="1726" w:author="Jade Raposa" w:date="2024-10-15T02:21:00Z">
          <w:pPr>
            <w:ind w:left="720"/>
          </w:pPr>
        </w:pPrChange>
      </w:pPr>
      <w:r>
        <w:rPr>
          <w:rFonts w:ascii="Georgia" w:hAnsi="Georgia"/>
          <w:b/>
          <w:bCs/>
          <w:rPrChange w:id="1727" w:author="Jade Raposa" w:date="2024-10-15T02:18:00Z">
            <w:rPr>
              <w:b/>
              <w:bCs/>
            </w:rPr>
          </w:rPrChange>
        </w:rPr>
        <w:t>MENTOR SIDE:</w:t>
      </w:r>
    </w:p>
    <w:p w14:paraId="5C5A218E" w14:textId="77777777" w:rsidR="008F456D" w:rsidRPr="008F456D" w:rsidRDefault="002B278F">
      <w:pPr>
        <w:pStyle w:val="ListParagraph"/>
        <w:numPr>
          <w:ilvl w:val="0"/>
          <w:numId w:val="17"/>
        </w:numPr>
        <w:ind w:left="1620" w:hanging="450"/>
        <w:rPr>
          <w:rFonts w:ascii="Georgia" w:hAnsi="Georgia"/>
          <w:b/>
          <w:bCs/>
          <w:rPrChange w:id="1728" w:author="Jade Raposa" w:date="2024-10-15T02:18:00Z">
            <w:rPr>
              <w:b/>
              <w:bCs/>
            </w:rPr>
          </w:rPrChange>
        </w:rPr>
        <w:pPrChange w:id="1729" w:author="Jade Raposa" w:date="2024-10-15T02:21:00Z">
          <w:pPr>
            <w:pStyle w:val="ListParagraph"/>
            <w:numPr>
              <w:numId w:val="17"/>
            </w:numPr>
            <w:ind w:left="2160" w:hanging="360"/>
          </w:pPr>
        </w:pPrChange>
      </w:pPr>
      <w:r>
        <w:rPr>
          <w:rFonts w:ascii="Georgia" w:hAnsi="Georgia"/>
          <w:rPrChange w:id="1730" w:author="Jade Raposa" w:date="2024-10-15T02:18:00Z">
            <w:rPr/>
          </w:rPrChange>
        </w:rPr>
        <w:t xml:space="preserve">Select your role, the option is </w:t>
      </w:r>
      <w:r>
        <w:rPr>
          <w:rFonts w:ascii="Georgia" w:hAnsi="Georgia"/>
          <w:b/>
          <w:bCs/>
          <w:rPrChange w:id="1731" w:author="Jade Raposa" w:date="2024-10-15T02:18:00Z">
            <w:rPr>
              <w:b/>
              <w:bCs/>
            </w:rPr>
          </w:rPrChange>
        </w:rPr>
        <w:t>“MENTOR.”</w:t>
      </w:r>
    </w:p>
    <w:p w14:paraId="08C61E34" w14:textId="77777777" w:rsidR="008F456D" w:rsidRPr="008F456D" w:rsidRDefault="002B278F">
      <w:pPr>
        <w:ind w:left="1620" w:hanging="450"/>
        <w:rPr>
          <w:rFonts w:ascii="Georgia" w:hAnsi="Georgia"/>
          <w:rPrChange w:id="1732" w:author="Jade Raposa" w:date="2024-10-15T02:18:00Z">
            <w:rPr/>
          </w:rPrChange>
        </w:rPr>
        <w:pPrChange w:id="1733" w:author="Jade Raposa" w:date="2024-10-15T02:21:00Z">
          <w:pPr>
            <w:ind w:left="720"/>
          </w:pPr>
        </w:pPrChange>
      </w:pPr>
      <w:r>
        <w:rPr>
          <w:rFonts w:ascii="Georgia" w:hAnsi="Georgia"/>
          <w:noProof/>
          <w:rPrChange w:id="1734" w:author="Jade Raposa" w:date="2024-10-15T02:18:00Z">
            <w:rPr>
              <w:noProof/>
            </w:rPr>
          </w:rPrChange>
        </w:rPr>
        <w:drawing>
          <wp:anchor distT="0" distB="0" distL="114300" distR="114300" simplePos="0" relativeHeight="251680768" behindDoc="0" locked="0" layoutInCell="1" allowOverlap="1" wp14:anchorId="3BADAC16" wp14:editId="10AF8F54">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a:picLocks noChangeAspect="1"/>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anchor>
        </w:drawing>
      </w:r>
    </w:p>
    <w:p w14:paraId="33816DA9" w14:textId="77777777" w:rsidR="008F456D" w:rsidRPr="008F456D" w:rsidRDefault="008F456D">
      <w:pPr>
        <w:ind w:left="1620" w:hanging="450"/>
        <w:rPr>
          <w:rFonts w:ascii="Georgia" w:hAnsi="Georgia"/>
          <w:rPrChange w:id="1735" w:author="Jade Raposa" w:date="2024-10-15T02:18:00Z">
            <w:rPr/>
          </w:rPrChange>
        </w:rPr>
        <w:pPrChange w:id="1736" w:author="Jade Raposa" w:date="2024-10-15T02:21:00Z">
          <w:pPr>
            <w:ind w:left="720"/>
          </w:pPr>
        </w:pPrChange>
      </w:pPr>
    </w:p>
    <w:p w14:paraId="0758ABCA" w14:textId="77777777" w:rsidR="008F456D" w:rsidRPr="008F456D" w:rsidRDefault="008F456D">
      <w:pPr>
        <w:ind w:left="1620" w:hanging="450"/>
        <w:rPr>
          <w:rFonts w:ascii="Georgia" w:hAnsi="Georgia"/>
          <w:rPrChange w:id="1737" w:author="Jade Raposa" w:date="2024-10-15T02:18:00Z">
            <w:rPr/>
          </w:rPrChange>
        </w:rPr>
        <w:pPrChange w:id="1738" w:author="Jade Raposa" w:date="2024-10-15T02:21:00Z">
          <w:pPr>
            <w:ind w:left="720"/>
          </w:pPr>
        </w:pPrChange>
      </w:pPr>
    </w:p>
    <w:p w14:paraId="6FC30B1E" w14:textId="77777777" w:rsidR="008F456D" w:rsidRPr="008F456D" w:rsidRDefault="008F456D">
      <w:pPr>
        <w:ind w:left="1620" w:hanging="450"/>
        <w:rPr>
          <w:rFonts w:ascii="Georgia" w:hAnsi="Georgia"/>
          <w:rPrChange w:id="1739" w:author="Jade Raposa" w:date="2024-10-15T02:18:00Z">
            <w:rPr/>
          </w:rPrChange>
        </w:rPr>
        <w:pPrChange w:id="1740" w:author="Jade Raposa" w:date="2024-10-15T02:21:00Z">
          <w:pPr>
            <w:ind w:left="720"/>
          </w:pPr>
        </w:pPrChange>
      </w:pPr>
    </w:p>
    <w:p w14:paraId="288E7A95" w14:textId="77777777" w:rsidR="008F456D" w:rsidRPr="008F456D" w:rsidRDefault="008F456D">
      <w:pPr>
        <w:ind w:left="1620" w:hanging="450"/>
        <w:rPr>
          <w:rFonts w:ascii="Georgia" w:hAnsi="Georgia"/>
          <w:rPrChange w:id="1741" w:author="Jade Raposa" w:date="2024-10-15T02:18:00Z">
            <w:rPr/>
          </w:rPrChange>
        </w:rPr>
        <w:pPrChange w:id="1742" w:author="Jade Raposa" w:date="2024-10-15T02:21:00Z">
          <w:pPr>
            <w:ind w:left="720"/>
          </w:pPr>
        </w:pPrChange>
      </w:pPr>
    </w:p>
    <w:p w14:paraId="7D016331" w14:textId="77777777" w:rsidR="008F456D" w:rsidRPr="008F456D" w:rsidRDefault="002B278F">
      <w:pPr>
        <w:ind w:left="1620" w:hanging="450"/>
        <w:rPr>
          <w:rFonts w:ascii="Georgia" w:hAnsi="Georgia"/>
          <w:rPrChange w:id="1743" w:author="Jade Raposa" w:date="2024-10-15T02:18:00Z">
            <w:rPr/>
          </w:rPrChange>
        </w:rPr>
        <w:pPrChange w:id="1744" w:author="Jade Raposa" w:date="2024-10-15T02:21:00Z">
          <w:pPr>
            <w:ind w:left="720"/>
          </w:pPr>
        </w:pPrChange>
      </w:pPr>
      <w:r>
        <w:rPr>
          <w:rFonts w:ascii="Georgia" w:hAnsi="Georgia"/>
          <w:b/>
          <w:bCs/>
          <w:noProof/>
          <w:rPrChange w:id="1745" w:author="Jade Raposa" w:date="2024-10-15T02:18:00Z">
            <w:rPr>
              <w:b/>
              <w:bCs/>
              <w:noProof/>
            </w:rPr>
          </w:rPrChange>
        </w:rPr>
        <mc:AlternateContent>
          <mc:Choice Requires="wps">
            <w:drawing>
              <wp:anchor distT="0" distB="0" distL="114300" distR="114300" simplePos="0" relativeHeight="251698176" behindDoc="0" locked="0" layoutInCell="1" allowOverlap="1" wp14:anchorId="3A1A39FF" wp14:editId="1B2FB31F">
                <wp:simplePos x="0" y="0"/>
                <wp:positionH relativeFrom="column">
                  <wp:posOffset>2691130</wp:posOffset>
                </wp:positionH>
                <wp:positionV relativeFrom="paragraph">
                  <wp:posOffset>88265</wp:posOffset>
                </wp:positionV>
                <wp:extent cx="238125" cy="401955"/>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43C1F97" id="Arrow: Up 6" o:spid="_x0000_s1026" type="#_x0000_t68" style="position:absolute;margin-left:211.9pt;margin-top:6.95pt;width:18.75pt;height:31.65pt;rotation:-2902215fd;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" adj="6402" fillcolor="#c00000" strokecolor="#09101d [484]" strokeweight="1pt"/>
            </w:pict>
          </mc:Fallback>
        </mc:AlternateContent>
      </w:r>
    </w:p>
    <w:p w14:paraId="3947506D" w14:textId="77777777" w:rsidR="008F456D" w:rsidRPr="008F456D" w:rsidRDefault="008F456D">
      <w:pPr>
        <w:ind w:left="1620" w:hanging="450"/>
        <w:rPr>
          <w:rFonts w:ascii="Georgia" w:hAnsi="Georgia"/>
          <w:rPrChange w:id="1746" w:author="Jade Raposa" w:date="2024-10-15T02:18:00Z">
            <w:rPr/>
          </w:rPrChange>
        </w:rPr>
        <w:pPrChange w:id="1747" w:author="Jade Raposa" w:date="2024-10-15T02:21:00Z">
          <w:pPr>
            <w:ind w:left="720"/>
          </w:pPr>
        </w:pPrChange>
      </w:pPr>
    </w:p>
    <w:p w14:paraId="7FE548B9" w14:textId="77777777" w:rsidR="008F456D" w:rsidRPr="008F456D" w:rsidRDefault="008F456D">
      <w:pPr>
        <w:ind w:left="1620" w:hanging="450"/>
        <w:rPr>
          <w:rFonts w:ascii="Georgia" w:hAnsi="Georgia"/>
          <w:rPrChange w:id="1748" w:author="Jade Raposa" w:date="2024-10-15T02:18:00Z">
            <w:rPr/>
          </w:rPrChange>
        </w:rPr>
        <w:pPrChange w:id="1749" w:author="Jade Raposa" w:date="2024-10-15T02:21:00Z">
          <w:pPr>
            <w:ind w:left="720"/>
          </w:pPr>
        </w:pPrChange>
      </w:pPr>
    </w:p>
    <w:p w14:paraId="1A23ED53" w14:textId="77777777" w:rsidR="008F456D" w:rsidRPr="008F456D" w:rsidRDefault="008F456D">
      <w:pPr>
        <w:ind w:left="1620" w:hanging="450"/>
        <w:rPr>
          <w:rFonts w:ascii="Georgia" w:hAnsi="Georgia"/>
          <w:rPrChange w:id="1750" w:author="Jade Raposa" w:date="2024-10-15T02:18:00Z">
            <w:rPr/>
          </w:rPrChange>
        </w:rPr>
        <w:pPrChange w:id="1751" w:author="Jade Raposa" w:date="2024-10-15T02:21:00Z">
          <w:pPr>
            <w:ind w:left="720"/>
          </w:pPr>
        </w:pPrChange>
      </w:pPr>
    </w:p>
    <w:p w14:paraId="6F545667" w14:textId="77777777" w:rsidR="008F456D" w:rsidRPr="008F456D" w:rsidRDefault="008F456D">
      <w:pPr>
        <w:ind w:left="1620" w:hanging="450"/>
        <w:rPr>
          <w:rFonts w:ascii="Georgia" w:hAnsi="Georgia"/>
          <w:rPrChange w:id="1752" w:author="Jade Raposa" w:date="2024-10-15T02:18:00Z">
            <w:rPr/>
          </w:rPrChange>
        </w:rPr>
        <w:pPrChange w:id="1753" w:author="Jade Raposa" w:date="2024-10-15T02:21:00Z">
          <w:pPr>
            <w:ind w:left="720"/>
          </w:pPr>
        </w:pPrChange>
      </w:pPr>
    </w:p>
    <w:p w14:paraId="118391AD" w14:textId="77777777" w:rsidR="008F456D" w:rsidRPr="008F456D" w:rsidRDefault="008F456D">
      <w:pPr>
        <w:ind w:left="1620" w:hanging="450"/>
        <w:rPr>
          <w:rFonts w:ascii="Georgia" w:hAnsi="Georgia"/>
          <w:rPrChange w:id="1754" w:author="Jade Raposa" w:date="2024-10-15T02:18:00Z">
            <w:rPr/>
          </w:rPrChange>
        </w:rPr>
        <w:pPrChange w:id="1755" w:author="Jade Raposa" w:date="2024-10-15T02:21:00Z">
          <w:pPr>
            <w:ind w:left="720"/>
          </w:pPr>
        </w:pPrChange>
      </w:pPr>
    </w:p>
    <w:p w14:paraId="7F784ED2" w14:textId="77777777" w:rsidR="008F456D" w:rsidRPr="008F456D" w:rsidRDefault="002B278F">
      <w:pPr>
        <w:pStyle w:val="ListParagraph"/>
        <w:numPr>
          <w:ilvl w:val="0"/>
          <w:numId w:val="17"/>
        </w:numPr>
        <w:ind w:left="1620" w:hanging="450"/>
        <w:rPr>
          <w:rFonts w:ascii="Georgia" w:hAnsi="Georgia"/>
          <w:rPrChange w:id="1756" w:author="Jade Raposa" w:date="2024-10-15T02:18:00Z">
            <w:rPr/>
          </w:rPrChange>
        </w:rPr>
        <w:pPrChange w:id="1757" w:author="Jade Raposa" w:date="2024-10-15T02:21:00Z">
          <w:pPr>
            <w:pStyle w:val="ListParagraph"/>
            <w:numPr>
              <w:numId w:val="17"/>
            </w:numPr>
            <w:ind w:left="2160" w:hanging="360"/>
          </w:pPr>
        </w:pPrChange>
      </w:pPr>
      <w:r>
        <w:rPr>
          <w:rFonts w:ascii="Georgia" w:hAnsi="Georgia"/>
          <w:rPrChange w:id="1758" w:author="Jade Raposa" w:date="2024-10-15T02:18:00Z">
            <w:rPr/>
          </w:rPrChange>
        </w:rPr>
        <w:t xml:space="preserve">Tap </w:t>
      </w:r>
      <w:r>
        <w:rPr>
          <w:rFonts w:ascii="Georgia" w:hAnsi="Georgia"/>
          <w:b/>
          <w:bCs/>
          <w:rPrChange w:id="1759" w:author="Jade Raposa" w:date="2024-10-15T02:18:00Z">
            <w:rPr>
              <w:b/>
              <w:bCs/>
            </w:rPr>
          </w:rPrChange>
        </w:rPr>
        <w:t>“SIGN UP”</w:t>
      </w:r>
      <w:r>
        <w:rPr>
          <w:rFonts w:ascii="Georgia" w:hAnsi="Georgia"/>
          <w:rPrChange w:id="1760" w:author="Jade Raposa" w:date="2024-10-15T02:18:00Z">
            <w:rPr/>
          </w:rPrChange>
        </w:rPr>
        <w:t xml:space="preserve"> to create an account. Make sure to use your </w:t>
      </w:r>
      <w:r>
        <w:rPr>
          <w:rFonts w:ascii="Georgia" w:hAnsi="Georgia"/>
          <w:b/>
          <w:bCs/>
          <w:rPrChange w:id="1761" w:author="Jade Raposa" w:date="2024-10-15T02:18:00Z">
            <w:rPr>
              <w:b/>
              <w:bCs/>
            </w:rPr>
          </w:rPrChange>
        </w:rPr>
        <w:t>“@dwc-legazpi.edu”</w:t>
      </w:r>
      <w:r>
        <w:rPr>
          <w:rFonts w:ascii="Georgia" w:hAnsi="Georgia"/>
          <w:rPrChange w:id="1762" w:author="Jade Raposa" w:date="2024-10-15T02:18:00Z">
            <w:rPr/>
          </w:rPrChange>
        </w:rPr>
        <w:t xml:space="preserve"> email.</w:t>
      </w:r>
    </w:p>
    <w:p w14:paraId="4574B83D" w14:textId="77777777" w:rsidR="008F456D" w:rsidRPr="008F456D" w:rsidRDefault="008F456D">
      <w:pPr>
        <w:ind w:left="1620" w:hanging="450"/>
        <w:rPr>
          <w:rFonts w:ascii="Georgia" w:hAnsi="Georgia"/>
          <w:rPrChange w:id="1763" w:author="Jade Raposa" w:date="2024-10-15T02:18:00Z">
            <w:rPr/>
          </w:rPrChange>
        </w:rPr>
        <w:pPrChange w:id="1764" w:author="Jade Raposa" w:date="2024-10-15T02:21:00Z">
          <w:pPr>
            <w:ind w:left="720"/>
          </w:pPr>
        </w:pPrChange>
      </w:pPr>
    </w:p>
    <w:p w14:paraId="29CCD002" w14:textId="77777777" w:rsidR="008F456D" w:rsidRPr="008F456D" w:rsidRDefault="002B278F">
      <w:pPr>
        <w:ind w:left="1620" w:hanging="450"/>
        <w:rPr>
          <w:rFonts w:ascii="Georgia" w:hAnsi="Georgia"/>
          <w:rPrChange w:id="1765" w:author="Jade Raposa" w:date="2024-10-15T02:18:00Z">
            <w:rPr/>
          </w:rPrChange>
        </w:rPr>
        <w:pPrChange w:id="1766" w:author="Jade Raposa" w:date="2024-10-15T02:21:00Z">
          <w:pPr>
            <w:ind w:left="720"/>
          </w:pPr>
        </w:pPrChange>
      </w:pPr>
      <w:r>
        <w:rPr>
          <w:rFonts w:ascii="Georgia" w:hAnsi="Georgia"/>
          <w:noProof/>
          <w:rPrChange w:id="1767" w:author="Jade Raposa" w:date="2024-10-15T02:18:00Z">
            <w:rPr>
              <w:noProof/>
            </w:rPr>
          </w:rPrChange>
        </w:rPr>
        <w:drawing>
          <wp:anchor distT="0" distB="0" distL="114300" distR="114300" simplePos="0" relativeHeight="251681792" behindDoc="0" locked="0" layoutInCell="1" allowOverlap="1" wp14:anchorId="0FF76AAE" wp14:editId="21C45474">
            <wp:simplePos x="0" y="0"/>
            <wp:positionH relativeFrom="margin">
              <wp:posOffset>1743075</wp:posOffset>
            </wp:positionH>
            <wp:positionV relativeFrom="paragraph">
              <wp:posOffset>13970</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a:picLocks noChangeAspect="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anchor>
        </w:drawing>
      </w:r>
    </w:p>
    <w:p w14:paraId="31549A05" w14:textId="77777777" w:rsidR="008F456D" w:rsidRPr="008F456D" w:rsidRDefault="008F456D">
      <w:pPr>
        <w:ind w:left="1620" w:hanging="450"/>
        <w:rPr>
          <w:rFonts w:ascii="Georgia" w:hAnsi="Georgia"/>
          <w:rPrChange w:id="1768" w:author="Jade Raposa" w:date="2024-10-15T02:18:00Z">
            <w:rPr/>
          </w:rPrChange>
        </w:rPr>
        <w:pPrChange w:id="1769" w:author="Jade Raposa" w:date="2024-10-15T02:21:00Z">
          <w:pPr>
            <w:ind w:left="720"/>
          </w:pPr>
        </w:pPrChange>
      </w:pPr>
    </w:p>
    <w:p w14:paraId="15A57BA0" w14:textId="77777777" w:rsidR="008F456D" w:rsidRPr="008F456D" w:rsidRDefault="008F456D">
      <w:pPr>
        <w:ind w:left="1620" w:hanging="450"/>
        <w:rPr>
          <w:rFonts w:ascii="Georgia" w:hAnsi="Georgia"/>
          <w:rPrChange w:id="1770" w:author="Jade Raposa" w:date="2024-10-15T02:18:00Z">
            <w:rPr/>
          </w:rPrChange>
        </w:rPr>
        <w:pPrChange w:id="1771" w:author="Jade Raposa" w:date="2024-10-15T02:21:00Z">
          <w:pPr>
            <w:ind w:left="720"/>
          </w:pPr>
        </w:pPrChange>
      </w:pPr>
    </w:p>
    <w:p w14:paraId="08845962" w14:textId="77777777" w:rsidR="008F456D" w:rsidRPr="008F456D" w:rsidRDefault="002B278F">
      <w:pPr>
        <w:ind w:left="1620" w:hanging="450"/>
        <w:rPr>
          <w:rFonts w:ascii="Georgia" w:hAnsi="Georgia"/>
          <w:rPrChange w:id="1772" w:author="Jade Raposa" w:date="2024-10-15T02:18:00Z">
            <w:rPr/>
          </w:rPrChange>
        </w:rPr>
        <w:pPrChange w:id="1773" w:author="Jade Raposa" w:date="2024-10-15T02:21:00Z">
          <w:pPr>
            <w:ind w:left="720"/>
          </w:pPr>
        </w:pPrChange>
      </w:pPr>
      <w:ins w:id="1774" w:author="Jade Raposa" w:date="2024-10-15T02:45:00Z">
        <w:r>
          <w:rPr>
            <w:rFonts w:ascii="Georgia" w:hAnsi="Georgia"/>
            <w:b/>
            <w:bCs/>
            <w:noProof/>
            <w:rPrChange w:id="1775" w:author="Jade Raposa" w:date="2024-10-15T02:18:00Z">
              <w:rPr>
                <w:b/>
                <w:bCs/>
                <w:noProof/>
              </w:rPr>
            </w:rPrChange>
          </w:rPr>
          <mc:AlternateContent>
            <mc:Choice Requires="wps">
              <w:drawing>
                <wp:anchor distT="0" distB="0" distL="114300" distR="114300" simplePos="0" relativeHeight="251701248" behindDoc="0" locked="0" layoutInCell="1" allowOverlap="1" wp14:anchorId="03E8A54F" wp14:editId="0F1A7FE6">
                  <wp:simplePos x="0" y="0"/>
                  <wp:positionH relativeFrom="column">
                    <wp:posOffset>2484120</wp:posOffset>
                  </wp:positionH>
                  <wp:positionV relativeFrom="paragraph">
                    <wp:posOffset>191135</wp:posOffset>
                  </wp:positionV>
                  <wp:extent cx="238125" cy="401955"/>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38FF3A5" id="Arrow: Up 6" o:spid="_x0000_s1026" type="#_x0000_t68" style="position:absolute;margin-left:195.6pt;margin-top:15.05pt;width:18.75pt;height:31.65pt;rotation:-2902215fd;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" adj="6402" fillcolor="#c00000" strokecolor="#09101d [484]" strokeweight="1pt"/>
              </w:pict>
            </mc:Fallback>
          </mc:AlternateContent>
        </w:r>
      </w:ins>
    </w:p>
    <w:p w14:paraId="5865B72D" w14:textId="77777777" w:rsidR="008F456D" w:rsidRPr="008F456D" w:rsidRDefault="008F456D">
      <w:pPr>
        <w:ind w:left="1620" w:hanging="450"/>
        <w:rPr>
          <w:rFonts w:ascii="Georgia" w:hAnsi="Georgia"/>
          <w:rPrChange w:id="1776" w:author="Jade Raposa" w:date="2024-10-15T02:18:00Z">
            <w:rPr/>
          </w:rPrChange>
        </w:rPr>
        <w:pPrChange w:id="1777" w:author="Jade Raposa" w:date="2024-10-15T02:21:00Z">
          <w:pPr>
            <w:ind w:left="720"/>
          </w:pPr>
        </w:pPrChange>
      </w:pPr>
    </w:p>
    <w:p w14:paraId="51312A7D" w14:textId="77777777" w:rsidR="008F456D" w:rsidRPr="008F456D" w:rsidRDefault="008F456D">
      <w:pPr>
        <w:ind w:left="1620" w:hanging="450"/>
        <w:rPr>
          <w:rFonts w:ascii="Georgia" w:hAnsi="Georgia"/>
          <w:rPrChange w:id="1778" w:author="Jade Raposa" w:date="2024-10-15T02:18:00Z">
            <w:rPr/>
          </w:rPrChange>
        </w:rPr>
        <w:pPrChange w:id="1779" w:author="Jade Raposa" w:date="2024-10-15T02:21:00Z">
          <w:pPr>
            <w:ind w:left="720"/>
          </w:pPr>
        </w:pPrChange>
      </w:pPr>
    </w:p>
    <w:p w14:paraId="6637E1E3" w14:textId="77777777" w:rsidR="008F456D" w:rsidRPr="008F456D" w:rsidRDefault="008F456D">
      <w:pPr>
        <w:ind w:left="1620" w:hanging="450"/>
        <w:rPr>
          <w:rFonts w:ascii="Georgia" w:hAnsi="Georgia"/>
          <w:rPrChange w:id="1780" w:author="Jade Raposa" w:date="2024-10-15T02:18:00Z">
            <w:rPr/>
          </w:rPrChange>
        </w:rPr>
        <w:pPrChange w:id="1781" w:author="Jade Raposa" w:date="2024-10-15T02:21:00Z">
          <w:pPr>
            <w:ind w:left="720"/>
          </w:pPr>
        </w:pPrChange>
      </w:pPr>
    </w:p>
    <w:p w14:paraId="6E0F1314" w14:textId="77777777" w:rsidR="008F456D" w:rsidRDefault="008F456D">
      <w:pPr>
        <w:pStyle w:val="ListParagraph"/>
        <w:numPr>
          <w:ilvl w:val="0"/>
          <w:numId w:val="17"/>
        </w:numPr>
        <w:rPr>
          <w:ins w:id="1782" w:author="Jade Raposa" w:date="2024-10-17T00:59:00Z"/>
          <w:rFonts w:ascii="Georgia" w:hAnsi="Georgia"/>
        </w:rPr>
        <w:sectPr w:rsidR="008F456D">
          <w:headerReference w:type="default" r:id="rId133"/>
          <w:headerReference w:type="first" r:id="rId134"/>
          <w:pgSz w:w="12240" w:h="15840"/>
          <w:pgMar w:top="1440" w:right="1440" w:bottom="1440" w:left="1440" w:header="708" w:footer="708" w:gutter="0"/>
          <w:pgNumType w:start="1"/>
          <w:cols w:space="708"/>
          <w:docGrid w:linePitch="360"/>
        </w:sectPr>
      </w:pPr>
    </w:p>
    <w:p w14:paraId="3D6318DD" w14:textId="77777777" w:rsidR="00000000" w:rsidRDefault="00000000">
      <w:pPr>
        <w:ind w:left="1620" w:hanging="450"/>
        <w:rPr>
          <w:del w:id="1795" w:author="Jade Raposa" w:date="2024-10-17T00:59:00Z"/>
          <w:rFonts w:ascii="Georgia" w:hAnsi="Georgia"/>
          <w:rPrChange w:id="1796" w:author="Jade Raposa" w:date="2024-10-15T02:18:00Z">
            <w:rPr>
              <w:del w:id="1797" w:author="Jade Raposa" w:date="2024-10-17T00:59:00Z"/>
            </w:rPr>
          </w:rPrChange>
        </w:rPr>
        <w:sectPr w:rsidR="00000000">
          <w:pgSz w:w="12240" w:h="15840"/>
          <w:pgMar w:top="1440" w:right="1440" w:bottom="1440" w:left="1440" w:header="708" w:footer="708" w:gutter="0"/>
          <w:pgNumType w:start="1"/>
          <w:cols w:space="708"/>
          <w:titlePg/>
          <w:docGrid w:linePitch="360"/>
        </w:sectPr>
        <w:pPrChange w:id="1798" w:author="Jade Raposa" w:date="2024-10-15T02:21:00Z">
          <w:pPr/>
        </w:pPrChange>
      </w:pPr>
    </w:p>
    <w:p w14:paraId="6D8E9AF7" w14:textId="77777777" w:rsidR="008F456D" w:rsidRPr="008F456D" w:rsidRDefault="008F456D">
      <w:pPr>
        <w:ind w:left="1620" w:hanging="450"/>
        <w:rPr>
          <w:del w:id="1799" w:author="Jade Raposa" w:date="2024-10-17T00:58:00Z"/>
          <w:rFonts w:ascii="Georgia" w:hAnsi="Georgia"/>
          <w:rPrChange w:id="1800" w:author="Jade Raposa" w:date="2024-10-15T02:18:00Z">
            <w:rPr>
              <w:del w:id="1801" w:author="Jade Raposa" w:date="2024-10-17T00:58:00Z"/>
            </w:rPr>
          </w:rPrChange>
        </w:rPr>
        <w:pPrChange w:id="1802" w:author="Jade Raposa" w:date="2024-10-15T02:21:00Z">
          <w:pPr/>
        </w:pPrChange>
      </w:pPr>
    </w:p>
    <w:p w14:paraId="12DBDA83" w14:textId="77777777" w:rsidR="008F456D" w:rsidRPr="008F456D" w:rsidRDefault="002B278F">
      <w:pPr>
        <w:pStyle w:val="ListParagraph"/>
        <w:numPr>
          <w:ilvl w:val="0"/>
          <w:numId w:val="17"/>
        </w:numPr>
        <w:rPr>
          <w:rFonts w:ascii="Georgia" w:hAnsi="Georgia"/>
          <w:rPrChange w:id="1803" w:author="Jade Raposa" w:date="2024-10-15T02:25:00Z">
            <w:rPr/>
          </w:rPrChange>
        </w:rPr>
        <w:pPrChange w:id="1804" w:author="Jade Raposa" w:date="2024-10-15T02:25:00Z">
          <w:pPr>
            <w:ind w:firstLine="720"/>
          </w:pPr>
        </w:pPrChange>
      </w:pPr>
      <w:del w:id="1805" w:author="Jade Raposa" w:date="2024-10-15T02:25:00Z">
        <w:r>
          <w:rPr>
            <w:rFonts w:ascii="Georgia" w:hAnsi="Georgia"/>
            <w:rPrChange w:id="1806" w:author="Jade Raposa" w:date="2024-10-15T02:25:00Z">
              <w:rPr/>
            </w:rPrChange>
          </w:rPr>
          <w:delText xml:space="preserve">3. </w:delText>
        </w:r>
      </w:del>
      <w:r>
        <w:rPr>
          <w:rFonts w:ascii="Georgia" w:hAnsi="Georgia"/>
          <w:rPrChange w:id="1807" w:author="Jade Raposa" w:date="2024-10-15T02:25:00Z">
            <w:rPr/>
          </w:rPrChange>
        </w:rPr>
        <w:t xml:space="preserve">Enter your </w:t>
      </w:r>
      <w:r>
        <w:rPr>
          <w:rFonts w:ascii="Georgia" w:hAnsi="Georgia"/>
          <w:b/>
          <w:bCs/>
          <w:rPrChange w:id="1808" w:author="Jade Raposa" w:date="2024-10-15T02:25:00Z">
            <w:rPr>
              <w:b/>
              <w:bCs/>
            </w:rPr>
          </w:rPrChange>
        </w:rPr>
        <w:t>“EMAIL”</w:t>
      </w:r>
      <w:r>
        <w:rPr>
          <w:rFonts w:ascii="Georgia" w:hAnsi="Georgia"/>
          <w:rPrChange w:id="1809" w:author="Jade Raposa" w:date="2024-10-15T02:25:00Z">
            <w:rPr/>
          </w:rPrChange>
        </w:rPr>
        <w:t xml:space="preserve"> using the school account, and set your </w:t>
      </w:r>
      <w:r>
        <w:rPr>
          <w:rFonts w:ascii="Georgia" w:hAnsi="Georgia"/>
          <w:b/>
          <w:bCs/>
          <w:rPrChange w:id="1810" w:author="Jade Raposa" w:date="2024-10-15T02:25:00Z">
            <w:rPr>
              <w:b/>
              <w:bCs/>
            </w:rPr>
          </w:rPrChange>
        </w:rPr>
        <w:t>“PASSWORD.”</w:t>
      </w:r>
      <w:r>
        <w:rPr>
          <w:rFonts w:ascii="Georgia" w:hAnsi="Georgia"/>
          <w:rPrChange w:id="1811" w:author="Jade Raposa" w:date="2024-10-15T02:25:00Z">
            <w:rPr/>
          </w:rPrChange>
        </w:rPr>
        <w:t xml:space="preserve"> Press </w:t>
      </w:r>
      <w:r>
        <w:rPr>
          <w:rFonts w:ascii="Georgia" w:hAnsi="Georgia"/>
          <w:b/>
          <w:bCs/>
          <w:rPrChange w:id="1812" w:author="Jade Raposa" w:date="2024-10-15T02:25:00Z">
            <w:rPr>
              <w:b/>
              <w:bCs/>
            </w:rPr>
          </w:rPrChange>
        </w:rPr>
        <w:t>“Next.”</w:t>
      </w:r>
    </w:p>
    <w:p w14:paraId="175A92E8" w14:textId="77777777" w:rsidR="008F456D" w:rsidRPr="008F456D" w:rsidRDefault="002B278F">
      <w:pPr>
        <w:pStyle w:val="ListParagraph"/>
        <w:ind w:left="1620" w:hanging="450"/>
        <w:rPr>
          <w:del w:id="1813" w:author="Jade Raposa" w:date="2024-10-15T02:24:00Z"/>
          <w:rFonts w:ascii="Georgia" w:hAnsi="Georgia"/>
          <w:rPrChange w:id="1814" w:author="Jade Raposa" w:date="2024-10-15T02:18:00Z">
            <w:rPr>
              <w:del w:id="1815" w:author="Jade Raposa" w:date="2024-10-15T02:24:00Z"/>
            </w:rPr>
          </w:rPrChange>
        </w:rPr>
        <w:pPrChange w:id="1816" w:author="Jade Raposa" w:date="2024-10-15T02:21:00Z">
          <w:pPr>
            <w:pStyle w:val="ListParagraph"/>
            <w:ind w:left="1800"/>
          </w:pPr>
        </w:pPrChange>
      </w:pPr>
      <w:r>
        <w:rPr>
          <w:rFonts w:ascii="Georgia" w:hAnsi="Georgia"/>
          <w:noProof/>
          <w:rPrChange w:id="1817" w:author="Jade Raposa" w:date="2024-10-15T02:18:00Z">
            <w:rPr>
              <w:noProof/>
            </w:rPr>
          </w:rPrChange>
        </w:rPr>
        <w:drawing>
          <wp:anchor distT="0" distB="0" distL="114300" distR="114300" simplePos="0" relativeHeight="251682816" behindDoc="0" locked="0" layoutInCell="1" allowOverlap="1" wp14:anchorId="06A956E0" wp14:editId="29768B52">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anchor>
        </w:drawing>
      </w:r>
    </w:p>
    <w:p w14:paraId="08C2946B" w14:textId="77777777" w:rsidR="008F456D" w:rsidRPr="008F456D" w:rsidRDefault="008F456D">
      <w:pPr>
        <w:pStyle w:val="ListParagraph"/>
        <w:ind w:left="1620" w:hanging="450"/>
        <w:rPr>
          <w:del w:id="1818" w:author="Jade Raposa" w:date="2024-10-15T02:24:00Z"/>
          <w:rFonts w:ascii="Georgia" w:hAnsi="Georgia"/>
          <w:rPrChange w:id="1819" w:author="Jade Raposa" w:date="2024-10-15T02:18:00Z">
            <w:rPr>
              <w:del w:id="1820" w:author="Jade Raposa" w:date="2024-10-15T02:24:00Z"/>
            </w:rPr>
          </w:rPrChange>
        </w:rPr>
        <w:pPrChange w:id="1821" w:author="Jade Raposa" w:date="2024-10-15T02:21:00Z">
          <w:pPr>
            <w:pStyle w:val="ListParagraph"/>
            <w:ind w:left="1800"/>
          </w:pPr>
        </w:pPrChange>
      </w:pPr>
    </w:p>
    <w:p w14:paraId="2BC480F3" w14:textId="77777777" w:rsidR="008F456D" w:rsidRPr="008F456D" w:rsidRDefault="008F456D">
      <w:pPr>
        <w:pStyle w:val="ListParagraph"/>
        <w:ind w:left="1620" w:hanging="450"/>
        <w:rPr>
          <w:del w:id="1822" w:author="Jade Raposa" w:date="2024-10-15T02:24:00Z"/>
          <w:rFonts w:ascii="Georgia" w:hAnsi="Georgia"/>
          <w:rPrChange w:id="1823" w:author="Jade Raposa" w:date="2024-10-15T02:18:00Z">
            <w:rPr>
              <w:del w:id="1824" w:author="Jade Raposa" w:date="2024-10-15T02:24:00Z"/>
            </w:rPr>
          </w:rPrChange>
        </w:rPr>
        <w:pPrChange w:id="1825" w:author="Jade Raposa" w:date="2024-10-15T02:21:00Z">
          <w:pPr>
            <w:pStyle w:val="ListParagraph"/>
            <w:ind w:left="1800"/>
          </w:pPr>
        </w:pPrChange>
      </w:pPr>
    </w:p>
    <w:p w14:paraId="2C93A6F9" w14:textId="77777777" w:rsidR="008F456D" w:rsidRPr="008F456D" w:rsidRDefault="008F456D">
      <w:pPr>
        <w:pStyle w:val="ListParagraph"/>
        <w:ind w:left="1620" w:hanging="450"/>
        <w:rPr>
          <w:del w:id="1826" w:author="Jade Raposa" w:date="2024-10-15T02:24:00Z"/>
          <w:rFonts w:ascii="Georgia" w:hAnsi="Georgia"/>
          <w:rPrChange w:id="1827" w:author="Jade Raposa" w:date="2024-10-15T02:18:00Z">
            <w:rPr>
              <w:del w:id="1828" w:author="Jade Raposa" w:date="2024-10-15T02:24:00Z"/>
            </w:rPr>
          </w:rPrChange>
        </w:rPr>
        <w:pPrChange w:id="1829" w:author="Jade Raposa" w:date="2024-10-15T02:21:00Z">
          <w:pPr>
            <w:pStyle w:val="ListParagraph"/>
            <w:ind w:left="1800"/>
          </w:pPr>
        </w:pPrChange>
      </w:pPr>
    </w:p>
    <w:p w14:paraId="377956E1" w14:textId="77777777" w:rsidR="008F456D" w:rsidRDefault="008F456D">
      <w:pPr>
        <w:pStyle w:val="ListParagraph"/>
        <w:ind w:left="1620" w:hanging="450"/>
        <w:pPrChange w:id="1830" w:author="Jade Raposa" w:date="2024-10-15T02:24:00Z">
          <w:pPr>
            <w:pStyle w:val="ListParagraph"/>
            <w:ind w:left="1800"/>
          </w:pPr>
        </w:pPrChange>
      </w:pPr>
    </w:p>
    <w:p w14:paraId="4506C6F6" w14:textId="77777777" w:rsidR="008F456D" w:rsidRPr="008F456D" w:rsidRDefault="008F456D">
      <w:pPr>
        <w:pStyle w:val="ListParagraph"/>
        <w:ind w:left="1620" w:hanging="450"/>
        <w:rPr>
          <w:del w:id="1831" w:author="Jade Raposa" w:date="2024-10-15T02:24:00Z"/>
          <w:rFonts w:ascii="Georgia" w:hAnsi="Georgia"/>
          <w:rPrChange w:id="1832" w:author="Jade Raposa" w:date="2024-10-15T02:18:00Z">
            <w:rPr>
              <w:del w:id="1833" w:author="Jade Raposa" w:date="2024-10-15T02:24:00Z"/>
            </w:rPr>
          </w:rPrChange>
        </w:rPr>
        <w:pPrChange w:id="1834" w:author="Jade Raposa" w:date="2024-10-15T02:21:00Z">
          <w:pPr>
            <w:pStyle w:val="ListParagraph"/>
            <w:ind w:left="1800"/>
          </w:pPr>
        </w:pPrChange>
      </w:pPr>
    </w:p>
    <w:p w14:paraId="300BA150" w14:textId="77777777" w:rsidR="008F456D" w:rsidRPr="008F456D" w:rsidRDefault="008F456D">
      <w:pPr>
        <w:pStyle w:val="ListParagraph"/>
        <w:ind w:left="1620" w:hanging="450"/>
        <w:rPr>
          <w:del w:id="1835" w:author="Jade Raposa" w:date="2024-10-15T02:24:00Z"/>
          <w:rFonts w:ascii="Georgia" w:hAnsi="Georgia"/>
          <w:rPrChange w:id="1836" w:author="Jade Raposa" w:date="2024-10-15T02:18:00Z">
            <w:rPr>
              <w:del w:id="1837" w:author="Jade Raposa" w:date="2024-10-15T02:24:00Z"/>
            </w:rPr>
          </w:rPrChange>
        </w:rPr>
        <w:pPrChange w:id="1838" w:author="Jade Raposa" w:date="2024-10-15T02:21:00Z">
          <w:pPr>
            <w:pStyle w:val="ListParagraph"/>
            <w:ind w:left="1800"/>
          </w:pPr>
        </w:pPrChange>
      </w:pPr>
    </w:p>
    <w:p w14:paraId="49383AA7" w14:textId="77777777" w:rsidR="008F456D" w:rsidRPr="008F456D" w:rsidRDefault="008F456D">
      <w:pPr>
        <w:pStyle w:val="ListParagraph"/>
        <w:ind w:left="1620" w:hanging="450"/>
        <w:rPr>
          <w:del w:id="1839" w:author="Jade Raposa" w:date="2024-10-15T02:24:00Z"/>
          <w:rFonts w:ascii="Georgia" w:hAnsi="Georgia"/>
          <w:rPrChange w:id="1840" w:author="Jade Raposa" w:date="2024-10-15T02:18:00Z">
            <w:rPr>
              <w:del w:id="1841" w:author="Jade Raposa" w:date="2024-10-15T02:24:00Z"/>
            </w:rPr>
          </w:rPrChange>
        </w:rPr>
        <w:pPrChange w:id="1842" w:author="Jade Raposa" w:date="2024-10-15T02:21:00Z">
          <w:pPr>
            <w:pStyle w:val="ListParagraph"/>
            <w:ind w:left="1800"/>
          </w:pPr>
        </w:pPrChange>
      </w:pPr>
    </w:p>
    <w:p w14:paraId="0D2EE22D" w14:textId="77777777" w:rsidR="008F456D" w:rsidRPr="008F456D" w:rsidRDefault="008F456D">
      <w:pPr>
        <w:pStyle w:val="ListParagraph"/>
        <w:ind w:left="1620" w:hanging="450"/>
        <w:rPr>
          <w:del w:id="1843" w:author="Jade Raposa" w:date="2024-10-15T02:24:00Z"/>
          <w:rFonts w:ascii="Georgia" w:hAnsi="Georgia"/>
          <w:rPrChange w:id="1844" w:author="Jade Raposa" w:date="2024-10-15T02:18:00Z">
            <w:rPr>
              <w:del w:id="1845" w:author="Jade Raposa" w:date="2024-10-15T02:24:00Z"/>
            </w:rPr>
          </w:rPrChange>
        </w:rPr>
        <w:pPrChange w:id="1846" w:author="Jade Raposa" w:date="2024-10-15T02:21:00Z">
          <w:pPr>
            <w:pStyle w:val="ListParagraph"/>
            <w:ind w:left="1800"/>
          </w:pPr>
        </w:pPrChange>
      </w:pPr>
    </w:p>
    <w:p w14:paraId="5AA79317" w14:textId="77777777" w:rsidR="008F456D" w:rsidRPr="008F456D" w:rsidRDefault="008F456D">
      <w:pPr>
        <w:pStyle w:val="ListParagraph"/>
        <w:ind w:left="1620" w:hanging="450"/>
        <w:rPr>
          <w:del w:id="1847" w:author="Jade Raposa" w:date="2024-10-15T02:24:00Z"/>
          <w:rFonts w:ascii="Georgia" w:hAnsi="Georgia"/>
          <w:rPrChange w:id="1848" w:author="Jade Raposa" w:date="2024-10-15T02:18:00Z">
            <w:rPr>
              <w:del w:id="1849" w:author="Jade Raposa" w:date="2024-10-15T02:24:00Z"/>
            </w:rPr>
          </w:rPrChange>
        </w:rPr>
        <w:pPrChange w:id="1850" w:author="Jade Raposa" w:date="2024-10-15T02:21:00Z">
          <w:pPr>
            <w:pStyle w:val="ListParagraph"/>
            <w:ind w:left="1800"/>
          </w:pPr>
        </w:pPrChange>
      </w:pPr>
    </w:p>
    <w:p w14:paraId="69C2C2C7" w14:textId="77777777" w:rsidR="008F456D" w:rsidRPr="008F456D" w:rsidRDefault="008F456D">
      <w:pPr>
        <w:ind w:left="1800"/>
        <w:rPr>
          <w:del w:id="1851" w:author="Jade Raposa" w:date="2024-10-15T02:24:00Z"/>
          <w:rFonts w:ascii="Georgia" w:hAnsi="Georgia"/>
          <w:rPrChange w:id="1852" w:author="Jade Raposa" w:date="2024-10-15T02:24:00Z">
            <w:rPr>
              <w:del w:id="1853" w:author="Jade Raposa" w:date="2024-10-15T02:24:00Z"/>
            </w:rPr>
          </w:rPrChange>
        </w:rPr>
        <w:pPrChange w:id="1854" w:author="Jade Raposa" w:date="2024-10-15T02:24:00Z">
          <w:pPr>
            <w:pStyle w:val="ListParagraph"/>
            <w:ind w:left="1800"/>
          </w:pPr>
        </w:pPrChange>
      </w:pPr>
    </w:p>
    <w:p w14:paraId="6FB73BEF" w14:textId="77777777" w:rsidR="008F456D" w:rsidRPr="008F456D" w:rsidRDefault="008F456D">
      <w:pPr>
        <w:pStyle w:val="ListParagraph"/>
        <w:ind w:left="1620" w:hanging="450"/>
        <w:rPr>
          <w:del w:id="1855" w:author="Jade Raposa" w:date="2024-10-15T02:24:00Z"/>
          <w:rFonts w:ascii="Georgia" w:hAnsi="Georgia"/>
          <w:rPrChange w:id="1856" w:author="Jade Raposa" w:date="2024-10-15T02:18:00Z">
            <w:rPr>
              <w:del w:id="1857" w:author="Jade Raposa" w:date="2024-10-15T02:24:00Z"/>
            </w:rPr>
          </w:rPrChange>
        </w:rPr>
        <w:pPrChange w:id="1858" w:author="Jade Raposa" w:date="2024-10-15T02:21:00Z">
          <w:pPr>
            <w:pStyle w:val="ListParagraph"/>
            <w:ind w:left="1800"/>
          </w:pPr>
        </w:pPrChange>
      </w:pPr>
    </w:p>
    <w:p w14:paraId="63833263" w14:textId="77777777" w:rsidR="008F456D" w:rsidRPr="008F456D" w:rsidRDefault="008F456D">
      <w:pPr>
        <w:pStyle w:val="ListParagraph"/>
        <w:ind w:left="1620" w:hanging="450"/>
        <w:rPr>
          <w:del w:id="1859" w:author="Jade Raposa" w:date="2024-10-15T02:24:00Z"/>
          <w:rFonts w:ascii="Georgia" w:hAnsi="Georgia"/>
          <w:rPrChange w:id="1860" w:author="Jade Raposa" w:date="2024-10-15T02:18:00Z">
            <w:rPr>
              <w:del w:id="1861" w:author="Jade Raposa" w:date="2024-10-15T02:24:00Z"/>
            </w:rPr>
          </w:rPrChange>
        </w:rPr>
        <w:pPrChange w:id="1862" w:author="Jade Raposa" w:date="2024-10-15T02:21:00Z">
          <w:pPr>
            <w:pStyle w:val="ListParagraph"/>
            <w:ind w:left="1800"/>
          </w:pPr>
        </w:pPrChange>
      </w:pPr>
    </w:p>
    <w:p w14:paraId="3B30F5D4" w14:textId="77777777" w:rsidR="008F456D" w:rsidRPr="008F456D" w:rsidRDefault="008F456D">
      <w:pPr>
        <w:ind w:left="1620"/>
        <w:rPr>
          <w:ins w:id="1863" w:author="Jade Raposa" w:date="2024-10-15T02:24:00Z"/>
          <w:rFonts w:ascii="Georgia" w:hAnsi="Georgia"/>
          <w:rPrChange w:id="1864" w:author="Jade Raposa" w:date="2024-10-15T02:24:00Z">
            <w:rPr>
              <w:ins w:id="1865" w:author="Jade Raposa" w:date="2024-10-15T02:24:00Z"/>
            </w:rPr>
          </w:rPrChange>
        </w:rPr>
        <w:pPrChange w:id="1866" w:author="Jade Raposa" w:date="2024-10-15T02:24:00Z">
          <w:pPr>
            <w:pStyle w:val="ListParagraph"/>
            <w:ind w:left="1620" w:hanging="450"/>
          </w:pPr>
        </w:pPrChange>
      </w:pPr>
    </w:p>
    <w:p w14:paraId="1F4828B4" w14:textId="77777777" w:rsidR="008F456D" w:rsidRPr="008F456D" w:rsidRDefault="008F456D">
      <w:pPr>
        <w:pStyle w:val="ListParagraph"/>
        <w:ind w:left="1620" w:hanging="450"/>
        <w:rPr>
          <w:rFonts w:ascii="Georgia" w:hAnsi="Georgia"/>
          <w:rPrChange w:id="1867" w:author="Jade Raposa" w:date="2024-10-15T02:18:00Z">
            <w:rPr/>
          </w:rPrChange>
        </w:rPr>
        <w:pPrChange w:id="1868" w:author="Jade Raposa" w:date="2024-10-15T02:21:00Z">
          <w:pPr>
            <w:pStyle w:val="ListParagraph"/>
            <w:ind w:left="1800"/>
          </w:pPr>
        </w:pPrChange>
      </w:pPr>
    </w:p>
    <w:p w14:paraId="60539523" w14:textId="77777777" w:rsidR="008F456D" w:rsidRPr="008F456D" w:rsidRDefault="002B278F">
      <w:pPr>
        <w:pStyle w:val="ListParagraph"/>
        <w:numPr>
          <w:ilvl w:val="0"/>
          <w:numId w:val="17"/>
        </w:numPr>
        <w:rPr>
          <w:rFonts w:ascii="Georgia" w:hAnsi="Georgia"/>
          <w:rPrChange w:id="1869" w:author="Jade Raposa" w:date="2024-10-15T02:25:00Z">
            <w:rPr/>
          </w:rPrChange>
        </w:rPr>
        <w:pPrChange w:id="1870" w:author="Jade Raposa" w:date="2024-10-15T02:25:00Z">
          <w:pPr/>
        </w:pPrChange>
      </w:pPr>
      <w:r>
        <w:rPr>
          <w:rFonts w:ascii="Georgia" w:hAnsi="Georgia"/>
          <w:noProof/>
          <w:rPrChange w:id="1871" w:author="Jade Raposa" w:date="2024-10-15T02:18:00Z">
            <w:rPr>
              <w:noProof/>
            </w:rPr>
          </w:rPrChange>
        </w:rPr>
        <w:drawing>
          <wp:anchor distT="0" distB="0" distL="114300" distR="114300" simplePos="0" relativeHeight="251683840" behindDoc="0" locked="0" layoutInCell="1" allowOverlap="1" wp14:anchorId="43CB8841" wp14:editId="7236F9AE">
            <wp:simplePos x="0" y="0"/>
            <wp:positionH relativeFrom="column">
              <wp:posOffset>2199005</wp:posOffset>
            </wp:positionH>
            <wp:positionV relativeFrom="paragraph">
              <wp:posOffset>578485</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a:picLocks noChangeAspect="1"/>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anchor>
        </w:drawing>
      </w:r>
      <w:del w:id="1872" w:author="Jade Raposa" w:date="2024-10-15T02:25:00Z">
        <w:r>
          <w:rPr>
            <w:rFonts w:ascii="Georgia" w:hAnsi="Georgia"/>
            <w:rPrChange w:id="1873" w:author="Jade Raposa" w:date="2024-10-15T02:25:00Z">
              <w:rPr/>
            </w:rPrChange>
          </w:rPr>
          <w:delText>4.</w:delText>
        </w:r>
      </w:del>
      <w:r>
        <w:rPr>
          <w:rFonts w:ascii="Georgia" w:hAnsi="Georgia"/>
          <w:rPrChange w:id="1874" w:author="Jade Raposa" w:date="2024-10-15T02:25:00Z">
            <w:rPr/>
          </w:rPrChange>
        </w:rPr>
        <w:t xml:space="preserve">Enter your </w:t>
      </w:r>
      <w:r>
        <w:rPr>
          <w:rFonts w:ascii="Georgia" w:hAnsi="Georgia"/>
          <w:b/>
          <w:bCs/>
          <w:rPrChange w:id="1875" w:author="Jade Raposa" w:date="2024-10-15T02:25:00Z">
            <w:rPr>
              <w:b/>
              <w:bCs/>
            </w:rPr>
          </w:rPrChange>
        </w:rPr>
        <w:t>“FIRST NAME,” “LAST NAME,” “GENDER,”</w:t>
      </w:r>
      <w:r>
        <w:rPr>
          <w:rFonts w:ascii="Georgia" w:hAnsi="Georgia"/>
          <w:rPrChange w:id="1876" w:author="Jade Raposa" w:date="2024-10-15T02:25:00Z">
            <w:rPr/>
          </w:rPrChange>
        </w:rPr>
        <w:t xml:space="preserve"> and </w:t>
      </w:r>
      <w:r>
        <w:rPr>
          <w:rFonts w:ascii="Georgia" w:hAnsi="Georgia"/>
          <w:b/>
          <w:bCs/>
          <w:rPrChange w:id="1877" w:author="Jade Raposa" w:date="2024-10-15T02:25:00Z">
            <w:rPr>
              <w:b/>
              <w:bCs/>
            </w:rPr>
          </w:rPrChange>
        </w:rPr>
        <w:t>“BIRTHDATE.”</w:t>
      </w:r>
      <w:r>
        <w:rPr>
          <w:rFonts w:ascii="Georgia" w:hAnsi="Georgia"/>
          <w:rPrChange w:id="1878" w:author="Jade Raposa" w:date="2024-10-15T02:25:00Z">
            <w:rPr/>
          </w:rPrChange>
        </w:rPr>
        <w:t xml:space="preserve"> After that, press </w:t>
      </w:r>
      <w:r>
        <w:rPr>
          <w:rFonts w:ascii="Georgia" w:hAnsi="Georgia"/>
          <w:b/>
          <w:bCs/>
          <w:rPrChange w:id="1879" w:author="Jade Raposa" w:date="2024-10-15T02:25:00Z">
            <w:rPr>
              <w:b/>
              <w:bCs/>
            </w:rPr>
          </w:rPrChange>
        </w:rPr>
        <w:t>“NEXT.”</w:t>
      </w:r>
    </w:p>
    <w:p w14:paraId="018D58BA" w14:textId="77777777" w:rsidR="008F456D" w:rsidRPr="008F456D" w:rsidRDefault="008F456D">
      <w:pPr>
        <w:rPr>
          <w:del w:id="1880" w:author="Jade Raposa" w:date="2024-10-15T02:25:00Z"/>
          <w:rFonts w:ascii="Georgia" w:hAnsi="Georgia"/>
          <w:rPrChange w:id="1881" w:author="Jade Raposa" w:date="2024-10-15T02:18:00Z">
            <w:rPr>
              <w:del w:id="1882" w:author="Jade Raposa" w:date="2024-10-15T02:25:00Z"/>
            </w:rPr>
          </w:rPrChange>
        </w:rPr>
        <w:pPrChange w:id="1883" w:author="Jade Raposa" w:date="2024-10-15T02:25:00Z">
          <w:pPr>
            <w:ind w:left="720"/>
          </w:pPr>
        </w:pPrChange>
      </w:pPr>
    </w:p>
    <w:p w14:paraId="26919876" w14:textId="77777777" w:rsidR="008F456D" w:rsidRPr="008F456D" w:rsidRDefault="008F456D">
      <w:pPr>
        <w:rPr>
          <w:del w:id="1884" w:author="Jade Raposa" w:date="2024-10-15T02:25:00Z"/>
          <w:rFonts w:ascii="Georgia" w:hAnsi="Georgia"/>
          <w:rPrChange w:id="1885" w:author="Jade Raposa" w:date="2024-10-15T02:18:00Z">
            <w:rPr>
              <w:del w:id="1886" w:author="Jade Raposa" w:date="2024-10-15T02:25:00Z"/>
            </w:rPr>
          </w:rPrChange>
        </w:rPr>
        <w:pPrChange w:id="1887" w:author="Jade Raposa" w:date="2024-10-15T02:25:00Z">
          <w:pPr>
            <w:ind w:left="720"/>
          </w:pPr>
        </w:pPrChange>
      </w:pPr>
    </w:p>
    <w:p w14:paraId="3A92A5E2" w14:textId="77777777" w:rsidR="008F456D" w:rsidRPr="008F456D" w:rsidRDefault="008F456D">
      <w:pPr>
        <w:rPr>
          <w:del w:id="1888" w:author="Jade Raposa" w:date="2024-10-15T02:25:00Z"/>
          <w:rFonts w:ascii="Georgia" w:hAnsi="Georgia"/>
          <w:rPrChange w:id="1889" w:author="Jade Raposa" w:date="2024-10-15T02:18:00Z">
            <w:rPr>
              <w:del w:id="1890" w:author="Jade Raposa" w:date="2024-10-15T02:25:00Z"/>
            </w:rPr>
          </w:rPrChange>
        </w:rPr>
        <w:pPrChange w:id="1891" w:author="Jade Raposa" w:date="2024-10-15T02:25:00Z">
          <w:pPr>
            <w:ind w:left="720"/>
          </w:pPr>
        </w:pPrChange>
      </w:pPr>
    </w:p>
    <w:p w14:paraId="26F2AB3A" w14:textId="77777777" w:rsidR="008F456D" w:rsidRPr="008F456D" w:rsidRDefault="008F456D">
      <w:pPr>
        <w:rPr>
          <w:del w:id="1892" w:author="Jade Raposa" w:date="2024-10-15T02:25:00Z"/>
          <w:rFonts w:ascii="Georgia" w:hAnsi="Georgia"/>
          <w:rPrChange w:id="1893" w:author="Jade Raposa" w:date="2024-10-15T02:18:00Z">
            <w:rPr>
              <w:del w:id="1894" w:author="Jade Raposa" w:date="2024-10-15T02:25:00Z"/>
            </w:rPr>
          </w:rPrChange>
        </w:rPr>
        <w:pPrChange w:id="1895" w:author="Jade Raposa" w:date="2024-10-15T02:25:00Z">
          <w:pPr>
            <w:ind w:left="720"/>
          </w:pPr>
        </w:pPrChange>
      </w:pPr>
    </w:p>
    <w:p w14:paraId="469FA33E" w14:textId="77777777" w:rsidR="008F456D" w:rsidRPr="008F456D" w:rsidRDefault="008F456D">
      <w:pPr>
        <w:rPr>
          <w:del w:id="1896" w:author="Jade Raposa" w:date="2024-10-15T02:25:00Z"/>
          <w:rFonts w:ascii="Georgia" w:hAnsi="Georgia"/>
          <w:rPrChange w:id="1897" w:author="Jade Raposa" w:date="2024-10-15T02:18:00Z">
            <w:rPr>
              <w:del w:id="1898" w:author="Jade Raposa" w:date="2024-10-15T02:25:00Z"/>
            </w:rPr>
          </w:rPrChange>
        </w:rPr>
        <w:pPrChange w:id="1899" w:author="Jade Raposa" w:date="2024-10-15T02:25:00Z">
          <w:pPr>
            <w:ind w:left="720"/>
          </w:pPr>
        </w:pPrChange>
      </w:pPr>
    </w:p>
    <w:p w14:paraId="75464CD3" w14:textId="77777777" w:rsidR="008F456D" w:rsidRPr="008F456D" w:rsidRDefault="008F456D">
      <w:pPr>
        <w:rPr>
          <w:del w:id="1900" w:author="Jade Raposa" w:date="2024-10-15T02:25:00Z"/>
          <w:rFonts w:ascii="Georgia" w:hAnsi="Georgia"/>
          <w:rPrChange w:id="1901" w:author="Jade Raposa" w:date="2024-10-15T02:18:00Z">
            <w:rPr>
              <w:del w:id="1902" w:author="Jade Raposa" w:date="2024-10-15T02:25:00Z"/>
            </w:rPr>
          </w:rPrChange>
        </w:rPr>
        <w:pPrChange w:id="1903" w:author="Jade Raposa" w:date="2024-10-15T02:25:00Z">
          <w:pPr>
            <w:ind w:left="720"/>
          </w:pPr>
        </w:pPrChange>
      </w:pPr>
    </w:p>
    <w:p w14:paraId="03ECD9C0" w14:textId="77777777" w:rsidR="008F456D" w:rsidRPr="008F456D" w:rsidRDefault="008F456D">
      <w:pPr>
        <w:rPr>
          <w:rFonts w:ascii="Georgia" w:hAnsi="Georgia"/>
          <w:rPrChange w:id="1904" w:author="Jade Raposa" w:date="2024-10-15T02:18:00Z">
            <w:rPr/>
          </w:rPrChange>
        </w:rPr>
        <w:pPrChange w:id="1905" w:author="Jade Raposa" w:date="2024-10-15T02:25:00Z">
          <w:pPr>
            <w:ind w:left="720"/>
          </w:pPr>
        </w:pPrChange>
      </w:pPr>
    </w:p>
    <w:p w14:paraId="22B590DB" w14:textId="77777777" w:rsidR="008F456D" w:rsidRDefault="002B278F">
      <w:pPr>
        <w:pStyle w:val="ListParagraph"/>
        <w:numPr>
          <w:ilvl w:val="0"/>
          <w:numId w:val="17"/>
        </w:numPr>
        <w:rPr>
          <w:ins w:id="1906" w:author="Jade Raposa" w:date="2024-10-17T01:00:00Z"/>
          <w:rFonts w:ascii="Georgia" w:hAnsi="Georgia"/>
          <w:b/>
          <w:bCs/>
        </w:rPr>
        <w:sectPr w:rsidR="008F456D">
          <w:headerReference w:type="default" r:id="rId137"/>
          <w:headerReference w:type="first" r:id="rId138"/>
          <w:pgSz w:w="12240" w:h="15840"/>
          <w:pgMar w:top="1440" w:right="1440" w:bottom="1440" w:left="1440" w:header="708" w:footer="708" w:gutter="0"/>
          <w:pgNumType w:start="1"/>
          <w:cols w:space="708"/>
          <w:titlePg/>
          <w:docGrid w:linePitch="360"/>
        </w:sectPr>
      </w:pPr>
      <w:r>
        <w:rPr>
          <w:noProof/>
        </w:rPr>
        <w:drawing>
          <wp:anchor distT="0" distB="0" distL="114300" distR="114300" simplePos="0" relativeHeight="251684864" behindDoc="0" locked="0" layoutInCell="1" allowOverlap="1" wp14:anchorId="421580C5" wp14:editId="4DF9E972">
            <wp:simplePos x="0" y="0"/>
            <wp:positionH relativeFrom="column">
              <wp:posOffset>2232660</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a:picLocks noChangeAspect="1"/>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anchor>
        </w:drawing>
      </w:r>
      <w:del w:id="1916" w:author="Jade Raposa" w:date="2024-10-15T02:26:00Z">
        <w:r>
          <w:rPr>
            <w:rFonts w:ascii="Georgia" w:hAnsi="Georgia"/>
            <w:rPrChange w:id="1917" w:author="Jade Raposa" w:date="2024-10-17T01:00:00Z">
              <w:rPr/>
            </w:rPrChange>
          </w:rPr>
          <w:delText xml:space="preserve">5. </w:delText>
        </w:r>
      </w:del>
      <w:r>
        <w:rPr>
          <w:rFonts w:ascii="Georgia" w:hAnsi="Georgia"/>
          <w:rPrChange w:id="1918" w:author="Jade Raposa" w:date="2024-10-17T01:00:00Z">
            <w:rPr/>
          </w:rPrChange>
        </w:rPr>
        <w:t xml:space="preserve">Now, enter your preferred </w:t>
      </w:r>
      <w:r>
        <w:rPr>
          <w:rFonts w:ascii="Georgia" w:hAnsi="Georgia"/>
          <w:b/>
          <w:bCs/>
          <w:rPrChange w:id="1919" w:author="Jade Raposa" w:date="2024-10-17T01:00:00Z">
            <w:rPr>
              <w:b/>
              <w:bCs/>
            </w:rPr>
          </w:rPrChange>
        </w:rPr>
        <w:t>“DISPLAY NAME.”</w:t>
      </w:r>
      <w:r>
        <w:rPr>
          <w:rFonts w:ascii="Georgia" w:hAnsi="Georgia"/>
          <w:rPrChange w:id="1920" w:author="Jade Raposa" w:date="2024-10-17T01:00:00Z">
            <w:rPr/>
          </w:rPrChange>
        </w:rPr>
        <w:t xml:space="preserve"> After that, press </w:t>
      </w:r>
      <w:r>
        <w:rPr>
          <w:rFonts w:ascii="Georgia" w:hAnsi="Georgia"/>
          <w:b/>
          <w:bCs/>
          <w:rPrChange w:id="1921" w:author="Jade Raposa" w:date="2024-10-17T01:00:00Z">
            <w:rPr>
              <w:b/>
              <w:bCs/>
            </w:rPr>
          </w:rPrChange>
        </w:rPr>
        <w:t>“SUBMIT.”</w:t>
      </w:r>
    </w:p>
    <w:p w14:paraId="458CB31B" w14:textId="77777777" w:rsidR="008F456D" w:rsidRPr="008F456D" w:rsidRDefault="008F456D">
      <w:pPr>
        <w:pStyle w:val="ListParagraph"/>
        <w:numPr>
          <w:ilvl w:val="0"/>
          <w:numId w:val="17"/>
        </w:numPr>
        <w:rPr>
          <w:del w:id="1922" w:author="Jade Raposa" w:date="2024-10-17T01:00:00Z"/>
          <w:rFonts w:ascii="Georgia" w:hAnsi="Georgia"/>
          <w:rPrChange w:id="1923" w:author="Jade Raposa" w:date="2024-10-15T02:26:00Z">
            <w:rPr>
              <w:del w:id="1924" w:author="Jade Raposa" w:date="2024-10-17T01:00:00Z"/>
            </w:rPr>
          </w:rPrChange>
        </w:rPr>
        <w:pPrChange w:id="1925" w:author="Jade Raposa" w:date="2024-10-15T02:26:00Z">
          <w:pPr/>
        </w:pPrChange>
      </w:pPr>
    </w:p>
    <w:p w14:paraId="41BFE515" w14:textId="77777777" w:rsidR="008F456D" w:rsidRPr="008F456D" w:rsidRDefault="008F456D">
      <w:pPr>
        <w:pStyle w:val="ListParagraph"/>
        <w:ind w:left="1620" w:hanging="450"/>
        <w:rPr>
          <w:del w:id="1926" w:author="Jade Raposa" w:date="2024-10-15T02:26:00Z"/>
          <w:rFonts w:ascii="Georgia" w:hAnsi="Georgia"/>
          <w:rPrChange w:id="1927" w:author="Jade Raposa" w:date="2024-10-17T01:00:00Z">
            <w:rPr>
              <w:del w:id="1928" w:author="Jade Raposa" w:date="2024-10-15T02:26:00Z"/>
            </w:rPr>
          </w:rPrChange>
        </w:rPr>
        <w:pPrChange w:id="1929" w:author="Jade Raposa" w:date="2024-10-15T02:21:00Z">
          <w:pPr>
            <w:pStyle w:val="ListParagraph"/>
            <w:ind w:left="1800"/>
          </w:pPr>
        </w:pPrChange>
      </w:pPr>
    </w:p>
    <w:p w14:paraId="79C41B09" w14:textId="77777777" w:rsidR="008F456D" w:rsidRPr="008F456D" w:rsidRDefault="008F456D">
      <w:pPr>
        <w:pStyle w:val="ListParagraph"/>
        <w:ind w:left="1620" w:hanging="450"/>
        <w:rPr>
          <w:del w:id="1930" w:author="Jade Raposa" w:date="2024-10-15T02:26:00Z"/>
          <w:rFonts w:ascii="Georgia" w:hAnsi="Georgia"/>
          <w:rPrChange w:id="1931" w:author="Jade Raposa" w:date="2024-10-15T02:18:00Z">
            <w:rPr>
              <w:del w:id="1932" w:author="Jade Raposa" w:date="2024-10-15T02:26:00Z"/>
            </w:rPr>
          </w:rPrChange>
        </w:rPr>
        <w:pPrChange w:id="1933" w:author="Jade Raposa" w:date="2024-10-15T02:21:00Z">
          <w:pPr>
            <w:pStyle w:val="ListParagraph"/>
            <w:ind w:left="1800"/>
          </w:pPr>
        </w:pPrChange>
      </w:pPr>
    </w:p>
    <w:p w14:paraId="734E2240" w14:textId="77777777" w:rsidR="008F456D" w:rsidRPr="008F456D" w:rsidRDefault="008F456D">
      <w:pPr>
        <w:pStyle w:val="ListParagraph"/>
        <w:ind w:left="1620" w:hanging="450"/>
        <w:rPr>
          <w:del w:id="1934" w:author="Jade Raposa" w:date="2024-10-15T02:26:00Z"/>
          <w:rFonts w:ascii="Georgia" w:hAnsi="Georgia"/>
          <w:rPrChange w:id="1935" w:author="Jade Raposa" w:date="2024-10-15T02:18:00Z">
            <w:rPr>
              <w:del w:id="1936" w:author="Jade Raposa" w:date="2024-10-15T02:26:00Z"/>
            </w:rPr>
          </w:rPrChange>
        </w:rPr>
        <w:pPrChange w:id="1937" w:author="Jade Raposa" w:date="2024-10-15T02:21:00Z">
          <w:pPr>
            <w:pStyle w:val="ListParagraph"/>
            <w:ind w:left="1800"/>
          </w:pPr>
        </w:pPrChange>
      </w:pPr>
    </w:p>
    <w:p w14:paraId="1784E65E" w14:textId="77777777" w:rsidR="008F456D" w:rsidRPr="008F456D" w:rsidRDefault="008F456D">
      <w:pPr>
        <w:pStyle w:val="ListParagraph"/>
        <w:ind w:left="1620" w:hanging="450"/>
        <w:rPr>
          <w:del w:id="1938" w:author="Jade Raposa" w:date="2024-10-15T02:26:00Z"/>
          <w:rFonts w:ascii="Georgia" w:hAnsi="Georgia"/>
          <w:rPrChange w:id="1939" w:author="Jade Raposa" w:date="2024-10-15T02:18:00Z">
            <w:rPr>
              <w:del w:id="1940" w:author="Jade Raposa" w:date="2024-10-15T02:26:00Z"/>
            </w:rPr>
          </w:rPrChange>
        </w:rPr>
        <w:pPrChange w:id="1941" w:author="Jade Raposa" w:date="2024-10-15T02:21:00Z">
          <w:pPr>
            <w:pStyle w:val="ListParagraph"/>
            <w:ind w:left="1800"/>
          </w:pPr>
        </w:pPrChange>
      </w:pPr>
    </w:p>
    <w:p w14:paraId="60865407" w14:textId="77777777" w:rsidR="008F456D" w:rsidRPr="008F456D" w:rsidRDefault="008F456D">
      <w:pPr>
        <w:pStyle w:val="ListParagraph"/>
        <w:ind w:left="1620" w:hanging="450"/>
        <w:rPr>
          <w:del w:id="1942" w:author="Jade Raposa" w:date="2024-10-15T02:26:00Z"/>
          <w:rFonts w:ascii="Georgia" w:hAnsi="Georgia"/>
          <w:rPrChange w:id="1943" w:author="Jade Raposa" w:date="2024-10-15T02:18:00Z">
            <w:rPr>
              <w:del w:id="1944" w:author="Jade Raposa" w:date="2024-10-15T02:26:00Z"/>
            </w:rPr>
          </w:rPrChange>
        </w:rPr>
        <w:pPrChange w:id="1945" w:author="Jade Raposa" w:date="2024-10-15T02:21:00Z">
          <w:pPr>
            <w:pStyle w:val="ListParagraph"/>
            <w:ind w:left="1800"/>
          </w:pPr>
        </w:pPrChange>
      </w:pPr>
    </w:p>
    <w:p w14:paraId="1C526D02" w14:textId="77777777" w:rsidR="008F456D" w:rsidRPr="008F456D" w:rsidRDefault="008F456D">
      <w:pPr>
        <w:pStyle w:val="ListParagraph"/>
        <w:ind w:left="1620" w:hanging="450"/>
        <w:rPr>
          <w:del w:id="1946" w:author="Jade Raposa" w:date="2024-10-15T02:26:00Z"/>
          <w:rFonts w:ascii="Georgia" w:hAnsi="Georgia"/>
          <w:rPrChange w:id="1947" w:author="Jade Raposa" w:date="2024-10-15T02:18:00Z">
            <w:rPr>
              <w:del w:id="1948" w:author="Jade Raposa" w:date="2024-10-15T02:26:00Z"/>
            </w:rPr>
          </w:rPrChange>
        </w:rPr>
        <w:pPrChange w:id="1949" w:author="Jade Raposa" w:date="2024-10-15T02:21:00Z">
          <w:pPr>
            <w:pStyle w:val="ListParagraph"/>
            <w:ind w:left="1800"/>
          </w:pPr>
        </w:pPrChange>
      </w:pPr>
    </w:p>
    <w:p w14:paraId="212C9EC0" w14:textId="77777777" w:rsidR="008F456D" w:rsidRPr="008F456D" w:rsidRDefault="008F456D">
      <w:pPr>
        <w:pStyle w:val="ListParagraph"/>
        <w:ind w:left="1620" w:hanging="450"/>
        <w:rPr>
          <w:del w:id="1950" w:author="Jade Raposa" w:date="2024-10-15T02:26:00Z"/>
          <w:rFonts w:ascii="Georgia" w:hAnsi="Georgia"/>
          <w:rPrChange w:id="1951" w:author="Jade Raposa" w:date="2024-10-15T02:18:00Z">
            <w:rPr>
              <w:del w:id="1952" w:author="Jade Raposa" w:date="2024-10-15T02:26:00Z"/>
            </w:rPr>
          </w:rPrChange>
        </w:rPr>
        <w:pPrChange w:id="1953" w:author="Jade Raposa" w:date="2024-10-15T02:21:00Z">
          <w:pPr>
            <w:pStyle w:val="ListParagraph"/>
            <w:ind w:left="1800"/>
          </w:pPr>
        </w:pPrChange>
      </w:pPr>
    </w:p>
    <w:p w14:paraId="47D2E7FE" w14:textId="77777777" w:rsidR="008F456D" w:rsidRPr="008F456D" w:rsidRDefault="008F456D">
      <w:pPr>
        <w:pStyle w:val="ListParagraph"/>
        <w:ind w:left="1620" w:hanging="450"/>
        <w:rPr>
          <w:del w:id="1954" w:author="Jade Raposa" w:date="2024-10-15T02:26:00Z"/>
          <w:rFonts w:ascii="Georgia" w:hAnsi="Georgia"/>
          <w:rPrChange w:id="1955" w:author="Jade Raposa" w:date="2024-10-15T02:18:00Z">
            <w:rPr>
              <w:del w:id="1956" w:author="Jade Raposa" w:date="2024-10-15T02:26:00Z"/>
            </w:rPr>
          </w:rPrChange>
        </w:rPr>
        <w:pPrChange w:id="1957" w:author="Jade Raposa" w:date="2024-10-15T02:21:00Z">
          <w:pPr>
            <w:pStyle w:val="ListParagraph"/>
            <w:ind w:left="1800"/>
          </w:pPr>
        </w:pPrChange>
      </w:pPr>
    </w:p>
    <w:p w14:paraId="011AD69D" w14:textId="77777777" w:rsidR="008F456D" w:rsidRPr="008F456D" w:rsidRDefault="008F456D">
      <w:pPr>
        <w:pStyle w:val="ListParagraph"/>
        <w:ind w:left="1620" w:hanging="450"/>
        <w:rPr>
          <w:del w:id="1958" w:author="Jade Raposa" w:date="2024-10-15T02:26:00Z"/>
          <w:rFonts w:ascii="Georgia" w:hAnsi="Georgia"/>
          <w:rPrChange w:id="1959" w:author="Jade Raposa" w:date="2024-10-15T02:18:00Z">
            <w:rPr>
              <w:del w:id="1960" w:author="Jade Raposa" w:date="2024-10-15T02:26:00Z"/>
            </w:rPr>
          </w:rPrChange>
        </w:rPr>
        <w:pPrChange w:id="1961" w:author="Jade Raposa" w:date="2024-10-15T02:21:00Z">
          <w:pPr>
            <w:pStyle w:val="ListParagraph"/>
            <w:ind w:left="1800"/>
          </w:pPr>
        </w:pPrChange>
      </w:pPr>
    </w:p>
    <w:p w14:paraId="7DA8089E" w14:textId="77777777" w:rsidR="008F456D" w:rsidRPr="008F456D" w:rsidRDefault="008F456D">
      <w:pPr>
        <w:pStyle w:val="ListParagraph"/>
        <w:ind w:left="1620" w:hanging="450"/>
        <w:rPr>
          <w:del w:id="1962" w:author="Jade Raposa" w:date="2024-10-15T02:26:00Z"/>
          <w:rFonts w:ascii="Georgia" w:hAnsi="Georgia"/>
          <w:rPrChange w:id="1963" w:author="Jade Raposa" w:date="2024-10-15T02:18:00Z">
            <w:rPr>
              <w:del w:id="1964" w:author="Jade Raposa" w:date="2024-10-15T02:26:00Z"/>
            </w:rPr>
          </w:rPrChange>
        </w:rPr>
        <w:pPrChange w:id="1965" w:author="Jade Raposa" w:date="2024-10-15T02:21:00Z">
          <w:pPr>
            <w:pStyle w:val="ListParagraph"/>
            <w:ind w:left="1800"/>
          </w:pPr>
        </w:pPrChange>
      </w:pPr>
    </w:p>
    <w:p w14:paraId="325F8F75" w14:textId="77777777" w:rsidR="008F456D" w:rsidRPr="008F456D" w:rsidRDefault="008F456D">
      <w:pPr>
        <w:pStyle w:val="ListParagraph"/>
        <w:ind w:left="1620" w:hanging="450"/>
        <w:rPr>
          <w:del w:id="1966" w:author="Jade Raposa" w:date="2024-10-15T02:26:00Z"/>
          <w:rFonts w:ascii="Georgia" w:hAnsi="Georgia"/>
          <w:rPrChange w:id="1967" w:author="Jade Raposa" w:date="2024-10-15T02:18:00Z">
            <w:rPr>
              <w:del w:id="1968" w:author="Jade Raposa" w:date="2024-10-15T02:26:00Z"/>
            </w:rPr>
          </w:rPrChange>
        </w:rPr>
        <w:pPrChange w:id="1969" w:author="Jade Raposa" w:date="2024-10-15T02:21:00Z">
          <w:pPr>
            <w:pStyle w:val="ListParagraph"/>
            <w:ind w:left="1800"/>
          </w:pPr>
        </w:pPrChange>
      </w:pPr>
    </w:p>
    <w:p w14:paraId="6504729D" w14:textId="77777777" w:rsidR="008F456D" w:rsidRPr="008F456D" w:rsidRDefault="008F456D">
      <w:pPr>
        <w:rPr>
          <w:del w:id="1970" w:author="Jade Raposa" w:date="2024-10-17T01:00:00Z"/>
          <w:rFonts w:ascii="Georgia" w:hAnsi="Georgia"/>
          <w:rPrChange w:id="1971" w:author="Jade Raposa" w:date="2024-10-15T02:18:00Z">
            <w:rPr>
              <w:del w:id="1972" w:author="Jade Raposa" w:date="2024-10-17T01:00:00Z"/>
            </w:rPr>
          </w:rPrChange>
        </w:rPr>
        <w:sectPr w:rsidR="008F456D" w:rsidRPr="008F456D">
          <w:pgSz w:w="12240" w:h="15840"/>
          <w:pgMar w:top="1440" w:right="1440" w:bottom="1440" w:left="1440" w:header="708" w:footer="708" w:gutter="0"/>
          <w:pgNumType w:start="1"/>
          <w:cols w:space="708"/>
          <w:titlePg/>
          <w:docGrid w:linePitch="360"/>
        </w:sectPr>
      </w:pPr>
    </w:p>
    <w:p w14:paraId="436955B5" w14:textId="77777777" w:rsidR="008F456D" w:rsidRPr="008F456D" w:rsidRDefault="008F456D">
      <w:pPr>
        <w:ind w:left="1620" w:hanging="450"/>
        <w:rPr>
          <w:del w:id="1973" w:author="Jade Raposa" w:date="2024-10-17T01:00:00Z"/>
          <w:rFonts w:ascii="Georgia" w:hAnsi="Georgia"/>
          <w:rPrChange w:id="1974" w:author="Jade Raposa" w:date="2024-10-15T02:18:00Z">
            <w:rPr>
              <w:del w:id="1975" w:author="Jade Raposa" w:date="2024-10-17T01:00:00Z"/>
            </w:rPr>
          </w:rPrChange>
        </w:rPr>
        <w:pPrChange w:id="1976" w:author="Jade Raposa" w:date="2024-10-15T02:21:00Z">
          <w:pPr/>
        </w:pPrChange>
      </w:pPr>
    </w:p>
    <w:p w14:paraId="3B09E409" w14:textId="77777777" w:rsidR="008F456D" w:rsidRPr="008F456D" w:rsidRDefault="002B278F">
      <w:pPr>
        <w:pStyle w:val="ListParagraph"/>
        <w:numPr>
          <w:ilvl w:val="0"/>
          <w:numId w:val="17"/>
        </w:numPr>
        <w:rPr>
          <w:rFonts w:ascii="Georgia" w:hAnsi="Georgia"/>
          <w:rPrChange w:id="1977" w:author="Jade Raposa" w:date="2024-10-15T02:18:00Z">
            <w:rPr/>
          </w:rPrChange>
        </w:rPr>
        <w:pPrChange w:id="1978" w:author="Jade Raposa" w:date="2024-10-15T02:26:00Z">
          <w:pPr>
            <w:pStyle w:val="ListParagraph"/>
            <w:ind w:left="1800"/>
          </w:pPr>
        </w:pPrChange>
      </w:pPr>
      <w:del w:id="1979" w:author="Jade Raposa" w:date="2024-10-15T02:26:00Z">
        <w:r>
          <w:rPr>
            <w:rFonts w:ascii="Georgia" w:hAnsi="Georgia"/>
            <w:rPrChange w:id="1980" w:author="Jade Raposa" w:date="2024-10-15T02:18:00Z">
              <w:rPr/>
            </w:rPrChange>
          </w:rPr>
          <w:delText xml:space="preserve">6. </w:delText>
        </w:r>
      </w:del>
      <w:r>
        <w:rPr>
          <w:rFonts w:ascii="Georgia" w:hAnsi="Georgia"/>
          <w:rPrChange w:id="1981" w:author="Jade Raposa" w:date="2024-10-15T02:18:00Z">
            <w:rPr/>
          </w:rPrChange>
        </w:rPr>
        <w:t xml:space="preserve">You have now created an account. Enter your </w:t>
      </w:r>
      <w:r>
        <w:rPr>
          <w:rFonts w:ascii="Georgia" w:hAnsi="Georgia"/>
          <w:b/>
          <w:bCs/>
          <w:rPrChange w:id="1982" w:author="Jade Raposa" w:date="2024-10-15T02:18:00Z">
            <w:rPr>
              <w:b/>
              <w:bCs/>
            </w:rPr>
          </w:rPrChange>
        </w:rPr>
        <w:t>“EMAIL”</w:t>
      </w:r>
      <w:r>
        <w:rPr>
          <w:rFonts w:ascii="Georgia" w:hAnsi="Georgia"/>
          <w:rPrChange w:id="1983" w:author="Jade Raposa" w:date="2024-10-15T02:18:00Z">
            <w:rPr/>
          </w:rPrChange>
        </w:rPr>
        <w:t xml:space="preserve"> and </w:t>
      </w:r>
      <w:r>
        <w:rPr>
          <w:rFonts w:ascii="Georgia" w:hAnsi="Georgia"/>
          <w:b/>
          <w:bCs/>
          <w:rPrChange w:id="1984" w:author="Jade Raposa" w:date="2024-10-15T02:18:00Z">
            <w:rPr>
              <w:b/>
              <w:bCs/>
            </w:rPr>
          </w:rPrChange>
        </w:rPr>
        <w:t>“PASSWORD,”</w:t>
      </w:r>
      <w:r>
        <w:rPr>
          <w:rFonts w:ascii="Georgia" w:hAnsi="Georgia"/>
          <w:rPrChange w:id="1985" w:author="Jade Raposa" w:date="2024-10-15T02:18:00Z">
            <w:rPr/>
          </w:rPrChange>
        </w:rPr>
        <w:t xml:space="preserve"> then press </w:t>
      </w:r>
      <w:r>
        <w:rPr>
          <w:rFonts w:ascii="Georgia" w:hAnsi="Georgia"/>
          <w:b/>
          <w:bCs/>
          <w:rPrChange w:id="1986" w:author="Jade Raposa" w:date="2024-10-15T02:18:00Z">
            <w:rPr>
              <w:b/>
              <w:bCs/>
            </w:rPr>
          </w:rPrChange>
        </w:rPr>
        <w:t>“SIGN IN”</w:t>
      </w:r>
      <w:r>
        <w:rPr>
          <w:rFonts w:ascii="Georgia" w:hAnsi="Georgia"/>
          <w:rPrChange w:id="1987" w:author="Jade Raposa" w:date="2024-10-15T02:18:00Z">
            <w:rPr/>
          </w:rPrChange>
        </w:rPr>
        <w:t xml:space="preserve"> to log in.</w:t>
      </w:r>
    </w:p>
    <w:p w14:paraId="057DFA99" w14:textId="77777777" w:rsidR="008F456D" w:rsidRPr="008F456D" w:rsidRDefault="008F456D">
      <w:pPr>
        <w:pStyle w:val="ListParagraph"/>
        <w:ind w:left="1620" w:hanging="450"/>
        <w:rPr>
          <w:rFonts w:ascii="Georgia" w:hAnsi="Georgia"/>
          <w:rPrChange w:id="1988" w:author="Jade Raposa" w:date="2024-10-15T02:18:00Z">
            <w:rPr/>
          </w:rPrChange>
        </w:rPr>
        <w:pPrChange w:id="1989" w:author="Jade Raposa" w:date="2024-10-15T02:21:00Z">
          <w:pPr>
            <w:pStyle w:val="ListParagraph"/>
            <w:ind w:left="1800"/>
          </w:pPr>
        </w:pPrChange>
      </w:pPr>
    </w:p>
    <w:p w14:paraId="4D038471" w14:textId="77777777" w:rsidR="008F456D" w:rsidRPr="008F456D" w:rsidRDefault="002B278F">
      <w:pPr>
        <w:pStyle w:val="ListParagraph"/>
        <w:ind w:left="1620" w:hanging="450"/>
        <w:rPr>
          <w:rFonts w:ascii="Georgia" w:hAnsi="Georgia"/>
          <w:rPrChange w:id="1990" w:author="Jade Raposa" w:date="2024-10-15T02:18:00Z">
            <w:rPr/>
          </w:rPrChange>
        </w:rPr>
        <w:pPrChange w:id="1991" w:author="Jade Raposa" w:date="2024-10-15T02:21:00Z">
          <w:pPr>
            <w:pStyle w:val="ListParagraph"/>
            <w:ind w:left="1800"/>
          </w:pPr>
        </w:pPrChange>
      </w:pPr>
      <w:r>
        <w:rPr>
          <w:rFonts w:ascii="Georgia" w:hAnsi="Georgia"/>
          <w:noProof/>
          <w:rPrChange w:id="1992" w:author="Jade Raposa" w:date="2024-10-15T02:18:00Z">
            <w:rPr>
              <w:noProof/>
            </w:rPr>
          </w:rPrChange>
        </w:rPr>
        <w:drawing>
          <wp:anchor distT="0" distB="0" distL="114300" distR="114300" simplePos="0" relativeHeight="251685888" behindDoc="0" locked="0" layoutInCell="1" allowOverlap="1" wp14:anchorId="077D9921" wp14:editId="78682AE0">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a:picLocks noChangeAspect="1"/>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anchor>
        </w:drawing>
      </w:r>
    </w:p>
    <w:p w14:paraId="1AFCBA1F" w14:textId="77777777" w:rsidR="008F456D" w:rsidRPr="008F456D" w:rsidRDefault="008F456D">
      <w:pPr>
        <w:pStyle w:val="ListParagraph"/>
        <w:ind w:left="1620" w:hanging="450"/>
        <w:rPr>
          <w:rFonts w:ascii="Georgia" w:hAnsi="Georgia"/>
          <w:rPrChange w:id="1993" w:author="Jade Raposa" w:date="2024-10-15T02:18:00Z">
            <w:rPr/>
          </w:rPrChange>
        </w:rPr>
        <w:pPrChange w:id="1994" w:author="Jade Raposa" w:date="2024-10-15T02:21:00Z">
          <w:pPr>
            <w:pStyle w:val="ListParagraph"/>
            <w:ind w:left="1800"/>
          </w:pPr>
        </w:pPrChange>
      </w:pPr>
    </w:p>
    <w:p w14:paraId="6C7CED48" w14:textId="77777777" w:rsidR="008F456D" w:rsidRPr="008F456D" w:rsidRDefault="008F456D">
      <w:pPr>
        <w:pStyle w:val="ListParagraph"/>
        <w:ind w:left="1620" w:hanging="450"/>
        <w:rPr>
          <w:rFonts w:ascii="Georgia" w:hAnsi="Georgia"/>
          <w:rPrChange w:id="1995" w:author="Jade Raposa" w:date="2024-10-15T02:18:00Z">
            <w:rPr/>
          </w:rPrChange>
        </w:rPr>
        <w:pPrChange w:id="1996" w:author="Jade Raposa" w:date="2024-10-15T02:21:00Z">
          <w:pPr>
            <w:pStyle w:val="ListParagraph"/>
            <w:ind w:left="1800"/>
          </w:pPr>
        </w:pPrChange>
      </w:pPr>
    </w:p>
    <w:p w14:paraId="0FA7E1F0" w14:textId="77777777" w:rsidR="008F456D" w:rsidRPr="008F456D" w:rsidRDefault="008F456D">
      <w:pPr>
        <w:pStyle w:val="ListParagraph"/>
        <w:ind w:left="1620" w:hanging="450"/>
        <w:rPr>
          <w:rFonts w:ascii="Georgia" w:hAnsi="Georgia"/>
          <w:rPrChange w:id="1997" w:author="Jade Raposa" w:date="2024-10-15T02:18:00Z">
            <w:rPr/>
          </w:rPrChange>
        </w:rPr>
        <w:pPrChange w:id="1998" w:author="Jade Raposa" w:date="2024-10-15T02:21:00Z">
          <w:pPr>
            <w:pStyle w:val="ListParagraph"/>
            <w:ind w:left="1800"/>
          </w:pPr>
        </w:pPrChange>
      </w:pPr>
    </w:p>
    <w:p w14:paraId="3693748D" w14:textId="77777777" w:rsidR="008F456D" w:rsidRPr="008F456D" w:rsidRDefault="008F456D">
      <w:pPr>
        <w:pStyle w:val="ListParagraph"/>
        <w:ind w:left="1620" w:hanging="450"/>
        <w:rPr>
          <w:rFonts w:ascii="Georgia" w:hAnsi="Georgia"/>
          <w:rPrChange w:id="1999" w:author="Jade Raposa" w:date="2024-10-15T02:18:00Z">
            <w:rPr/>
          </w:rPrChange>
        </w:rPr>
        <w:pPrChange w:id="2000" w:author="Jade Raposa" w:date="2024-10-15T02:21:00Z">
          <w:pPr>
            <w:pStyle w:val="ListParagraph"/>
            <w:ind w:left="1800"/>
          </w:pPr>
        </w:pPrChange>
      </w:pPr>
    </w:p>
    <w:p w14:paraId="51EB202F" w14:textId="77777777" w:rsidR="008F456D" w:rsidRPr="008F456D" w:rsidRDefault="008F456D">
      <w:pPr>
        <w:pStyle w:val="ListParagraph"/>
        <w:ind w:left="1620" w:hanging="450"/>
        <w:rPr>
          <w:rFonts w:ascii="Georgia" w:hAnsi="Georgia"/>
          <w:rPrChange w:id="2001" w:author="Jade Raposa" w:date="2024-10-15T02:18:00Z">
            <w:rPr/>
          </w:rPrChange>
        </w:rPr>
        <w:pPrChange w:id="2002" w:author="Jade Raposa" w:date="2024-10-15T02:21:00Z">
          <w:pPr>
            <w:pStyle w:val="ListParagraph"/>
            <w:ind w:left="1800"/>
          </w:pPr>
        </w:pPrChange>
      </w:pPr>
    </w:p>
    <w:p w14:paraId="443E988B" w14:textId="77777777" w:rsidR="008F456D" w:rsidRPr="008F456D" w:rsidRDefault="008F456D">
      <w:pPr>
        <w:pStyle w:val="ListParagraph"/>
        <w:ind w:left="1620" w:hanging="450"/>
        <w:rPr>
          <w:rFonts w:ascii="Georgia" w:hAnsi="Georgia"/>
          <w:rPrChange w:id="2003" w:author="Jade Raposa" w:date="2024-10-15T02:18:00Z">
            <w:rPr/>
          </w:rPrChange>
        </w:rPr>
        <w:pPrChange w:id="2004" w:author="Jade Raposa" w:date="2024-10-15T02:21:00Z">
          <w:pPr>
            <w:pStyle w:val="ListParagraph"/>
            <w:ind w:left="1800"/>
          </w:pPr>
        </w:pPrChange>
      </w:pPr>
    </w:p>
    <w:p w14:paraId="306EF4CC" w14:textId="77777777" w:rsidR="008F456D" w:rsidRPr="008F456D" w:rsidRDefault="008F456D">
      <w:pPr>
        <w:pStyle w:val="ListParagraph"/>
        <w:ind w:left="1620" w:hanging="450"/>
        <w:rPr>
          <w:rFonts w:ascii="Georgia" w:hAnsi="Georgia"/>
          <w:rPrChange w:id="2005" w:author="Jade Raposa" w:date="2024-10-15T02:18:00Z">
            <w:rPr/>
          </w:rPrChange>
        </w:rPr>
        <w:pPrChange w:id="2006" w:author="Jade Raposa" w:date="2024-10-15T02:21:00Z">
          <w:pPr>
            <w:pStyle w:val="ListParagraph"/>
            <w:ind w:left="1800"/>
          </w:pPr>
        </w:pPrChange>
      </w:pPr>
    </w:p>
    <w:p w14:paraId="2BB209F5" w14:textId="77777777" w:rsidR="008F456D" w:rsidRPr="008F456D" w:rsidRDefault="008F456D">
      <w:pPr>
        <w:pStyle w:val="ListParagraph"/>
        <w:ind w:left="1620" w:hanging="450"/>
        <w:rPr>
          <w:rFonts w:ascii="Georgia" w:hAnsi="Georgia"/>
          <w:rPrChange w:id="2007" w:author="Jade Raposa" w:date="2024-10-15T02:18:00Z">
            <w:rPr/>
          </w:rPrChange>
        </w:rPr>
        <w:pPrChange w:id="2008" w:author="Jade Raposa" w:date="2024-10-15T02:21:00Z">
          <w:pPr>
            <w:pStyle w:val="ListParagraph"/>
            <w:ind w:left="1800"/>
          </w:pPr>
        </w:pPrChange>
      </w:pPr>
    </w:p>
    <w:p w14:paraId="6834B94B" w14:textId="77777777" w:rsidR="008F456D" w:rsidRPr="008F456D" w:rsidRDefault="008F456D">
      <w:pPr>
        <w:pStyle w:val="ListParagraph"/>
        <w:ind w:left="1620" w:hanging="450"/>
        <w:rPr>
          <w:rFonts w:ascii="Georgia" w:hAnsi="Georgia"/>
          <w:rPrChange w:id="2009" w:author="Jade Raposa" w:date="2024-10-15T02:18:00Z">
            <w:rPr/>
          </w:rPrChange>
        </w:rPr>
        <w:pPrChange w:id="2010" w:author="Jade Raposa" w:date="2024-10-15T02:21:00Z">
          <w:pPr>
            <w:pStyle w:val="ListParagraph"/>
            <w:ind w:left="1800"/>
          </w:pPr>
        </w:pPrChange>
      </w:pPr>
    </w:p>
    <w:p w14:paraId="49B5626A" w14:textId="77777777" w:rsidR="008F456D" w:rsidRPr="008F456D" w:rsidRDefault="008F456D">
      <w:pPr>
        <w:pStyle w:val="ListParagraph"/>
        <w:ind w:left="1620" w:hanging="450"/>
        <w:rPr>
          <w:rFonts w:ascii="Georgia" w:hAnsi="Georgia"/>
          <w:rPrChange w:id="2011" w:author="Jade Raposa" w:date="2024-10-15T02:18:00Z">
            <w:rPr/>
          </w:rPrChange>
        </w:rPr>
        <w:pPrChange w:id="2012" w:author="Jade Raposa" w:date="2024-10-15T02:21:00Z">
          <w:pPr>
            <w:pStyle w:val="ListParagraph"/>
            <w:ind w:left="1800"/>
          </w:pPr>
        </w:pPrChange>
      </w:pPr>
    </w:p>
    <w:p w14:paraId="4E8D5320" w14:textId="77777777" w:rsidR="008F456D" w:rsidRDefault="008F456D">
      <w:pPr>
        <w:pStyle w:val="ListParagraph"/>
        <w:ind w:left="1620" w:hanging="450"/>
        <w:rPr>
          <w:ins w:id="2013" w:author="Jade Raposa" w:date="2024-10-15T02:26:00Z"/>
          <w:rFonts w:ascii="Georgia" w:hAnsi="Georgia"/>
        </w:rPr>
      </w:pPr>
    </w:p>
    <w:p w14:paraId="1DAC20F2" w14:textId="77777777" w:rsidR="008F456D" w:rsidRPr="008F456D" w:rsidRDefault="008F456D">
      <w:pPr>
        <w:pStyle w:val="ListParagraph"/>
        <w:ind w:left="1620" w:hanging="450"/>
        <w:rPr>
          <w:del w:id="2014" w:author="Jade Raposa" w:date="2024-10-15T02:32:00Z"/>
          <w:rFonts w:ascii="Georgia" w:hAnsi="Georgia"/>
          <w:rPrChange w:id="2015" w:author="Jade Raposa" w:date="2024-10-15T02:18:00Z">
            <w:rPr>
              <w:del w:id="2016" w:author="Jade Raposa" w:date="2024-10-15T02:32:00Z"/>
            </w:rPr>
          </w:rPrChange>
        </w:rPr>
        <w:pPrChange w:id="2017" w:author="Jade Raposa" w:date="2024-10-15T02:21:00Z">
          <w:pPr>
            <w:pStyle w:val="ListParagraph"/>
            <w:ind w:left="1800"/>
          </w:pPr>
        </w:pPrChange>
      </w:pPr>
    </w:p>
    <w:p w14:paraId="1EBACB91" w14:textId="77777777" w:rsidR="008F456D" w:rsidRPr="008F456D" w:rsidRDefault="008F456D">
      <w:pPr>
        <w:ind w:left="1800"/>
        <w:rPr>
          <w:rFonts w:ascii="Georgia" w:hAnsi="Georgia"/>
          <w:rPrChange w:id="2018" w:author="Jade Raposa" w:date="2024-10-15T02:32:00Z">
            <w:rPr/>
          </w:rPrChange>
        </w:rPr>
        <w:pPrChange w:id="2019" w:author="Jade Raposa" w:date="2024-10-15T02:32:00Z">
          <w:pPr>
            <w:pStyle w:val="ListParagraph"/>
            <w:ind w:left="1800"/>
          </w:pPr>
        </w:pPrChange>
      </w:pPr>
    </w:p>
    <w:p w14:paraId="7F204473" w14:textId="77777777" w:rsidR="008F456D" w:rsidRDefault="002B278F">
      <w:pPr>
        <w:pStyle w:val="ListParagraph"/>
        <w:numPr>
          <w:ilvl w:val="0"/>
          <w:numId w:val="17"/>
        </w:numPr>
        <w:rPr>
          <w:ins w:id="2020" w:author="Jade Raposa" w:date="2024-10-15T02:30:00Z"/>
          <w:rFonts w:ascii="Georgia" w:hAnsi="Georgia"/>
        </w:rPr>
      </w:pPr>
      <w:del w:id="2021" w:author="Jade Raposa" w:date="2024-10-15T02:26:00Z">
        <w:r>
          <w:rPr>
            <w:rFonts w:ascii="Georgia" w:hAnsi="Georgia"/>
            <w:rPrChange w:id="2022" w:author="Jade Raposa" w:date="2024-10-15T02:27:00Z">
              <w:rPr/>
            </w:rPrChange>
          </w:rPr>
          <w:delText xml:space="preserve">7. </w:delText>
        </w:r>
      </w:del>
      <w:r>
        <w:rPr>
          <w:rFonts w:ascii="Georgia" w:hAnsi="Georgia"/>
          <w:rPrChange w:id="2023" w:author="Jade Raposa" w:date="2024-10-15T02:27:00Z">
            <w:rPr/>
          </w:rPrChange>
        </w:rPr>
        <w:t>After logging in, click the 3 lines at the top left.</w:t>
      </w:r>
    </w:p>
    <w:p w14:paraId="05FF6973" w14:textId="77777777" w:rsidR="008F456D" w:rsidRPr="008F456D" w:rsidRDefault="002B278F">
      <w:pPr>
        <w:ind w:left="1800"/>
        <w:rPr>
          <w:rFonts w:ascii="Georgia" w:hAnsi="Georgia"/>
          <w:rPrChange w:id="2024" w:author="Jade Raposa" w:date="2024-10-15T02:30:00Z">
            <w:rPr/>
          </w:rPrChange>
        </w:rPr>
        <w:pPrChange w:id="2025" w:author="Jade Raposa" w:date="2024-10-15T02:30:00Z">
          <w:pPr>
            <w:pStyle w:val="ListParagraph"/>
            <w:ind w:left="1800"/>
          </w:pPr>
        </w:pPrChange>
      </w:pPr>
      <w:r>
        <w:rPr>
          <w:rFonts w:ascii="Georgia" w:hAnsi="Georgia"/>
          <w:b/>
          <w:bCs/>
          <w:noProof/>
          <w:rPrChange w:id="2026" w:author="Jade Raposa" w:date="2024-10-15T02:18:00Z">
            <w:rPr>
              <w:b/>
              <w:bCs/>
              <w:noProof/>
            </w:rPr>
          </w:rPrChange>
        </w:rPr>
        <mc:AlternateContent>
          <mc:Choice Requires="wps">
            <w:drawing>
              <wp:anchor distT="0" distB="0" distL="114300" distR="114300" simplePos="0" relativeHeight="251699200" behindDoc="0" locked="0" layoutInCell="1" allowOverlap="1" wp14:anchorId="4F41D3CD" wp14:editId="2B674633">
                <wp:simplePos x="0" y="0"/>
                <wp:positionH relativeFrom="column">
                  <wp:posOffset>1689735</wp:posOffset>
                </wp:positionH>
                <wp:positionV relativeFrom="paragraph">
                  <wp:posOffset>182245</wp:posOffset>
                </wp:positionV>
                <wp:extent cx="259080" cy="483870"/>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90F672B" id="Arrow: Up 6" o:spid="_x0000_s1026" type="#_x0000_t68" style="position:absolute;margin-left:133.05pt;margin-top:14.35pt;width:20.4pt;height:38.1pt;rotation:3126155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" adj="5779" fillcolor="#c00000" strokecolor="#09101d [484]" strokeweight="1pt"/>
            </w:pict>
          </mc:Fallback>
        </mc:AlternateContent>
      </w:r>
      <w:r>
        <w:rPr>
          <w:noProof/>
        </w:rPr>
        <w:drawing>
          <wp:anchor distT="0" distB="0" distL="114300" distR="114300" simplePos="0" relativeHeight="251686912" behindDoc="0" locked="0" layoutInCell="1" allowOverlap="1" wp14:anchorId="33FCED7E" wp14:editId="092FC1E2">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a:picLocks noChangeAspect="1"/>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anchor>
        </w:drawing>
      </w:r>
    </w:p>
    <w:p w14:paraId="13EEFA9F" w14:textId="77777777" w:rsidR="008F456D" w:rsidRPr="008F456D" w:rsidRDefault="008F456D">
      <w:pPr>
        <w:pStyle w:val="ListParagraph"/>
        <w:ind w:left="1620" w:hanging="450"/>
        <w:rPr>
          <w:rFonts w:ascii="Georgia" w:hAnsi="Georgia"/>
          <w:rPrChange w:id="2027" w:author="Jade Raposa" w:date="2024-10-15T02:18:00Z">
            <w:rPr/>
          </w:rPrChange>
        </w:rPr>
        <w:pPrChange w:id="2028" w:author="Jade Raposa" w:date="2024-10-15T02:21:00Z">
          <w:pPr>
            <w:pStyle w:val="ListParagraph"/>
            <w:ind w:left="1800"/>
          </w:pPr>
        </w:pPrChange>
      </w:pPr>
    </w:p>
    <w:p w14:paraId="52116F91" w14:textId="77777777" w:rsidR="008F456D" w:rsidRPr="008F456D" w:rsidRDefault="008F456D">
      <w:pPr>
        <w:pStyle w:val="ListParagraph"/>
        <w:ind w:left="1620" w:hanging="450"/>
        <w:rPr>
          <w:rFonts w:ascii="Georgia" w:hAnsi="Georgia"/>
          <w:rPrChange w:id="2029" w:author="Jade Raposa" w:date="2024-10-15T02:18:00Z">
            <w:rPr/>
          </w:rPrChange>
        </w:rPr>
        <w:pPrChange w:id="2030" w:author="Jade Raposa" w:date="2024-10-15T02:21:00Z">
          <w:pPr>
            <w:pStyle w:val="ListParagraph"/>
            <w:ind w:left="1800"/>
          </w:pPr>
        </w:pPrChange>
      </w:pPr>
    </w:p>
    <w:p w14:paraId="01F1E44C" w14:textId="77777777" w:rsidR="008F456D" w:rsidRPr="008F456D" w:rsidRDefault="008F456D">
      <w:pPr>
        <w:pStyle w:val="ListParagraph"/>
        <w:ind w:left="1620" w:hanging="450"/>
        <w:rPr>
          <w:rFonts w:ascii="Georgia" w:hAnsi="Georgia"/>
          <w:rPrChange w:id="2031" w:author="Jade Raposa" w:date="2024-10-15T02:18:00Z">
            <w:rPr/>
          </w:rPrChange>
        </w:rPr>
        <w:pPrChange w:id="2032" w:author="Jade Raposa" w:date="2024-10-15T02:21:00Z">
          <w:pPr>
            <w:pStyle w:val="ListParagraph"/>
            <w:ind w:left="1800"/>
          </w:pPr>
        </w:pPrChange>
      </w:pPr>
    </w:p>
    <w:p w14:paraId="37CFEA30" w14:textId="77777777" w:rsidR="008F456D" w:rsidRPr="008F456D" w:rsidRDefault="008F456D">
      <w:pPr>
        <w:pStyle w:val="ListParagraph"/>
        <w:ind w:left="1620" w:hanging="450"/>
        <w:rPr>
          <w:rFonts w:ascii="Georgia" w:hAnsi="Georgia"/>
          <w:rPrChange w:id="2033" w:author="Jade Raposa" w:date="2024-10-15T02:18:00Z">
            <w:rPr/>
          </w:rPrChange>
        </w:rPr>
        <w:pPrChange w:id="2034" w:author="Jade Raposa" w:date="2024-10-15T02:21:00Z">
          <w:pPr>
            <w:pStyle w:val="ListParagraph"/>
            <w:ind w:left="1800"/>
          </w:pPr>
        </w:pPrChange>
      </w:pPr>
    </w:p>
    <w:p w14:paraId="3E57FE38" w14:textId="77777777" w:rsidR="008F456D" w:rsidRPr="008F456D" w:rsidRDefault="008F456D">
      <w:pPr>
        <w:pStyle w:val="ListParagraph"/>
        <w:ind w:left="1620" w:hanging="450"/>
        <w:rPr>
          <w:rFonts w:ascii="Georgia" w:hAnsi="Georgia"/>
          <w:rPrChange w:id="2035" w:author="Jade Raposa" w:date="2024-10-15T02:18:00Z">
            <w:rPr/>
          </w:rPrChange>
        </w:rPr>
        <w:pPrChange w:id="2036" w:author="Jade Raposa" w:date="2024-10-15T02:21:00Z">
          <w:pPr>
            <w:pStyle w:val="ListParagraph"/>
            <w:ind w:left="1800"/>
          </w:pPr>
        </w:pPrChange>
      </w:pPr>
    </w:p>
    <w:p w14:paraId="50C07F76" w14:textId="77777777" w:rsidR="008F456D" w:rsidRPr="008F456D" w:rsidRDefault="002B278F">
      <w:pPr>
        <w:pStyle w:val="ListParagraph"/>
        <w:ind w:left="1620" w:hanging="450"/>
        <w:rPr>
          <w:rFonts w:ascii="Georgia" w:hAnsi="Georgia"/>
          <w:rPrChange w:id="2037" w:author="Jade Raposa" w:date="2024-10-15T02:18:00Z">
            <w:rPr/>
          </w:rPrChange>
        </w:rPr>
        <w:pPrChange w:id="2038" w:author="Jade Raposa" w:date="2024-10-15T02:21:00Z">
          <w:pPr>
            <w:pStyle w:val="ListParagraph"/>
            <w:ind w:left="1800"/>
          </w:pPr>
        </w:pPrChange>
      </w:pPr>
      <w:ins w:id="2039" w:author="Jade Raposa" w:date="2024-10-15T02:32:00Z">
        <w:r>
          <w:rPr>
            <w:rFonts w:ascii="Georgia" w:hAnsi="Georgia"/>
          </w:rPr>
          <w:t xml:space="preserve"> </w:t>
        </w:r>
      </w:ins>
    </w:p>
    <w:p w14:paraId="03E6B8E6" w14:textId="77777777" w:rsidR="008F456D" w:rsidRPr="008F456D" w:rsidRDefault="008F456D">
      <w:pPr>
        <w:pStyle w:val="ListParagraph"/>
        <w:ind w:left="1620" w:hanging="450"/>
        <w:rPr>
          <w:rFonts w:ascii="Georgia" w:hAnsi="Georgia"/>
          <w:rPrChange w:id="2040" w:author="Jade Raposa" w:date="2024-10-15T02:18:00Z">
            <w:rPr/>
          </w:rPrChange>
        </w:rPr>
        <w:pPrChange w:id="2041" w:author="Jade Raposa" w:date="2024-10-15T02:21:00Z">
          <w:pPr>
            <w:pStyle w:val="ListParagraph"/>
            <w:ind w:left="1800"/>
          </w:pPr>
        </w:pPrChange>
      </w:pPr>
    </w:p>
    <w:p w14:paraId="454FF9AA" w14:textId="77777777" w:rsidR="008F456D" w:rsidRPr="008F456D" w:rsidRDefault="008F456D">
      <w:pPr>
        <w:pStyle w:val="ListParagraph"/>
        <w:ind w:left="1620" w:hanging="450"/>
        <w:rPr>
          <w:rFonts w:ascii="Georgia" w:hAnsi="Georgia"/>
          <w:rPrChange w:id="2042" w:author="Jade Raposa" w:date="2024-10-15T02:18:00Z">
            <w:rPr/>
          </w:rPrChange>
        </w:rPr>
        <w:pPrChange w:id="2043" w:author="Jade Raposa" w:date="2024-10-15T02:21:00Z">
          <w:pPr>
            <w:pStyle w:val="ListParagraph"/>
            <w:ind w:left="1800"/>
          </w:pPr>
        </w:pPrChange>
      </w:pPr>
    </w:p>
    <w:p w14:paraId="2829CBBF" w14:textId="77777777" w:rsidR="008F456D" w:rsidRPr="008F456D" w:rsidRDefault="008F456D">
      <w:pPr>
        <w:pStyle w:val="ListParagraph"/>
        <w:ind w:left="1620" w:hanging="450"/>
        <w:rPr>
          <w:rFonts w:ascii="Georgia" w:hAnsi="Georgia"/>
          <w:rPrChange w:id="2044" w:author="Jade Raposa" w:date="2024-10-15T02:18:00Z">
            <w:rPr/>
          </w:rPrChange>
        </w:rPr>
        <w:pPrChange w:id="2045" w:author="Jade Raposa" w:date="2024-10-15T02:21:00Z">
          <w:pPr>
            <w:pStyle w:val="ListParagraph"/>
            <w:ind w:left="1800"/>
          </w:pPr>
        </w:pPrChange>
      </w:pPr>
    </w:p>
    <w:p w14:paraId="667A21D2" w14:textId="77777777" w:rsidR="008F456D" w:rsidRPr="008F456D" w:rsidRDefault="008F456D">
      <w:pPr>
        <w:pStyle w:val="ListParagraph"/>
        <w:ind w:left="1620" w:hanging="450"/>
        <w:rPr>
          <w:del w:id="2046" w:author="Jade Raposa" w:date="2024-10-15T02:33:00Z"/>
          <w:rFonts w:ascii="Georgia" w:hAnsi="Georgia"/>
          <w:rPrChange w:id="2047" w:author="Jade Raposa" w:date="2024-10-15T02:18:00Z">
            <w:rPr>
              <w:del w:id="2048" w:author="Jade Raposa" w:date="2024-10-15T02:33:00Z"/>
            </w:rPr>
          </w:rPrChange>
        </w:rPr>
        <w:pPrChange w:id="2049" w:author="Jade Raposa" w:date="2024-10-15T02:21:00Z">
          <w:pPr>
            <w:pStyle w:val="ListParagraph"/>
            <w:ind w:left="1800"/>
          </w:pPr>
        </w:pPrChange>
      </w:pPr>
    </w:p>
    <w:p w14:paraId="1BE8855F" w14:textId="77777777" w:rsidR="008F456D" w:rsidRPr="008F456D" w:rsidRDefault="008F456D">
      <w:pPr>
        <w:ind w:left="1620"/>
        <w:rPr>
          <w:ins w:id="2050" w:author="Jade Raposa" w:date="2024-10-15T02:31:00Z"/>
          <w:rFonts w:ascii="Georgia" w:hAnsi="Georgia"/>
          <w:rPrChange w:id="2051" w:author="Jade Raposa" w:date="2024-10-15T02:33:00Z">
            <w:rPr>
              <w:ins w:id="2052" w:author="Jade Raposa" w:date="2024-10-15T02:31:00Z"/>
            </w:rPr>
          </w:rPrChange>
        </w:rPr>
        <w:pPrChange w:id="2053" w:author="Jade Raposa" w:date="2024-10-15T02:33:00Z">
          <w:pPr>
            <w:pStyle w:val="ListParagraph"/>
            <w:ind w:left="1620" w:hanging="450"/>
          </w:pPr>
        </w:pPrChange>
      </w:pPr>
    </w:p>
    <w:p w14:paraId="2C68ED16" w14:textId="77777777" w:rsidR="008F456D" w:rsidRDefault="008F456D">
      <w:pPr>
        <w:pStyle w:val="ListParagraph"/>
        <w:ind w:left="1620" w:hanging="450"/>
        <w:rPr>
          <w:ins w:id="2054" w:author="Jade Raposa" w:date="2024-10-15T02:31:00Z"/>
          <w:rFonts w:ascii="Georgia" w:hAnsi="Georgia"/>
        </w:rPr>
      </w:pPr>
    </w:p>
    <w:p w14:paraId="5EC1A1AA" w14:textId="77777777" w:rsidR="008F456D" w:rsidRDefault="002B278F">
      <w:pPr>
        <w:pStyle w:val="ListParagraph"/>
        <w:numPr>
          <w:ilvl w:val="0"/>
          <w:numId w:val="17"/>
        </w:numPr>
        <w:rPr>
          <w:del w:id="2055" w:author="Jade Raposa" w:date="2024-10-15T02:33:00Z"/>
          <w:rFonts w:ascii="Georgia" w:hAnsi="Georgia"/>
        </w:rPr>
      </w:pPr>
      <w:ins w:id="2056" w:author="Jade Raposa" w:date="2024-10-15T02:31:00Z">
        <w:r>
          <w:rPr>
            <w:noProof/>
            <w:rPrChange w:id="2057" w:author="Jade Raposa" w:date="2024-10-15T02:18:00Z">
              <w:rPr>
                <w:b/>
                <w:bCs/>
                <w:noProof/>
              </w:rPr>
            </w:rPrChange>
          </w:rPr>
          <w:drawing>
            <wp:anchor distT="0" distB="0" distL="114300" distR="114300" simplePos="0" relativeHeight="251700224" behindDoc="0" locked="0" layoutInCell="1" allowOverlap="1" wp14:anchorId="082DBD0B" wp14:editId="5DB9FC7A">
              <wp:simplePos x="0" y="0"/>
              <wp:positionH relativeFrom="margin">
                <wp:posOffset>2242820</wp:posOffset>
              </wp:positionH>
              <wp:positionV relativeFrom="paragraph">
                <wp:posOffset>366395</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9532" name="Picture 24" descr="A screenshot of a phone&#10;&#10;Description automatically generated"/>
                      <pic:cNvPicPr>
                        <a:picLocks noChangeAspect="1"/>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anchor>
          </w:drawing>
        </w:r>
        <w:r>
          <w:rPr>
            <w:rFonts w:ascii="Georgia" w:hAnsi="Georgia"/>
          </w:rPr>
          <w:t>You will see the options: “</w:t>
        </w:r>
        <w:r>
          <w:rPr>
            <w:rFonts w:ascii="Georgia" w:hAnsi="Georgia"/>
            <w:b/>
            <w:bCs/>
            <w:rPrChange w:id="2058" w:author="Jade Raposa" w:date="2024-10-15T02:31:00Z">
              <w:rPr>
                <w:rFonts w:ascii="Georgia" w:hAnsi="Georgia"/>
              </w:rPr>
            </w:rPrChange>
          </w:rPr>
          <w:t>HOME</w:t>
        </w:r>
        <w:r>
          <w:rPr>
            <w:rFonts w:ascii="Georgia" w:hAnsi="Georgia"/>
          </w:rPr>
          <w:t>,” “</w:t>
        </w:r>
        <w:r>
          <w:rPr>
            <w:rFonts w:ascii="Georgia" w:hAnsi="Georgia"/>
            <w:b/>
            <w:bCs/>
            <w:rPrChange w:id="2059" w:author="Jade Raposa" w:date="2024-10-15T02:31:00Z">
              <w:rPr>
                <w:rFonts w:ascii="Georgia" w:hAnsi="Georgia"/>
              </w:rPr>
            </w:rPrChange>
          </w:rPr>
          <w:t>INBOX</w:t>
        </w:r>
        <w:r>
          <w:rPr>
            <w:rFonts w:ascii="Georgia" w:hAnsi="Georgia"/>
          </w:rPr>
          <w:t>,” “</w:t>
        </w:r>
        <w:r>
          <w:rPr>
            <w:rFonts w:ascii="Georgia" w:hAnsi="Georgia"/>
            <w:b/>
            <w:bCs/>
            <w:rPrChange w:id="2060" w:author="Jade Raposa" w:date="2024-10-15T02:31:00Z">
              <w:rPr>
                <w:rFonts w:ascii="Georgia" w:hAnsi="Georgia"/>
              </w:rPr>
            </w:rPrChange>
          </w:rPr>
          <w:t>SET PROFILE PIC</w:t>
        </w:r>
        <w:r>
          <w:rPr>
            <w:rFonts w:ascii="Georgia" w:hAnsi="Georgia"/>
          </w:rPr>
          <w:t>,” “</w:t>
        </w:r>
        <w:r>
          <w:rPr>
            <w:rFonts w:ascii="Georgia" w:hAnsi="Georgia"/>
            <w:b/>
            <w:bCs/>
            <w:rPrChange w:id="2061" w:author="Jade Raposa" w:date="2024-10-15T02:31:00Z">
              <w:rPr>
                <w:rFonts w:ascii="Georgia" w:hAnsi="Georgia"/>
              </w:rPr>
            </w:rPrChange>
          </w:rPr>
          <w:t>CHANGE</w:t>
        </w:r>
        <w:r>
          <w:rPr>
            <w:rFonts w:ascii="Georgia" w:hAnsi="Georgia"/>
          </w:rPr>
          <w:t xml:space="preserve"> </w:t>
        </w:r>
        <w:r>
          <w:rPr>
            <w:rFonts w:ascii="Georgia" w:hAnsi="Georgia"/>
            <w:b/>
            <w:bCs/>
            <w:rPrChange w:id="2062" w:author="Jade Raposa" w:date="2024-10-15T02:31:00Z">
              <w:rPr>
                <w:rFonts w:ascii="Georgia" w:hAnsi="Georgia"/>
              </w:rPr>
            </w:rPrChange>
          </w:rPr>
          <w:t>PASSWORD</w:t>
        </w:r>
        <w:r>
          <w:rPr>
            <w:rFonts w:ascii="Georgia" w:hAnsi="Georgia"/>
          </w:rPr>
          <w:t>,” “</w:t>
        </w:r>
        <w:r>
          <w:rPr>
            <w:rFonts w:ascii="Georgia" w:hAnsi="Georgia"/>
            <w:b/>
            <w:bCs/>
            <w:rPrChange w:id="2063" w:author="Jade Raposa" w:date="2024-10-15T02:31:00Z">
              <w:rPr>
                <w:rFonts w:ascii="Georgia" w:hAnsi="Georgia"/>
              </w:rPr>
            </w:rPrChange>
          </w:rPr>
          <w:t>SUBJECTS</w:t>
        </w:r>
        <w:r>
          <w:rPr>
            <w:rFonts w:ascii="Georgia" w:hAnsi="Georgia"/>
          </w:rPr>
          <w:t>,” and “</w:t>
        </w:r>
        <w:r>
          <w:rPr>
            <w:rFonts w:ascii="Georgia" w:hAnsi="Georgia"/>
            <w:b/>
            <w:bCs/>
            <w:rPrChange w:id="2064" w:author="Jade Raposa" w:date="2024-10-15T02:31:00Z">
              <w:rPr>
                <w:rFonts w:ascii="Georgia" w:hAnsi="Georgia"/>
              </w:rPr>
            </w:rPrChange>
          </w:rPr>
          <w:t>LOG OUT</w:t>
        </w:r>
        <w:r>
          <w:rPr>
            <w:rFonts w:ascii="Georgia" w:hAnsi="Georgia"/>
          </w:rPr>
          <w:t>.”</w:t>
        </w:r>
      </w:ins>
    </w:p>
    <w:p w14:paraId="52D402E7" w14:textId="77777777" w:rsidR="008F456D" w:rsidRPr="008F456D" w:rsidRDefault="008F456D">
      <w:pPr>
        <w:pStyle w:val="ListParagraph"/>
        <w:numPr>
          <w:ilvl w:val="0"/>
          <w:numId w:val="17"/>
        </w:numPr>
        <w:rPr>
          <w:ins w:id="2065" w:author="Jade Raposa" w:date="2024-10-15T02:34:00Z"/>
          <w:rFonts w:ascii="Georgia" w:hAnsi="Georgia"/>
          <w:rPrChange w:id="2066" w:author="Jade Raposa" w:date="2024-10-15T02:33:00Z">
            <w:rPr>
              <w:ins w:id="2067" w:author="Jade Raposa" w:date="2024-10-15T02:34:00Z"/>
            </w:rPr>
          </w:rPrChange>
        </w:rPr>
        <w:pPrChange w:id="2068" w:author="Jade Raposa" w:date="2024-10-15T02:33:00Z">
          <w:pPr>
            <w:pStyle w:val="ListParagraph"/>
            <w:ind w:left="1800"/>
          </w:pPr>
        </w:pPrChange>
      </w:pPr>
    </w:p>
    <w:p w14:paraId="09AF9FE3" w14:textId="77777777" w:rsidR="008F456D" w:rsidRDefault="008F456D">
      <w:pPr>
        <w:pStyle w:val="ListParagraph"/>
        <w:numPr>
          <w:ilvl w:val="0"/>
          <w:numId w:val="17"/>
        </w:numPr>
        <w:spacing w:line="360" w:lineRule="auto"/>
        <w:rPr>
          <w:ins w:id="2069" w:author="Jade Raposa" w:date="2024-10-17T01:01:00Z"/>
        </w:rPr>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pPr>
    </w:p>
    <w:p w14:paraId="595D553F" w14:textId="77777777" w:rsidR="008F456D" w:rsidRDefault="008F456D">
      <w:pPr>
        <w:ind w:left="1080"/>
        <w:rPr>
          <w:del w:id="2080" w:author="Jade Raposa" w:date="2024-10-15T02:28:00Z"/>
        </w:rPr>
        <w:pPrChange w:id="2081" w:author="Jade Raposa" w:date="2024-10-15T02:34:00Z">
          <w:pPr/>
        </w:pPrChange>
      </w:pPr>
    </w:p>
    <w:p w14:paraId="713013AB" w14:textId="77777777" w:rsidR="008F456D" w:rsidRDefault="008F456D">
      <w:pPr>
        <w:ind w:left="1080"/>
        <w:rPr>
          <w:del w:id="2082" w:author="Jade Raposa" w:date="2024-10-15T02:28:00Z"/>
        </w:rPr>
        <w:pPrChange w:id="2083" w:author="Jade Raposa" w:date="2024-10-15T02:34:00Z">
          <w:pPr>
            <w:pStyle w:val="ListParagraph"/>
            <w:ind w:left="1800"/>
          </w:pPr>
        </w:pPrChange>
      </w:pPr>
    </w:p>
    <w:p w14:paraId="4D25C076" w14:textId="77777777" w:rsidR="008F456D" w:rsidRDefault="008F456D">
      <w:pPr>
        <w:ind w:left="1080"/>
        <w:rPr>
          <w:del w:id="2084" w:author="Jade Raposa" w:date="2024-10-15T02:33:00Z"/>
        </w:rPr>
        <w:pPrChange w:id="2085" w:author="Jade Raposa" w:date="2024-10-15T02:34:00Z">
          <w:pPr>
            <w:pStyle w:val="ListParagraph"/>
            <w:ind w:left="1800"/>
          </w:pPr>
        </w:pPrChange>
      </w:pPr>
    </w:p>
    <w:p w14:paraId="0CC3D725" w14:textId="77777777" w:rsidR="008F456D" w:rsidRPr="008F456D" w:rsidRDefault="002B278F">
      <w:pPr>
        <w:ind w:left="1080"/>
        <w:rPr>
          <w:del w:id="2086" w:author="Jade Raposa" w:date="2024-10-15T02:29:00Z"/>
          <w:b/>
          <w:bCs/>
          <w:rPrChange w:id="2087" w:author="Jade Raposa" w:date="2024-10-15T02:30:00Z">
            <w:rPr>
              <w:del w:id="2088" w:author="Jade Raposa" w:date="2024-10-15T02:29:00Z"/>
            </w:rPr>
          </w:rPrChange>
        </w:rPr>
        <w:pPrChange w:id="2089" w:author="Jade Raposa" w:date="2024-10-15T02:34:00Z">
          <w:pPr>
            <w:pStyle w:val="ListParagraph"/>
            <w:numPr>
              <w:numId w:val="17"/>
            </w:numPr>
            <w:ind w:left="1440" w:hanging="360"/>
          </w:pPr>
        </w:pPrChange>
      </w:pPr>
      <w:del w:id="2090" w:author="Jade Raposa" w:date="2024-10-15T02:31:00Z">
        <w:r>
          <w:rPr>
            <w:b/>
            <w:bCs/>
            <w:noProof/>
          </w:rPr>
          <w:drawing>
            <wp:anchor distT="0" distB="0" distL="114300" distR="114300" simplePos="0" relativeHeight="251687936" behindDoc="0" locked="0" layoutInCell="1" allowOverlap="1" wp14:anchorId="4317B7FA" wp14:editId="7FF9BB9F">
              <wp:simplePos x="0" y="0"/>
              <wp:positionH relativeFrom="margin">
                <wp:align>center</wp:align>
              </wp:positionH>
              <wp:positionV relativeFrom="paragraph">
                <wp:posOffset>75565</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a:picLocks noChangeAspect="1"/>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anchor>
          </w:drawing>
        </w:r>
      </w:del>
      <w:del w:id="2091" w:author="Jade Raposa" w:date="2024-10-15T02:27:00Z">
        <w:r>
          <w:delText xml:space="preserve">8. </w:delText>
        </w:r>
      </w:del>
      <w:del w:id="2092" w:author="Jade Raposa" w:date="2024-10-15T02:31:00Z">
        <w:r>
          <w:delText>Y</w:delText>
        </w:r>
      </w:del>
      <w:del w:id="2093" w:author="Jade Raposa" w:date="2024-10-15T02:30:00Z">
        <w:r>
          <w:delText xml:space="preserve">ou will see the options: </w:delText>
        </w:r>
        <w:r>
          <w:rPr>
            <w:b/>
            <w:bCs/>
          </w:rPr>
          <w:delText xml:space="preserve">“HOME,” “INBOX,” “SET PROFILE PIC,” “CHANGE PASSWORD,” “SUBJECTS,” </w:delText>
        </w:r>
        <w:r>
          <w:delText>and</w:delText>
        </w:r>
        <w:r>
          <w:rPr>
            <w:b/>
            <w:bCs/>
          </w:rPr>
          <w:delText xml:space="preserve"> “LOG OUT.”</w:delText>
        </w:r>
      </w:del>
    </w:p>
    <w:p w14:paraId="3C554975" w14:textId="77777777" w:rsidR="008F456D" w:rsidRDefault="008F456D">
      <w:pPr>
        <w:ind w:left="1080"/>
        <w:rPr>
          <w:del w:id="2094" w:author="Jade Raposa" w:date="2024-10-15T02:27:00Z"/>
          <w:b/>
          <w:bCs/>
        </w:rPr>
        <w:pPrChange w:id="2095" w:author="Jade Raposa" w:date="2024-10-15T02:34:00Z">
          <w:pPr>
            <w:pStyle w:val="ListParagraph"/>
            <w:ind w:left="1800"/>
          </w:pPr>
        </w:pPrChange>
      </w:pPr>
    </w:p>
    <w:p w14:paraId="2EEFD822" w14:textId="77777777" w:rsidR="008F456D" w:rsidRDefault="008F456D">
      <w:pPr>
        <w:ind w:left="1080"/>
        <w:rPr>
          <w:del w:id="2096" w:author="Jade Raposa" w:date="2024-10-15T02:27:00Z"/>
          <w:b/>
          <w:bCs/>
        </w:rPr>
        <w:pPrChange w:id="2097" w:author="Jade Raposa" w:date="2024-10-15T02:34:00Z">
          <w:pPr>
            <w:pStyle w:val="ListParagraph"/>
            <w:ind w:left="1800"/>
          </w:pPr>
        </w:pPrChange>
      </w:pPr>
    </w:p>
    <w:p w14:paraId="424366E5" w14:textId="77777777" w:rsidR="008F456D" w:rsidRDefault="008F456D">
      <w:pPr>
        <w:ind w:left="1080"/>
        <w:rPr>
          <w:del w:id="2098" w:author="Jade Raposa" w:date="2024-10-15T02:27:00Z"/>
          <w:b/>
          <w:bCs/>
        </w:rPr>
        <w:pPrChange w:id="2099" w:author="Jade Raposa" w:date="2024-10-15T02:34:00Z">
          <w:pPr>
            <w:pStyle w:val="ListParagraph"/>
            <w:ind w:left="1800"/>
          </w:pPr>
        </w:pPrChange>
      </w:pPr>
    </w:p>
    <w:p w14:paraId="2ECF312A" w14:textId="77777777" w:rsidR="008F456D" w:rsidRDefault="008F456D">
      <w:pPr>
        <w:ind w:left="1080"/>
        <w:rPr>
          <w:del w:id="2100" w:author="Jade Raposa" w:date="2024-10-15T02:27:00Z"/>
          <w:b/>
          <w:bCs/>
        </w:rPr>
        <w:pPrChange w:id="2101" w:author="Jade Raposa" w:date="2024-10-15T02:34:00Z">
          <w:pPr>
            <w:pStyle w:val="ListParagraph"/>
            <w:ind w:left="1800"/>
          </w:pPr>
        </w:pPrChange>
      </w:pPr>
    </w:p>
    <w:p w14:paraId="5D9DE728" w14:textId="77777777" w:rsidR="008F456D" w:rsidRDefault="008F456D">
      <w:pPr>
        <w:ind w:left="1080"/>
        <w:rPr>
          <w:del w:id="2102" w:author="Jade Raposa" w:date="2024-10-15T02:27:00Z"/>
          <w:b/>
          <w:bCs/>
        </w:rPr>
        <w:pPrChange w:id="2103" w:author="Jade Raposa" w:date="2024-10-15T02:34:00Z">
          <w:pPr>
            <w:pStyle w:val="ListParagraph"/>
            <w:ind w:left="1800"/>
          </w:pPr>
        </w:pPrChange>
      </w:pPr>
    </w:p>
    <w:p w14:paraId="0DB9CDA4" w14:textId="77777777" w:rsidR="008F456D" w:rsidRDefault="008F456D">
      <w:pPr>
        <w:ind w:left="1080"/>
        <w:rPr>
          <w:del w:id="2104" w:author="Jade Raposa" w:date="2024-10-15T02:27:00Z"/>
          <w:b/>
          <w:bCs/>
        </w:rPr>
        <w:pPrChange w:id="2105" w:author="Jade Raposa" w:date="2024-10-15T02:34:00Z">
          <w:pPr>
            <w:pStyle w:val="ListParagraph"/>
            <w:ind w:left="1800"/>
          </w:pPr>
        </w:pPrChange>
      </w:pPr>
    </w:p>
    <w:p w14:paraId="2C12B378" w14:textId="77777777" w:rsidR="008F456D" w:rsidRDefault="008F456D">
      <w:pPr>
        <w:ind w:left="1080"/>
        <w:rPr>
          <w:del w:id="2106" w:author="Jade Raposa" w:date="2024-10-15T02:27:00Z"/>
          <w:b/>
          <w:bCs/>
        </w:rPr>
        <w:pPrChange w:id="2107" w:author="Jade Raposa" w:date="2024-10-15T02:34:00Z">
          <w:pPr>
            <w:pStyle w:val="ListParagraph"/>
            <w:ind w:left="1800"/>
          </w:pPr>
        </w:pPrChange>
      </w:pPr>
    </w:p>
    <w:p w14:paraId="647BC07C" w14:textId="77777777" w:rsidR="008F456D" w:rsidRDefault="008F456D">
      <w:pPr>
        <w:ind w:left="1080"/>
        <w:rPr>
          <w:del w:id="2108" w:author="Jade Raposa" w:date="2024-10-15T02:27:00Z"/>
          <w:b/>
          <w:bCs/>
        </w:rPr>
        <w:pPrChange w:id="2109" w:author="Jade Raposa" w:date="2024-10-15T02:34:00Z">
          <w:pPr>
            <w:pStyle w:val="ListParagraph"/>
            <w:ind w:left="1800"/>
          </w:pPr>
        </w:pPrChange>
      </w:pPr>
    </w:p>
    <w:p w14:paraId="7A94303B" w14:textId="77777777" w:rsidR="008F456D" w:rsidRDefault="008F456D">
      <w:pPr>
        <w:ind w:left="1080"/>
        <w:rPr>
          <w:del w:id="2110" w:author="Jade Raposa" w:date="2024-10-15T02:27:00Z"/>
          <w:b/>
          <w:bCs/>
        </w:rPr>
        <w:pPrChange w:id="2111" w:author="Jade Raposa" w:date="2024-10-15T02:34:00Z">
          <w:pPr>
            <w:pStyle w:val="ListParagraph"/>
            <w:ind w:left="1800"/>
          </w:pPr>
        </w:pPrChange>
      </w:pPr>
    </w:p>
    <w:p w14:paraId="220B49D0" w14:textId="77777777" w:rsidR="008F456D" w:rsidRDefault="008F456D">
      <w:pPr>
        <w:ind w:left="1080"/>
        <w:rPr>
          <w:del w:id="2112" w:author="Jade Raposa" w:date="2024-10-15T02:27:00Z"/>
          <w:b/>
          <w:bCs/>
        </w:rPr>
        <w:pPrChange w:id="2113" w:author="Jade Raposa" w:date="2024-10-15T02:34:00Z">
          <w:pPr>
            <w:pStyle w:val="ListParagraph"/>
            <w:ind w:left="1800"/>
          </w:pPr>
        </w:pPrChange>
      </w:pPr>
    </w:p>
    <w:p w14:paraId="261B6623" w14:textId="77777777" w:rsidR="008F456D" w:rsidRDefault="008F456D">
      <w:pPr>
        <w:ind w:left="1080"/>
        <w:rPr>
          <w:del w:id="2114" w:author="Jade Raposa" w:date="2024-10-15T02:27:00Z"/>
          <w:b/>
          <w:bCs/>
        </w:rPr>
        <w:pPrChange w:id="2115" w:author="Jade Raposa" w:date="2024-10-15T02:34:00Z">
          <w:pPr>
            <w:pStyle w:val="ListParagraph"/>
            <w:ind w:left="1800"/>
          </w:pPr>
        </w:pPrChange>
      </w:pPr>
    </w:p>
    <w:p w14:paraId="042A21B0" w14:textId="77777777" w:rsidR="008F456D" w:rsidRDefault="008F456D">
      <w:pPr>
        <w:ind w:left="1080"/>
        <w:rPr>
          <w:del w:id="2116" w:author="Jade Raposa" w:date="2024-10-15T02:27:00Z"/>
          <w:b/>
          <w:bCs/>
        </w:rPr>
        <w:pPrChange w:id="2117" w:author="Jade Raposa" w:date="2024-10-15T02:34:00Z">
          <w:pPr>
            <w:pStyle w:val="ListParagraph"/>
            <w:ind w:left="1800"/>
          </w:pPr>
        </w:pPrChange>
      </w:pPr>
    </w:p>
    <w:p w14:paraId="5F5B0FAA" w14:textId="77777777" w:rsidR="008F456D" w:rsidRDefault="008F456D">
      <w:pPr>
        <w:ind w:left="1080"/>
        <w:rPr>
          <w:del w:id="2118" w:author="Jade Raposa" w:date="2024-10-15T02:27:00Z"/>
        </w:rPr>
        <w:pPrChange w:id="2119" w:author="Jade Raposa" w:date="2024-10-15T02:34:00Z">
          <w:pPr>
            <w:pStyle w:val="ListParagraph"/>
            <w:ind w:left="1800"/>
          </w:pPr>
        </w:pPrChange>
      </w:pPr>
    </w:p>
    <w:p w14:paraId="4374C579" w14:textId="77777777" w:rsidR="008F456D" w:rsidRDefault="008F456D">
      <w:pPr>
        <w:ind w:left="1080"/>
        <w:rPr>
          <w:del w:id="2120" w:author="Jade Raposa" w:date="2024-10-17T01:01:00Z"/>
        </w:rPr>
        <w:pPrChange w:id="2121" w:author="Jade Raposa" w:date="2024-10-15T02:34:00Z">
          <w:pPr>
            <w:pStyle w:val="ListParagraph"/>
            <w:ind w:left="1800"/>
          </w:pPr>
        </w:pPrChange>
      </w:pPr>
    </w:p>
    <w:p w14:paraId="71C88F31" w14:textId="77777777" w:rsidR="008F456D" w:rsidRPr="008F456D" w:rsidRDefault="002B278F">
      <w:pPr>
        <w:pStyle w:val="ListParagraph"/>
        <w:numPr>
          <w:ilvl w:val="0"/>
          <w:numId w:val="17"/>
        </w:numPr>
        <w:spacing w:line="360" w:lineRule="auto"/>
        <w:rPr>
          <w:rFonts w:ascii="Georgia" w:hAnsi="Georgia"/>
          <w:rPrChange w:id="2122" w:author="Jade Raposa" w:date="2024-10-15T02:18:00Z">
            <w:rPr/>
          </w:rPrChange>
        </w:rPr>
        <w:pPrChange w:id="2123" w:author="Jade Raposa" w:date="2024-10-15T02:35:00Z">
          <w:pPr>
            <w:pStyle w:val="ListParagraph"/>
            <w:ind w:left="1800"/>
          </w:pPr>
        </w:pPrChange>
      </w:pPr>
      <w:del w:id="2124" w:author="Jade Raposa" w:date="2024-10-15T02:33:00Z">
        <w:r>
          <w:rPr>
            <w:rFonts w:ascii="Georgia" w:hAnsi="Georgia"/>
            <w:rPrChange w:id="2125" w:author="Jade Raposa" w:date="2024-10-15T02:18:00Z">
              <w:rPr/>
            </w:rPrChange>
          </w:rPr>
          <w:delText xml:space="preserve">9. </w:delText>
        </w:r>
      </w:del>
      <w:r>
        <w:rPr>
          <w:rFonts w:ascii="Georgia" w:hAnsi="Georgia"/>
          <w:rPrChange w:id="2126" w:author="Jade Raposa" w:date="2024-10-15T02:18:00Z">
            <w:rPr/>
          </w:rPrChange>
        </w:rPr>
        <w:t xml:space="preserve">Click </w:t>
      </w:r>
      <w:r>
        <w:rPr>
          <w:rFonts w:ascii="Georgia" w:hAnsi="Georgia"/>
          <w:b/>
          <w:bCs/>
          <w:rPrChange w:id="2127" w:author="Jade Raposa" w:date="2024-10-15T02:18:00Z">
            <w:rPr>
              <w:b/>
              <w:bCs/>
            </w:rPr>
          </w:rPrChange>
        </w:rPr>
        <w:t>“SUBJECTS”</w:t>
      </w:r>
      <w:r>
        <w:rPr>
          <w:rFonts w:ascii="Georgia" w:hAnsi="Georgia"/>
          <w:rPrChange w:id="2128" w:author="Jade Raposa" w:date="2024-10-15T02:18:00Z">
            <w:rPr/>
          </w:rPrChange>
        </w:rPr>
        <w:t xml:space="preserve"> so that you can start adding the subjects you will teach.</w:t>
      </w:r>
    </w:p>
    <w:p w14:paraId="362A3BA5" w14:textId="77777777" w:rsidR="008F456D" w:rsidRPr="008F456D" w:rsidRDefault="002B278F">
      <w:pPr>
        <w:pStyle w:val="ListParagraph"/>
        <w:numPr>
          <w:ilvl w:val="0"/>
          <w:numId w:val="17"/>
        </w:numPr>
        <w:spacing w:line="360" w:lineRule="auto"/>
        <w:rPr>
          <w:rFonts w:ascii="Georgia" w:hAnsi="Georgia"/>
          <w:rPrChange w:id="2129" w:author="Jade Raposa" w:date="2024-10-15T02:34:00Z">
            <w:rPr/>
          </w:rPrChange>
        </w:rPr>
        <w:pPrChange w:id="2130" w:author="Jade Raposa" w:date="2024-10-15T02:35:00Z">
          <w:pPr>
            <w:pStyle w:val="ListParagraph"/>
            <w:ind w:left="1800"/>
          </w:pPr>
        </w:pPrChange>
      </w:pPr>
      <w:del w:id="2131" w:author="Jade Raposa" w:date="2024-10-15T02:34:00Z">
        <w:r>
          <w:rPr>
            <w:rFonts w:ascii="Georgia" w:hAnsi="Georgia"/>
            <w:rPrChange w:id="2132" w:author="Jade Raposa" w:date="2024-10-15T02:34:00Z">
              <w:rPr/>
            </w:rPrChange>
          </w:rPr>
          <w:delText xml:space="preserve">10. </w:delText>
        </w:r>
      </w:del>
      <w:r>
        <w:rPr>
          <w:rFonts w:ascii="Georgia" w:hAnsi="Georgia"/>
          <w:rPrChange w:id="2133" w:author="Jade Raposa" w:date="2024-10-15T02:34:00Z">
            <w:rPr/>
          </w:rPrChange>
        </w:rPr>
        <w:t xml:space="preserve">After clicking </w:t>
      </w:r>
      <w:r>
        <w:rPr>
          <w:rFonts w:ascii="Georgia" w:hAnsi="Georgia"/>
          <w:b/>
          <w:bCs/>
          <w:rPrChange w:id="2134" w:author="Jade Raposa" w:date="2024-10-15T02:34:00Z">
            <w:rPr>
              <w:b/>
              <w:bCs/>
            </w:rPr>
          </w:rPrChange>
        </w:rPr>
        <w:t>“SUBJECTS,”</w:t>
      </w:r>
      <w:r>
        <w:rPr>
          <w:rFonts w:ascii="Georgia" w:hAnsi="Georgia"/>
          <w:rPrChange w:id="2135" w:author="Jade Raposa" w:date="2024-10-15T02:34:00Z">
            <w:rPr/>
          </w:rPrChange>
        </w:rPr>
        <w:t xml:space="preserve"> click the </w:t>
      </w:r>
      <w:r>
        <w:rPr>
          <w:rFonts w:ascii="Georgia" w:hAnsi="Georgia"/>
          <w:b/>
          <w:bCs/>
          <w:rPrChange w:id="2136" w:author="Jade Raposa" w:date="2024-10-15T02:34:00Z">
            <w:rPr>
              <w:b/>
              <w:bCs/>
            </w:rPr>
          </w:rPrChange>
        </w:rPr>
        <w:t>“ADD”</w:t>
      </w:r>
      <w:r>
        <w:rPr>
          <w:rFonts w:ascii="Georgia" w:hAnsi="Georgia"/>
          <w:rPrChange w:id="2137" w:author="Jade Raposa" w:date="2024-10-15T02:34:00Z">
            <w:rPr/>
          </w:rPrChange>
        </w:rPr>
        <w:t xml:space="preserve"> button to add the subjects you want.</w:t>
      </w:r>
    </w:p>
    <w:p w14:paraId="0D3EF1B3" w14:textId="77777777" w:rsidR="008F456D" w:rsidRPr="008F456D" w:rsidRDefault="002B278F">
      <w:pPr>
        <w:pStyle w:val="ListParagraph"/>
        <w:ind w:left="1620" w:hanging="450"/>
        <w:rPr>
          <w:rFonts w:ascii="Georgia" w:hAnsi="Georgia"/>
          <w:rPrChange w:id="2138" w:author="Jade Raposa" w:date="2024-10-15T02:18:00Z">
            <w:rPr/>
          </w:rPrChange>
        </w:rPr>
        <w:pPrChange w:id="2139" w:author="Jade Raposa" w:date="2024-10-15T02:21:00Z">
          <w:pPr>
            <w:pStyle w:val="ListParagraph"/>
            <w:ind w:left="1800"/>
          </w:pPr>
        </w:pPrChange>
      </w:pPr>
      <w:r>
        <w:rPr>
          <w:rFonts w:ascii="Georgia" w:hAnsi="Georgia"/>
          <w:noProof/>
          <w:rPrChange w:id="2140" w:author="Jade Raposa" w:date="2024-10-15T02:18:00Z">
            <w:rPr>
              <w:noProof/>
            </w:rPr>
          </w:rPrChange>
        </w:rPr>
        <w:drawing>
          <wp:anchor distT="0" distB="0" distL="114300" distR="114300" simplePos="0" relativeHeight="251688960" behindDoc="0" locked="0" layoutInCell="1" allowOverlap="1" wp14:anchorId="2A9FBFBE" wp14:editId="4D8BB4F6">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a:picLocks noChangeAspect="1"/>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anchor>
        </w:drawing>
      </w:r>
      <w:r>
        <w:rPr>
          <w:rFonts w:ascii="Georgia" w:hAnsi="Georgia"/>
          <w:noProof/>
          <w:rPrChange w:id="2141" w:author="Jade Raposa" w:date="2024-10-15T02:18:00Z">
            <w:rPr>
              <w:noProof/>
            </w:rPr>
          </w:rPrChange>
        </w:rPr>
        <w:drawing>
          <wp:anchor distT="0" distB="0" distL="114300" distR="114300" simplePos="0" relativeHeight="251689984" behindDoc="0" locked="0" layoutInCell="1" allowOverlap="1" wp14:anchorId="03AA3283" wp14:editId="336089B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a:picLocks noChangeAspect="1"/>
                    </pic:cNvPicPr>
                  </pic:nvPicPr>
                  <pic:blipFill>
                    <a:blip r:embed="rId147"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anchor>
        </w:drawing>
      </w:r>
    </w:p>
    <w:p w14:paraId="42CB21D1" w14:textId="77777777" w:rsidR="008F456D" w:rsidRPr="008F456D" w:rsidRDefault="008F456D">
      <w:pPr>
        <w:pStyle w:val="ListParagraph"/>
        <w:ind w:left="1620" w:hanging="450"/>
        <w:rPr>
          <w:rFonts w:ascii="Georgia" w:hAnsi="Georgia"/>
          <w:rPrChange w:id="2142" w:author="Jade Raposa" w:date="2024-10-15T02:18:00Z">
            <w:rPr/>
          </w:rPrChange>
        </w:rPr>
        <w:pPrChange w:id="2143" w:author="Jade Raposa" w:date="2024-10-15T02:21:00Z">
          <w:pPr>
            <w:pStyle w:val="ListParagraph"/>
            <w:ind w:left="1800"/>
          </w:pPr>
        </w:pPrChange>
      </w:pPr>
    </w:p>
    <w:p w14:paraId="05DD14D6" w14:textId="77777777" w:rsidR="008F456D" w:rsidRPr="008F456D" w:rsidRDefault="008F456D">
      <w:pPr>
        <w:pStyle w:val="ListParagraph"/>
        <w:ind w:left="1620" w:hanging="450"/>
        <w:rPr>
          <w:rFonts w:ascii="Georgia" w:hAnsi="Georgia"/>
          <w:rPrChange w:id="2144" w:author="Jade Raposa" w:date="2024-10-15T02:18:00Z">
            <w:rPr/>
          </w:rPrChange>
        </w:rPr>
        <w:pPrChange w:id="2145" w:author="Jade Raposa" w:date="2024-10-15T02:21:00Z">
          <w:pPr>
            <w:pStyle w:val="ListParagraph"/>
            <w:ind w:left="1800"/>
          </w:pPr>
        </w:pPrChange>
      </w:pPr>
    </w:p>
    <w:p w14:paraId="0D751B47" w14:textId="77777777" w:rsidR="008F456D" w:rsidRPr="008F456D" w:rsidRDefault="008F456D">
      <w:pPr>
        <w:pStyle w:val="ListParagraph"/>
        <w:ind w:left="1620" w:hanging="450"/>
        <w:rPr>
          <w:rFonts w:ascii="Georgia" w:hAnsi="Georgia"/>
          <w:rPrChange w:id="2146" w:author="Jade Raposa" w:date="2024-10-15T02:18:00Z">
            <w:rPr/>
          </w:rPrChange>
        </w:rPr>
        <w:pPrChange w:id="2147" w:author="Jade Raposa" w:date="2024-10-15T02:21:00Z">
          <w:pPr>
            <w:pStyle w:val="ListParagraph"/>
            <w:ind w:left="1800"/>
          </w:pPr>
        </w:pPrChange>
      </w:pPr>
    </w:p>
    <w:p w14:paraId="60A43BD9" w14:textId="77777777" w:rsidR="008F456D" w:rsidRPr="008F456D" w:rsidRDefault="008F456D">
      <w:pPr>
        <w:pStyle w:val="ListParagraph"/>
        <w:ind w:left="1620" w:hanging="450"/>
        <w:rPr>
          <w:rFonts w:ascii="Georgia" w:hAnsi="Georgia"/>
          <w:rPrChange w:id="2148" w:author="Jade Raposa" w:date="2024-10-15T02:18:00Z">
            <w:rPr/>
          </w:rPrChange>
        </w:rPr>
        <w:pPrChange w:id="2149" w:author="Jade Raposa" w:date="2024-10-15T02:21:00Z">
          <w:pPr>
            <w:pStyle w:val="ListParagraph"/>
            <w:ind w:left="1800"/>
          </w:pPr>
        </w:pPrChange>
      </w:pPr>
    </w:p>
    <w:p w14:paraId="1798D17F" w14:textId="77777777" w:rsidR="008F456D" w:rsidRPr="008F456D" w:rsidRDefault="008F456D">
      <w:pPr>
        <w:pStyle w:val="ListParagraph"/>
        <w:ind w:left="1620" w:hanging="450"/>
        <w:rPr>
          <w:rFonts w:ascii="Georgia" w:hAnsi="Georgia"/>
          <w:rPrChange w:id="2150" w:author="Jade Raposa" w:date="2024-10-15T02:18:00Z">
            <w:rPr/>
          </w:rPrChange>
        </w:rPr>
        <w:pPrChange w:id="2151" w:author="Jade Raposa" w:date="2024-10-15T02:21:00Z">
          <w:pPr>
            <w:pStyle w:val="ListParagraph"/>
            <w:ind w:left="1800"/>
          </w:pPr>
        </w:pPrChange>
      </w:pPr>
    </w:p>
    <w:p w14:paraId="5CA9AA8F" w14:textId="77777777" w:rsidR="008F456D" w:rsidRPr="008F456D" w:rsidRDefault="008F456D">
      <w:pPr>
        <w:pStyle w:val="ListParagraph"/>
        <w:ind w:left="1620" w:hanging="450"/>
        <w:rPr>
          <w:rFonts w:ascii="Georgia" w:hAnsi="Georgia"/>
          <w:rPrChange w:id="2152" w:author="Jade Raposa" w:date="2024-10-15T02:18:00Z">
            <w:rPr/>
          </w:rPrChange>
        </w:rPr>
        <w:pPrChange w:id="2153" w:author="Jade Raposa" w:date="2024-10-15T02:21:00Z">
          <w:pPr>
            <w:pStyle w:val="ListParagraph"/>
            <w:ind w:left="1800"/>
          </w:pPr>
        </w:pPrChange>
      </w:pPr>
    </w:p>
    <w:p w14:paraId="74011D57" w14:textId="77777777" w:rsidR="008F456D" w:rsidRPr="008F456D" w:rsidRDefault="008F456D">
      <w:pPr>
        <w:pStyle w:val="ListParagraph"/>
        <w:ind w:left="1620" w:hanging="450"/>
        <w:rPr>
          <w:rFonts w:ascii="Georgia" w:hAnsi="Georgia"/>
          <w:rPrChange w:id="2154" w:author="Jade Raposa" w:date="2024-10-15T02:18:00Z">
            <w:rPr/>
          </w:rPrChange>
        </w:rPr>
        <w:pPrChange w:id="2155" w:author="Jade Raposa" w:date="2024-10-15T02:21:00Z">
          <w:pPr>
            <w:pStyle w:val="ListParagraph"/>
            <w:ind w:left="1800"/>
          </w:pPr>
        </w:pPrChange>
      </w:pPr>
    </w:p>
    <w:p w14:paraId="69CF9A4C" w14:textId="77777777" w:rsidR="008F456D" w:rsidRPr="008F456D" w:rsidRDefault="008F456D">
      <w:pPr>
        <w:pStyle w:val="ListParagraph"/>
        <w:ind w:left="1620" w:hanging="450"/>
        <w:rPr>
          <w:rFonts w:ascii="Georgia" w:hAnsi="Georgia"/>
          <w:rPrChange w:id="2156" w:author="Jade Raposa" w:date="2024-10-15T02:18:00Z">
            <w:rPr/>
          </w:rPrChange>
        </w:rPr>
        <w:pPrChange w:id="2157" w:author="Jade Raposa" w:date="2024-10-15T02:21:00Z">
          <w:pPr>
            <w:pStyle w:val="ListParagraph"/>
            <w:ind w:left="1800"/>
          </w:pPr>
        </w:pPrChange>
      </w:pPr>
    </w:p>
    <w:p w14:paraId="5C5F5403" w14:textId="77777777" w:rsidR="008F456D" w:rsidRDefault="008F456D">
      <w:pPr>
        <w:pStyle w:val="ListParagraph"/>
        <w:ind w:left="1620" w:hanging="450"/>
        <w:rPr>
          <w:ins w:id="2158" w:author="Jade Raposa" w:date="2024-10-15T02:40:00Z"/>
          <w:rFonts w:ascii="Georgia" w:hAnsi="Georgia"/>
        </w:rPr>
      </w:pPr>
    </w:p>
    <w:p w14:paraId="17A386FF" w14:textId="77777777" w:rsidR="008F456D" w:rsidRDefault="008F456D">
      <w:pPr>
        <w:pStyle w:val="ListParagraph"/>
        <w:ind w:left="1620" w:hanging="450"/>
        <w:rPr>
          <w:ins w:id="2159" w:author="Jade Raposa" w:date="2024-10-15T02:40:00Z"/>
          <w:rFonts w:ascii="Georgia" w:hAnsi="Georgia"/>
        </w:rPr>
      </w:pPr>
    </w:p>
    <w:p w14:paraId="0C377A92" w14:textId="77777777" w:rsidR="008F456D" w:rsidRPr="008F456D" w:rsidRDefault="008F456D">
      <w:pPr>
        <w:pStyle w:val="ListParagraph"/>
        <w:ind w:left="1620" w:hanging="450"/>
        <w:rPr>
          <w:rFonts w:ascii="Georgia" w:hAnsi="Georgia"/>
          <w:rPrChange w:id="2160" w:author="Jade Raposa" w:date="2024-10-15T02:18:00Z">
            <w:rPr/>
          </w:rPrChange>
        </w:rPr>
        <w:pPrChange w:id="2161" w:author="Jade Raposa" w:date="2024-10-15T02:21:00Z">
          <w:pPr>
            <w:pStyle w:val="ListParagraph"/>
            <w:ind w:left="1800"/>
          </w:pPr>
        </w:pPrChange>
      </w:pPr>
    </w:p>
    <w:p w14:paraId="5026E156" w14:textId="77777777" w:rsidR="008F456D" w:rsidRDefault="008F456D">
      <w:pPr>
        <w:pStyle w:val="ListParagraph"/>
        <w:ind w:left="1620" w:hanging="450"/>
        <w:rPr>
          <w:ins w:id="2162" w:author="Jade Raposa" w:date="2024-10-15T02:40:00Z"/>
          <w:rFonts w:ascii="Georgia" w:hAnsi="Georgia"/>
        </w:rPr>
      </w:pPr>
    </w:p>
    <w:p w14:paraId="5C9F11AE" w14:textId="77777777" w:rsidR="008F456D" w:rsidRDefault="002B278F">
      <w:pPr>
        <w:pStyle w:val="ListParagraph"/>
        <w:numPr>
          <w:ilvl w:val="0"/>
          <w:numId w:val="17"/>
        </w:numPr>
        <w:spacing w:line="360" w:lineRule="auto"/>
        <w:rPr>
          <w:ins w:id="2163" w:author="Jade Raposa" w:date="2024-10-15T02:40:00Z"/>
          <w:rFonts w:ascii="Georgia" w:hAnsi="Georgia"/>
        </w:rPr>
        <w:pPrChange w:id="2164" w:author="Jade Raposa" w:date="2024-10-15T02:41:00Z">
          <w:pPr>
            <w:pStyle w:val="ListParagraph"/>
            <w:numPr>
              <w:numId w:val="17"/>
            </w:numPr>
            <w:ind w:left="1440" w:hanging="360"/>
          </w:pPr>
        </w:pPrChange>
      </w:pPr>
      <w:ins w:id="2165" w:author="Jade Raposa" w:date="2024-10-15T02:40:00Z">
        <w:r>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77777777" w:rsidR="008F456D" w:rsidRDefault="002B278F">
      <w:pPr>
        <w:pStyle w:val="ListParagraph"/>
        <w:numPr>
          <w:ilvl w:val="0"/>
          <w:numId w:val="17"/>
        </w:numPr>
        <w:spacing w:line="360" w:lineRule="auto"/>
        <w:rPr>
          <w:ins w:id="2166" w:author="Jade Raposa" w:date="2024-10-15T02:41:00Z"/>
          <w:rFonts w:ascii="Georgia" w:hAnsi="Georgia"/>
          <w:b/>
          <w:bCs/>
        </w:rPr>
        <w:pPrChange w:id="2167" w:author="Jade Raposa" w:date="2024-10-15T02:41:00Z">
          <w:pPr>
            <w:pStyle w:val="ListParagraph"/>
            <w:numPr>
              <w:numId w:val="17"/>
            </w:numPr>
            <w:ind w:left="1440" w:hanging="360"/>
          </w:pPr>
        </w:pPrChange>
      </w:pPr>
      <w:r>
        <w:rPr>
          <w:rFonts w:ascii="Georgia" w:hAnsi="Georgia"/>
          <w:b/>
          <w:bCs/>
          <w:noProof/>
          <w:rPrChange w:id="2168" w:author="Jade Raposa" w:date="2024-10-15T02:18:00Z">
            <w:rPr>
              <w:b/>
              <w:bCs/>
              <w:noProof/>
            </w:rPr>
          </w:rPrChange>
        </w:rPr>
        <w:drawing>
          <wp:anchor distT="0" distB="0" distL="114300" distR="114300" simplePos="0" relativeHeight="251691008" behindDoc="0" locked="0" layoutInCell="1" allowOverlap="1" wp14:anchorId="198FAE7C" wp14:editId="38259AB2">
            <wp:simplePos x="0" y="0"/>
            <wp:positionH relativeFrom="margin">
              <wp:posOffset>2434590</wp:posOffset>
            </wp:positionH>
            <wp:positionV relativeFrom="paragraph">
              <wp:posOffset>596265</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a:picLocks noChangeAspect="1"/>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anchor>
        </w:drawing>
      </w:r>
      <w:ins w:id="2169" w:author="Jade Raposa" w:date="2024-10-15T02:40:00Z">
        <w:r>
          <w:rPr>
            <w:rFonts w:ascii="Georgia" w:hAnsi="Georgia"/>
          </w:rPr>
          <w:t xml:space="preserve">In the dashboard, you’ll see the subjects you added, along with </w:t>
        </w:r>
        <w:r>
          <w:rPr>
            <w:rFonts w:ascii="Georgia" w:hAnsi="Georgia"/>
            <w:b/>
            <w:bCs/>
          </w:rPr>
          <w:t>“SUBJECT,” “NO. OF STUDENTS,”</w:t>
        </w:r>
        <w:r>
          <w:rPr>
            <w:rFonts w:ascii="Georgia" w:hAnsi="Georgia"/>
          </w:rPr>
          <w:t xml:space="preserve"> and</w:t>
        </w:r>
        <w:r>
          <w:rPr>
            <w:rFonts w:ascii="Georgia" w:hAnsi="Georgia"/>
            <w:b/>
            <w:bCs/>
          </w:rPr>
          <w:t xml:space="preserve"> “ACTIONS.”</w:t>
        </w:r>
      </w:ins>
    </w:p>
    <w:p w14:paraId="3007E53B" w14:textId="77777777" w:rsidR="008F456D" w:rsidRPr="008F456D" w:rsidRDefault="008F456D">
      <w:pPr>
        <w:spacing w:line="360" w:lineRule="auto"/>
        <w:ind w:left="1440"/>
        <w:rPr>
          <w:ins w:id="2170" w:author="Jade Raposa" w:date="2024-10-15T02:40:00Z"/>
          <w:rFonts w:ascii="Georgia" w:hAnsi="Georgia"/>
          <w:b/>
          <w:bCs/>
          <w:rPrChange w:id="2171" w:author="Jade Raposa" w:date="2024-10-15T02:41:00Z">
            <w:rPr>
              <w:ins w:id="2172" w:author="Jade Raposa" w:date="2024-10-15T02:40:00Z"/>
            </w:rPr>
          </w:rPrChange>
        </w:rPr>
        <w:pPrChange w:id="2173" w:author="Jade Raposa" w:date="2024-10-15T02:41:00Z">
          <w:pPr>
            <w:pStyle w:val="ListParagraph"/>
            <w:numPr>
              <w:numId w:val="17"/>
            </w:numPr>
            <w:ind w:left="1440" w:hanging="360"/>
          </w:pPr>
        </w:pPrChange>
      </w:pPr>
    </w:p>
    <w:p w14:paraId="626F658D" w14:textId="77777777" w:rsidR="008F456D" w:rsidRDefault="002B278F">
      <w:pPr>
        <w:pStyle w:val="ListParagraph"/>
        <w:numPr>
          <w:ilvl w:val="0"/>
          <w:numId w:val="17"/>
        </w:numPr>
        <w:spacing w:line="360" w:lineRule="auto"/>
        <w:rPr>
          <w:ins w:id="2174" w:author="Jade Raposa" w:date="2024-10-15T02:42:00Z"/>
          <w:rFonts w:ascii="Georgia" w:hAnsi="Georgia"/>
        </w:rPr>
      </w:pPr>
      <w:ins w:id="2175" w:author="Jade Raposa" w:date="2024-10-15T02:40:00Z">
        <w:r>
          <w:rPr>
            <w:rFonts w:ascii="Georgia" w:hAnsi="Georgia"/>
          </w:rPr>
          <w:t>Click the blue icon under “</w:t>
        </w:r>
        <w:r>
          <w:rPr>
            <w:rFonts w:ascii="Georgia" w:hAnsi="Georgia"/>
            <w:b/>
            <w:bCs/>
            <w:rPrChange w:id="2176" w:author="Jade Raposa" w:date="2024-10-15T02:41:00Z">
              <w:rPr>
                <w:rFonts w:ascii="Georgia" w:hAnsi="Georgia"/>
              </w:rPr>
            </w:rPrChange>
          </w:rPr>
          <w:t>ACTIONS</w:t>
        </w:r>
        <w:r>
          <w:rPr>
            <w:rFonts w:ascii="Georgia" w:hAnsi="Georgia"/>
          </w:rPr>
          <w:t>,” which will direct you to: “</w:t>
        </w:r>
        <w:r>
          <w:rPr>
            <w:rFonts w:ascii="Georgia" w:hAnsi="Georgia"/>
            <w:b/>
            <w:bCs/>
            <w:rPrChange w:id="2177" w:author="Jade Raposa" w:date="2024-10-15T02:41:00Z">
              <w:rPr>
                <w:rFonts w:ascii="Georgia" w:hAnsi="Georgia"/>
              </w:rPr>
            </w:rPrChange>
          </w:rPr>
          <w:t>LESSONS</w:t>
        </w:r>
        <w:r>
          <w:rPr>
            <w:rFonts w:ascii="Georgia" w:hAnsi="Georgia"/>
          </w:rPr>
          <w:t>” (where you will post lesson files), “</w:t>
        </w:r>
        <w:r>
          <w:rPr>
            <w:rFonts w:ascii="Georgia" w:hAnsi="Georgia"/>
            <w:b/>
            <w:bCs/>
            <w:rPrChange w:id="2178" w:author="Jade Raposa" w:date="2024-10-15T02:41:00Z">
              <w:rPr>
                <w:rFonts w:ascii="Georgia" w:hAnsi="Georgia"/>
              </w:rPr>
            </w:rPrChange>
          </w:rPr>
          <w:t>ACTIVITY</w:t>
        </w:r>
        <w:r>
          <w:rPr>
            <w:rFonts w:ascii="Georgia" w:hAnsi="Georgia"/>
          </w:rPr>
          <w:t>” (where you will upload quizzes), “</w:t>
        </w:r>
        <w:r>
          <w:rPr>
            <w:rFonts w:ascii="Georgia" w:hAnsi="Georgia"/>
            <w:b/>
            <w:bCs/>
            <w:rPrChange w:id="2179" w:author="Jade Raposa" w:date="2024-10-15T02:41:00Z">
              <w:rPr>
                <w:rFonts w:ascii="Georgia" w:hAnsi="Georgia"/>
              </w:rPr>
            </w:rPrChange>
          </w:rPr>
          <w:t>REPORTS</w:t>
        </w:r>
        <w:r>
          <w:rPr>
            <w:rFonts w:ascii="Georgia" w:hAnsi="Georgia"/>
          </w:rPr>
          <w:t>” (where you will track your students' progress), and “</w:t>
        </w:r>
        <w:r>
          <w:rPr>
            <w:rFonts w:ascii="Georgia" w:hAnsi="Georgia"/>
            <w:b/>
            <w:bCs/>
            <w:rPrChange w:id="2180" w:author="Jade Raposa" w:date="2024-10-15T02:41:00Z">
              <w:rPr>
                <w:rFonts w:ascii="Georgia" w:hAnsi="Georgia"/>
              </w:rPr>
            </w:rPrChange>
          </w:rPr>
          <w:t>PEOPLE</w:t>
        </w:r>
        <w:r>
          <w:rPr>
            <w:rFonts w:ascii="Georgia" w:hAnsi="Georgia"/>
          </w:rPr>
          <w:t>” (where you can see and message your students).</w:t>
        </w:r>
      </w:ins>
    </w:p>
    <w:p w14:paraId="24B66962" w14:textId="77777777" w:rsidR="008F456D" w:rsidRDefault="008F456D">
      <w:pPr>
        <w:pStyle w:val="ListParagraph"/>
        <w:numPr>
          <w:ilvl w:val="0"/>
          <w:numId w:val="17"/>
        </w:numPr>
        <w:spacing w:line="360" w:lineRule="auto"/>
        <w:rPr>
          <w:ins w:id="2181" w:author="Jade Raposa" w:date="2024-10-17T01:01:00Z"/>
          <w:rFonts w:ascii="Georgia" w:hAnsi="Georgia"/>
        </w:rPr>
        <w:sectPr w:rsidR="008F456D">
          <w:headerReference w:type="first" r:id="rId149"/>
          <w:pgSz w:w="12240" w:h="15840"/>
          <w:pgMar w:top="1440" w:right="1440" w:bottom="1440" w:left="1440" w:header="708" w:footer="708" w:gutter="0"/>
          <w:pgNumType w:start="1"/>
          <w:cols w:space="708"/>
          <w:titlePg/>
          <w:docGrid w:linePitch="360"/>
        </w:sectPr>
      </w:pPr>
    </w:p>
    <w:p w14:paraId="7311F6B4" w14:textId="77777777" w:rsidR="008F456D" w:rsidRDefault="002B278F">
      <w:pPr>
        <w:pStyle w:val="ListParagraph"/>
        <w:numPr>
          <w:ilvl w:val="0"/>
          <w:numId w:val="17"/>
        </w:numPr>
        <w:spacing w:line="360" w:lineRule="auto"/>
        <w:rPr>
          <w:ins w:id="2192" w:author="Jade Raposa" w:date="2024-10-15T02:42:00Z"/>
          <w:rFonts w:ascii="Georgia" w:hAnsi="Georgia"/>
        </w:rPr>
      </w:pPr>
      <w:ins w:id="2193" w:author="Jade Raposa" w:date="2024-10-15T02:42:00Z">
        <w:r>
          <w:rPr>
            <w:rFonts w:ascii="Georgia" w:hAnsi="Georgia"/>
          </w:rPr>
          <w:lastRenderedPageBreak/>
          <w:t>You can add lessons by clicking “</w:t>
        </w:r>
        <w:r>
          <w:rPr>
            <w:rFonts w:ascii="Georgia" w:hAnsi="Georgia"/>
            <w:b/>
            <w:bCs/>
            <w:rPrChange w:id="2194" w:author="Jade Raposa" w:date="2024-10-15T02:43:00Z">
              <w:rPr>
                <w:rFonts w:ascii="Georgia" w:hAnsi="Georgia"/>
              </w:rPr>
            </w:rPrChange>
          </w:rPr>
          <w:t>VIDEO</w:t>
        </w:r>
        <w:r>
          <w:rPr>
            <w:rFonts w:ascii="Georgia" w:hAnsi="Georgia"/>
          </w:rPr>
          <w:t>” and “</w:t>
        </w:r>
        <w:r>
          <w:rPr>
            <w:rFonts w:ascii="Georgia" w:hAnsi="Georgia"/>
            <w:b/>
            <w:bCs/>
            <w:rPrChange w:id="2195" w:author="Jade Raposa" w:date="2024-10-15T02:43:00Z">
              <w:rPr>
                <w:rFonts w:ascii="Georgia" w:hAnsi="Georgia"/>
              </w:rPr>
            </w:rPrChange>
          </w:rPr>
          <w:t>EBOOK</w:t>
        </w:r>
        <w:r>
          <w:rPr>
            <w:rFonts w:ascii="Georgia" w:hAnsi="Georgia"/>
          </w:rPr>
          <w:t xml:space="preserve">.” You can choose to upload lessons as video </w:t>
        </w:r>
        <w:proofErr w:type="spellStart"/>
        <w:r>
          <w:rPr>
            <w:rFonts w:ascii="Georgia" w:hAnsi="Georgia"/>
          </w:rPr>
          <w:t>url</w:t>
        </w:r>
        <w:proofErr w:type="spellEnd"/>
        <w:r>
          <w:rPr>
            <w:rFonts w:ascii="Georgia" w:hAnsi="Georgia"/>
          </w:rPr>
          <w:t xml:space="preserve"> link from </w:t>
        </w:r>
        <w:proofErr w:type="spellStart"/>
        <w:r>
          <w:rPr>
            <w:rFonts w:ascii="Georgia" w:hAnsi="Georgia"/>
          </w:rPr>
          <w:t>Youtube</w:t>
        </w:r>
        <w:proofErr w:type="spellEnd"/>
        <w:r>
          <w:rPr>
            <w:rFonts w:ascii="Georgia" w:hAnsi="Georgia"/>
          </w:rPr>
          <w:t xml:space="preserve"> or PDF files.</w:t>
        </w:r>
      </w:ins>
    </w:p>
    <w:p w14:paraId="0D7A3182" w14:textId="77777777" w:rsidR="008F456D" w:rsidRPr="008F456D" w:rsidRDefault="008F456D">
      <w:pPr>
        <w:pStyle w:val="ListParagraph"/>
        <w:rPr>
          <w:ins w:id="2196" w:author="Jade Raposa" w:date="2024-10-15T02:42:00Z"/>
          <w:rFonts w:ascii="Georgia" w:hAnsi="Georgia"/>
          <w:rPrChange w:id="2197" w:author="Jade Raposa" w:date="2024-10-15T02:42:00Z">
            <w:rPr>
              <w:ins w:id="2198" w:author="Jade Raposa" w:date="2024-10-15T02:42:00Z"/>
            </w:rPr>
          </w:rPrChange>
        </w:rPr>
        <w:pPrChange w:id="2199" w:author="Jade Raposa" w:date="2024-10-15T02:42:00Z">
          <w:pPr>
            <w:pStyle w:val="ListParagraph"/>
            <w:numPr>
              <w:numId w:val="17"/>
            </w:numPr>
            <w:spacing w:line="360" w:lineRule="auto"/>
            <w:ind w:left="1440" w:hanging="360"/>
          </w:pPr>
        </w:pPrChange>
      </w:pPr>
    </w:p>
    <w:p w14:paraId="7C380DE6" w14:textId="77777777" w:rsidR="008F456D" w:rsidRDefault="002B278F">
      <w:pPr>
        <w:pStyle w:val="ListParagraph"/>
        <w:numPr>
          <w:ilvl w:val="0"/>
          <w:numId w:val="17"/>
        </w:numPr>
        <w:spacing w:line="360" w:lineRule="auto"/>
        <w:rPr>
          <w:ins w:id="2200" w:author="Jade Raposa" w:date="2024-10-15T02:42:00Z"/>
          <w:rFonts w:ascii="Georgia" w:hAnsi="Georgia"/>
        </w:rPr>
      </w:pPr>
      <w:ins w:id="2201" w:author="Jade Raposa" w:date="2024-10-15T02:42:00Z">
        <w:r>
          <w:rPr>
            <w:rFonts w:ascii="Georgia" w:hAnsi="Georgia"/>
          </w:rPr>
          <w:t>If you want to hold a Google Meet, click the “</w:t>
        </w:r>
        <w:r>
          <w:rPr>
            <w:rFonts w:ascii="Georgia" w:hAnsi="Georgia"/>
            <w:b/>
            <w:bCs/>
            <w:rPrChange w:id="2202" w:author="Jade Raposa" w:date="2024-10-15T02:43:00Z">
              <w:rPr>
                <w:rFonts w:ascii="Georgia" w:hAnsi="Georgia"/>
              </w:rPr>
            </w:rPrChange>
          </w:rPr>
          <w:t>ACTIVITY</w:t>
        </w:r>
        <w:r>
          <w:rPr>
            <w:rFonts w:ascii="Georgia" w:hAnsi="Georgia"/>
          </w:rPr>
          <w:t>” button. There, you will see two options: “</w:t>
        </w:r>
        <w:r>
          <w:rPr>
            <w:rFonts w:ascii="Georgia" w:hAnsi="Georgia"/>
            <w:b/>
            <w:bCs/>
            <w:rPrChange w:id="2203" w:author="Jade Raposa" w:date="2024-10-15T02:43:00Z">
              <w:rPr>
                <w:rFonts w:ascii="Georgia" w:hAnsi="Georgia"/>
              </w:rPr>
            </w:rPrChange>
          </w:rPr>
          <w:t>Virtual meetings</w:t>
        </w:r>
        <w:r>
          <w:rPr>
            <w:rFonts w:ascii="Georgia" w:hAnsi="Georgia"/>
          </w:rPr>
          <w:t>” (to interact with your students online) and “</w:t>
        </w:r>
        <w:r>
          <w:rPr>
            <w:rFonts w:ascii="Georgia" w:hAnsi="Georgia"/>
            <w:b/>
            <w:bCs/>
            <w:rPrChange w:id="2204" w:author="Jade Raposa" w:date="2024-10-15T02:42:00Z">
              <w:rPr>
                <w:rFonts w:ascii="Georgia" w:hAnsi="Georgia"/>
              </w:rPr>
            </w:rPrChange>
          </w:rPr>
          <w:t>Google Form</w:t>
        </w:r>
        <w:r>
          <w:rPr>
            <w:rFonts w:ascii="Georgia" w:hAnsi="Georgia"/>
          </w:rPr>
          <w:t>” (this is where you will put your quizzes)</w:t>
        </w:r>
      </w:ins>
    </w:p>
    <w:p w14:paraId="78FF757D" w14:textId="77777777" w:rsidR="008F456D" w:rsidRPr="008F456D" w:rsidRDefault="008F456D">
      <w:pPr>
        <w:pStyle w:val="ListParagraph"/>
        <w:rPr>
          <w:ins w:id="2205" w:author="Jade Raposa" w:date="2024-10-15T02:42:00Z"/>
          <w:rFonts w:ascii="Georgia" w:hAnsi="Georgia"/>
          <w:rPrChange w:id="2206" w:author="Jade Raposa" w:date="2024-10-15T02:42:00Z">
            <w:rPr>
              <w:ins w:id="2207" w:author="Jade Raposa" w:date="2024-10-15T02:42:00Z"/>
            </w:rPr>
          </w:rPrChange>
        </w:rPr>
        <w:pPrChange w:id="2208" w:author="Jade Raposa" w:date="2024-10-15T02:42:00Z">
          <w:pPr>
            <w:pStyle w:val="ListParagraph"/>
            <w:numPr>
              <w:numId w:val="17"/>
            </w:numPr>
            <w:spacing w:line="360" w:lineRule="auto"/>
            <w:ind w:left="1440" w:hanging="360"/>
          </w:pPr>
        </w:pPrChange>
      </w:pPr>
    </w:p>
    <w:p w14:paraId="4DC77C7C" w14:textId="77777777" w:rsidR="008F456D" w:rsidRDefault="002B278F">
      <w:pPr>
        <w:pStyle w:val="ListParagraph"/>
        <w:numPr>
          <w:ilvl w:val="0"/>
          <w:numId w:val="17"/>
        </w:numPr>
        <w:spacing w:line="360" w:lineRule="auto"/>
        <w:rPr>
          <w:ins w:id="2209" w:author="Jade Raposa" w:date="2024-10-15T02:40:00Z"/>
          <w:rFonts w:ascii="Georgia" w:hAnsi="Georgia"/>
        </w:rPr>
        <w:pPrChange w:id="2210" w:author="Jade Raposa" w:date="2024-10-15T02:41:00Z">
          <w:pPr>
            <w:pStyle w:val="ListParagraph"/>
            <w:numPr>
              <w:numId w:val="17"/>
            </w:numPr>
            <w:ind w:left="1440" w:hanging="360"/>
          </w:pPr>
        </w:pPrChange>
      </w:pPr>
      <w:ins w:id="2211" w:author="Jade Raposa" w:date="2024-10-15T02:42:00Z">
        <w:r>
          <w:rPr>
            <w:rFonts w:ascii="Georgia" w:hAnsi="Georgia"/>
          </w:rPr>
          <w:t>After quizzes or when the term ends, you can issue certificates to your students. To do this, click the “</w:t>
        </w:r>
        <w:r>
          <w:rPr>
            <w:rFonts w:ascii="Georgia" w:hAnsi="Georgia"/>
            <w:b/>
            <w:bCs/>
            <w:rPrChange w:id="2212" w:author="Jade Raposa" w:date="2024-10-15T02:43:00Z">
              <w:rPr>
                <w:rFonts w:ascii="Georgia" w:hAnsi="Georgia"/>
              </w:rPr>
            </w:rPrChange>
          </w:rPr>
          <w:t>PEOPLE</w:t>
        </w:r>
        <w:r>
          <w:rPr>
            <w:rFonts w:ascii="Georgia" w:hAnsi="Georgia"/>
          </w:rPr>
          <w:t>” button, find the student you wish to give the certificate to, and click the “</w:t>
        </w:r>
        <w:r>
          <w:rPr>
            <w:rFonts w:ascii="Georgia" w:hAnsi="Georgia"/>
            <w:b/>
            <w:bCs/>
            <w:rPrChange w:id="2213" w:author="Jade Raposa" w:date="2024-10-15T02:43:00Z">
              <w:rPr>
                <w:rFonts w:ascii="Georgia" w:hAnsi="Georgia"/>
              </w:rPr>
            </w:rPrChange>
          </w:rPr>
          <w:t>CERTIFICATE</w:t>
        </w:r>
        <w:r>
          <w:rPr>
            <w:rFonts w:ascii="Georgia" w:hAnsi="Georgia"/>
          </w:rPr>
          <w:t>” button next to the “</w:t>
        </w:r>
        <w:r>
          <w:rPr>
            <w:rFonts w:ascii="Georgia" w:hAnsi="Georgia"/>
            <w:b/>
            <w:bCs/>
            <w:rPrChange w:id="2214" w:author="Jade Raposa" w:date="2024-10-15T02:43:00Z">
              <w:rPr>
                <w:rFonts w:ascii="Georgia" w:hAnsi="Georgia"/>
              </w:rPr>
            </w:rPrChange>
          </w:rPr>
          <w:t>MESSAGE</w:t>
        </w:r>
        <w:r>
          <w:rPr>
            <w:rFonts w:ascii="Georgia" w:hAnsi="Georgia"/>
          </w:rPr>
          <w:t>” button.</w:t>
        </w:r>
      </w:ins>
    </w:p>
    <w:p w14:paraId="06B2566F" w14:textId="77777777" w:rsidR="008F456D" w:rsidRPr="008F456D" w:rsidRDefault="008F456D">
      <w:pPr>
        <w:pStyle w:val="ListParagraph"/>
        <w:ind w:left="1620" w:hanging="450"/>
        <w:rPr>
          <w:del w:id="2215" w:author="Jade Raposa" w:date="2024-10-15T02:42:00Z"/>
          <w:rFonts w:ascii="Georgia" w:hAnsi="Georgia"/>
          <w:rPrChange w:id="2216" w:author="Jade Raposa" w:date="2024-10-15T02:18:00Z">
            <w:rPr>
              <w:del w:id="2217" w:author="Jade Raposa" w:date="2024-10-15T02:42:00Z"/>
            </w:rPr>
          </w:rPrChange>
        </w:rPr>
        <w:pPrChange w:id="2218" w:author="Jade Raposa" w:date="2024-10-15T02:21:00Z">
          <w:pPr>
            <w:pStyle w:val="ListParagraph"/>
            <w:ind w:left="1800"/>
          </w:pPr>
        </w:pPrChange>
      </w:pPr>
    </w:p>
    <w:p w14:paraId="7E9F8FCF" w14:textId="77777777" w:rsidR="008F456D" w:rsidRPr="008F456D" w:rsidRDefault="008F456D">
      <w:pPr>
        <w:ind w:left="1800"/>
        <w:rPr>
          <w:del w:id="2219" w:author="Jade Raposa" w:date="2024-10-15T02:40:00Z"/>
          <w:rFonts w:ascii="Georgia" w:hAnsi="Georgia"/>
          <w:rPrChange w:id="2220" w:author="Jade Raposa" w:date="2024-10-15T02:40:00Z">
            <w:rPr>
              <w:del w:id="2221" w:author="Jade Raposa" w:date="2024-10-15T02:40:00Z"/>
            </w:rPr>
          </w:rPrChange>
        </w:rPr>
        <w:pPrChange w:id="2222" w:author="Jade Raposa" w:date="2024-10-15T02:40:00Z">
          <w:pPr>
            <w:pStyle w:val="ListParagraph"/>
            <w:ind w:left="1800"/>
          </w:pPr>
        </w:pPrChange>
      </w:pPr>
    </w:p>
    <w:p w14:paraId="4A5CE3CC" w14:textId="77777777" w:rsidR="008F456D" w:rsidRDefault="002B278F">
      <w:pPr>
        <w:ind w:left="1800"/>
        <w:rPr>
          <w:del w:id="2223" w:author="Jade Raposa" w:date="2024-10-15T02:40:00Z"/>
        </w:rPr>
        <w:pPrChange w:id="2224" w:author="Jade Raposa" w:date="2024-10-15T02:40:00Z">
          <w:pPr>
            <w:pStyle w:val="ListParagraph"/>
            <w:ind w:left="1800"/>
          </w:pPr>
        </w:pPrChange>
      </w:pPr>
      <w:del w:id="2225" w:author="Jade Raposa" w:date="2024-10-15T02:39:00Z">
        <w:r>
          <w:delText xml:space="preserve">11. </w:delText>
        </w:r>
      </w:del>
      <w:del w:id="2226" w:author="Jade Raposa" w:date="2024-10-15T02:40:00Z">
        <w:r>
          <w:delText>You will have to wait for students to enroll in your class, but before they can enroll, you have the right to accept or decline their enrollment. If you accept, they will be automatically enrolled in your class.</w:delText>
        </w:r>
      </w:del>
    </w:p>
    <w:p w14:paraId="689BDCA7" w14:textId="77777777" w:rsidR="008F456D" w:rsidRDefault="002B278F">
      <w:pPr>
        <w:ind w:left="1800"/>
        <w:rPr>
          <w:del w:id="2227" w:author="Jade Raposa" w:date="2024-10-15T02:40:00Z"/>
          <w:b/>
          <w:bCs/>
        </w:rPr>
        <w:pPrChange w:id="2228" w:author="Jade Raposa" w:date="2024-10-15T02:40:00Z">
          <w:pPr>
            <w:pStyle w:val="ListParagraph"/>
            <w:ind w:left="1800"/>
          </w:pPr>
        </w:pPrChange>
      </w:pPr>
      <w:del w:id="2229" w:author="Jade Raposa" w:date="2024-10-15T02:40:00Z">
        <w:r>
          <w:delText xml:space="preserve">12. In the dashboard, you’ll see the subjects you added, along with </w:delText>
        </w:r>
        <w:r>
          <w:rPr>
            <w:b/>
            <w:bCs/>
          </w:rPr>
          <w:delText>“SUBJECT,” “NO. OF STUDENTS,”</w:delText>
        </w:r>
        <w:r>
          <w:delText xml:space="preserve"> and</w:delText>
        </w:r>
        <w:r>
          <w:rPr>
            <w:b/>
            <w:bCs/>
          </w:rPr>
          <w:delText xml:space="preserve"> “ACTIONS.”</w:delText>
        </w:r>
      </w:del>
    </w:p>
    <w:p w14:paraId="7C05F4F8" w14:textId="77777777" w:rsidR="008F456D" w:rsidRDefault="002B278F">
      <w:pPr>
        <w:ind w:left="1800"/>
        <w:rPr>
          <w:del w:id="2230" w:author="Jade Raposa" w:date="2024-10-15T02:40:00Z"/>
        </w:rPr>
        <w:sectPr w:rsidR="008F456D">
          <w:pgSz w:w="12240" w:h="15840"/>
          <w:pgMar w:top="1440" w:right="1440" w:bottom="1440" w:left="1440" w:header="708" w:footer="708" w:gutter="0"/>
          <w:pgNumType w:start="1"/>
          <w:cols w:space="708"/>
          <w:titlePg/>
          <w:docGrid w:linePitch="360"/>
        </w:sectPr>
        <w:pPrChange w:id="2231" w:author="Jade Raposa" w:date="2024-10-15T02:40:00Z">
          <w:pPr>
            <w:pStyle w:val="ListParagraph"/>
            <w:ind w:left="1800"/>
          </w:pPr>
        </w:pPrChange>
      </w:pPr>
      <w:del w:id="2232" w:author="Jade Raposa" w:date="2024-10-15T02:40:00Z">
        <w:r>
          <w:delText xml:space="preserve">13. Click the blue icon under </w:delText>
        </w:r>
        <w:r>
          <w:rPr>
            <w:b/>
            <w:bCs/>
          </w:rPr>
          <w:delText>“ACTIONS,”</w:delText>
        </w:r>
        <w:r>
          <w:delText xml:space="preserve"> which will direct you to: </w:delText>
        </w:r>
        <w:r>
          <w:rPr>
            <w:b/>
            <w:bCs/>
          </w:rPr>
          <w:delText>“LESSONS”</w:delText>
        </w:r>
        <w:r>
          <w:delText xml:space="preserve"> (where you will post lesson files), </w:delText>
        </w:r>
        <w:r>
          <w:rPr>
            <w:b/>
            <w:bCs/>
          </w:rPr>
          <w:delText>“ACTIVITY”</w:delText>
        </w:r>
        <w:r>
          <w:delText xml:space="preserve"> (where you will upload quizzes), </w:delText>
        </w:r>
        <w:r>
          <w:rPr>
            <w:b/>
            <w:bCs/>
          </w:rPr>
          <w:delText>“REPORTS”</w:delText>
        </w:r>
        <w:r>
          <w:delText xml:space="preserve"> (where you will track your students' progress), and </w:delText>
        </w:r>
        <w:r>
          <w:rPr>
            <w:b/>
            <w:bCs/>
          </w:rPr>
          <w:delText>“PEOPLE”</w:delText>
        </w:r>
        <w:r>
          <w:delText xml:space="preserve"> (where you can see and message your students).</w:delText>
        </w:r>
      </w:del>
    </w:p>
    <w:p w14:paraId="3E6CE0D0" w14:textId="77777777" w:rsidR="008F456D" w:rsidRDefault="008F456D">
      <w:pPr>
        <w:ind w:left="1800"/>
        <w:rPr>
          <w:del w:id="2233" w:author="Jade Raposa" w:date="2024-10-15T02:42:00Z"/>
        </w:rPr>
        <w:pPrChange w:id="2234" w:author="Jade Raposa" w:date="2024-10-15T02:40:00Z">
          <w:pPr>
            <w:pStyle w:val="ListParagraph"/>
            <w:ind w:left="1800"/>
          </w:pPr>
        </w:pPrChange>
      </w:pPr>
    </w:p>
    <w:p w14:paraId="71F965D9" w14:textId="77777777" w:rsidR="008F456D" w:rsidRPr="008F456D" w:rsidRDefault="008F456D">
      <w:pPr>
        <w:pStyle w:val="ListParagraph"/>
        <w:ind w:left="1620" w:hanging="450"/>
        <w:rPr>
          <w:del w:id="2235" w:author="Jade Raposa" w:date="2024-10-15T02:42:00Z"/>
          <w:rFonts w:ascii="Georgia" w:hAnsi="Georgia"/>
          <w:rPrChange w:id="2236" w:author="Jade Raposa" w:date="2024-10-15T02:18:00Z">
            <w:rPr>
              <w:del w:id="2237" w:author="Jade Raposa" w:date="2024-10-15T02:42:00Z"/>
            </w:rPr>
          </w:rPrChange>
        </w:rPr>
        <w:pPrChange w:id="2238" w:author="Jade Raposa" w:date="2024-10-15T02:21:00Z">
          <w:pPr>
            <w:pStyle w:val="ListParagraph"/>
            <w:ind w:left="1800"/>
          </w:pPr>
        </w:pPrChange>
      </w:pPr>
    </w:p>
    <w:p w14:paraId="07C53151" w14:textId="77777777" w:rsidR="008F456D" w:rsidRPr="008F456D" w:rsidRDefault="008F456D">
      <w:pPr>
        <w:pStyle w:val="ListParagraph"/>
        <w:ind w:left="1620" w:hanging="450"/>
        <w:rPr>
          <w:del w:id="2239" w:author="Jade Raposa" w:date="2024-10-15T02:42:00Z"/>
          <w:rFonts w:ascii="Georgia" w:hAnsi="Georgia"/>
          <w:rPrChange w:id="2240" w:author="Jade Raposa" w:date="2024-10-15T02:18:00Z">
            <w:rPr>
              <w:del w:id="2241" w:author="Jade Raposa" w:date="2024-10-15T02:42:00Z"/>
            </w:rPr>
          </w:rPrChange>
        </w:rPr>
        <w:pPrChange w:id="2242" w:author="Jade Raposa" w:date="2024-10-15T02:21:00Z">
          <w:pPr>
            <w:pStyle w:val="ListParagraph"/>
            <w:ind w:left="1800"/>
          </w:pPr>
        </w:pPrChange>
      </w:pPr>
    </w:p>
    <w:p w14:paraId="3301B117" w14:textId="77777777" w:rsidR="008F456D" w:rsidRPr="008F456D" w:rsidRDefault="008F456D">
      <w:pPr>
        <w:pStyle w:val="ListParagraph"/>
        <w:ind w:left="1620" w:hanging="450"/>
        <w:rPr>
          <w:del w:id="2243" w:author="Jade Raposa" w:date="2024-10-15T02:42:00Z"/>
          <w:rFonts w:ascii="Georgia" w:hAnsi="Georgia"/>
          <w:rPrChange w:id="2244" w:author="Jade Raposa" w:date="2024-10-15T02:18:00Z">
            <w:rPr>
              <w:del w:id="2245" w:author="Jade Raposa" w:date="2024-10-15T02:42:00Z"/>
            </w:rPr>
          </w:rPrChange>
        </w:rPr>
        <w:pPrChange w:id="2246" w:author="Jade Raposa" w:date="2024-10-15T02:21:00Z">
          <w:pPr>
            <w:pStyle w:val="ListParagraph"/>
            <w:ind w:left="1800"/>
          </w:pPr>
        </w:pPrChange>
      </w:pPr>
    </w:p>
    <w:p w14:paraId="62F38FD4" w14:textId="77777777" w:rsidR="008F456D" w:rsidRPr="008F456D" w:rsidRDefault="008F456D">
      <w:pPr>
        <w:pStyle w:val="ListParagraph"/>
        <w:ind w:left="1620" w:hanging="450"/>
        <w:rPr>
          <w:del w:id="2247" w:author="Jade Raposa" w:date="2024-10-15T02:42:00Z"/>
          <w:rFonts w:ascii="Georgia" w:hAnsi="Georgia"/>
          <w:rPrChange w:id="2248" w:author="Jade Raposa" w:date="2024-10-15T02:18:00Z">
            <w:rPr>
              <w:del w:id="2249" w:author="Jade Raposa" w:date="2024-10-15T02:42:00Z"/>
            </w:rPr>
          </w:rPrChange>
        </w:rPr>
        <w:pPrChange w:id="2250" w:author="Jade Raposa" w:date="2024-10-15T02:21:00Z">
          <w:pPr>
            <w:pStyle w:val="ListParagraph"/>
            <w:ind w:left="1800"/>
          </w:pPr>
        </w:pPrChange>
      </w:pPr>
    </w:p>
    <w:p w14:paraId="34E19501" w14:textId="77777777" w:rsidR="008F456D" w:rsidRPr="008F456D" w:rsidRDefault="008F456D">
      <w:pPr>
        <w:pStyle w:val="ListParagraph"/>
        <w:ind w:left="1620" w:hanging="450"/>
        <w:rPr>
          <w:del w:id="2251" w:author="Jade Raposa" w:date="2024-10-15T02:42:00Z"/>
          <w:rFonts w:ascii="Georgia" w:hAnsi="Georgia"/>
          <w:rPrChange w:id="2252" w:author="Jade Raposa" w:date="2024-10-15T02:18:00Z">
            <w:rPr>
              <w:del w:id="2253" w:author="Jade Raposa" w:date="2024-10-15T02:42:00Z"/>
            </w:rPr>
          </w:rPrChange>
        </w:rPr>
        <w:pPrChange w:id="2254" w:author="Jade Raposa" w:date="2024-10-15T02:21:00Z">
          <w:pPr>
            <w:pStyle w:val="ListParagraph"/>
            <w:ind w:left="1800"/>
          </w:pPr>
        </w:pPrChange>
      </w:pPr>
    </w:p>
    <w:p w14:paraId="4D1E0ACC" w14:textId="77777777" w:rsidR="008F456D" w:rsidRPr="008F456D" w:rsidRDefault="008F456D">
      <w:pPr>
        <w:pStyle w:val="ListParagraph"/>
        <w:ind w:left="1620" w:hanging="450"/>
        <w:rPr>
          <w:del w:id="2255" w:author="Jade Raposa" w:date="2024-10-15T02:42:00Z"/>
          <w:rFonts w:ascii="Georgia" w:hAnsi="Georgia"/>
          <w:rPrChange w:id="2256" w:author="Jade Raposa" w:date="2024-10-15T02:18:00Z">
            <w:rPr>
              <w:del w:id="2257" w:author="Jade Raposa" w:date="2024-10-15T02:42:00Z"/>
            </w:rPr>
          </w:rPrChange>
        </w:rPr>
        <w:pPrChange w:id="2258" w:author="Jade Raposa" w:date="2024-10-15T02:21:00Z">
          <w:pPr>
            <w:pStyle w:val="ListParagraph"/>
            <w:ind w:left="1800"/>
          </w:pPr>
        </w:pPrChange>
      </w:pPr>
    </w:p>
    <w:p w14:paraId="1491203C" w14:textId="77777777" w:rsidR="008F456D" w:rsidRPr="008F456D" w:rsidRDefault="008F456D">
      <w:pPr>
        <w:pStyle w:val="ListParagraph"/>
        <w:ind w:left="1620" w:hanging="450"/>
        <w:rPr>
          <w:del w:id="2259" w:author="Jade Raposa" w:date="2024-10-15T02:42:00Z"/>
          <w:rFonts w:ascii="Georgia" w:hAnsi="Georgia"/>
          <w:rPrChange w:id="2260" w:author="Jade Raposa" w:date="2024-10-15T02:18:00Z">
            <w:rPr>
              <w:del w:id="2261" w:author="Jade Raposa" w:date="2024-10-15T02:42:00Z"/>
            </w:rPr>
          </w:rPrChange>
        </w:rPr>
        <w:pPrChange w:id="2262" w:author="Jade Raposa" w:date="2024-10-15T02:21:00Z">
          <w:pPr>
            <w:pStyle w:val="ListParagraph"/>
            <w:ind w:left="1800"/>
          </w:pPr>
        </w:pPrChange>
      </w:pPr>
    </w:p>
    <w:p w14:paraId="1E8E5565" w14:textId="77777777" w:rsidR="008F456D" w:rsidRPr="008F456D" w:rsidRDefault="008F456D">
      <w:pPr>
        <w:pStyle w:val="ListParagraph"/>
        <w:ind w:left="1620" w:hanging="450"/>
        <w:rPr>
          <w:del w:id="2263" w:author="Jade Raposa" w:date="2024-10-15T02:42:00Z"/>
          <w:rFonts w:ascii="Georgia" w:hAnsi="Georgia"/>
          <w:rPrChange w:id="2264" w:author="Jade Raposa" w:date="2024-10-15T02:18:00Z">
            <w:rPr>
              <w:del w:id="2265" w:author="Jade Raposa" w:date="2024-10-15T02:42:00Z"/>
            </w:rPr>
          </w:rPrChange>
        </w:rPr>
        <w:pPrChange w:id="2266" w:author="Jade Raposa" w:date="2024-10-15T02:21:00Z">
          <w:pPr>
            <w:pStyle w:val="ListParagraph"/>
            <w:ind w:left="1800"/>
          </w:pPr>
        </w:pPrChange>
      </w:pPr>
    </w:p>
    <w:p w14:paraId="556ED4FD" w14:textId="77777777" w:rsidR="008F456D" w:rsidRPr="008F456D" w:rsidRDefault="008F456D">
      <w:pPr>
        <w:pStyle w:val="ListParagraph"/>
        <w:ind w:left="1620" w:hanging="450"/>
        <w:rPr>
          <w:del w:id="2267" w:author="Jade Raposa" w:date="2024-10-15T02:42:00Z"/>
          <w:rFonts w:ascii="Georgia" w:hAnsi="Georgia"/>
          <w:rPrChange w:id="2268" w:author="Jade Raposa" w:date="2024-10-15T02:18:00Z">
            <w:rPr>
              <w:del w:id="2269" w:author="Jade Raposa" w:date="2024-10-15T02:42:00Z"/>
            </w:rPr>
          </w:rPrChange>
        </w:rPr>
        <w:pPrChange w:id="2270" w:author="Jade Raposa" w:date="2024-10-15T02:21:00Z">
          <w:pPr>
            <w:pStyle w:val="ListParagraph"/>
            <w:ind w:left="1800"/>
          </w:pPr>
        </w:pPrChange>
      </w:pPr>
    </w:p>
    <w:p w14:paraId="17EDCAD3" w14:textId="77777777" w:rsidR="008F456D" w:rsidRPr="008F456D" w:rsidRDefault="008F456D">
      <w:pPr>
        <w:pStyle w:val="ListParagraph"/>
        <w:ind w:left="1620" w:hanging="450"/>
        <w:rPr>
          <w:del w:id="2271" w:author="Jade Raposa" w:date="2024-10-15T02:42:00Z"/>
          <w:rFonts w:ascii="Georgia" w:hAnsi="Georgia"/>
          <w:rPrChange w:id="2272" w:author="Jade Raposa" w:date="2024-10-15T02:18:00Z">
            <w:rPr>
              <w:del w:id="2273" w:author="Jade Raposa" w:date="2024-10-15T02:42:00Z"/>
            </w:rPr>
          </w:rPrChange>
        </w:rPr>
        <w:pPrChange w:id="2274" w:author="Jade Raposa" w:date="2024-10-15T02:21:00Z">
          <w:pPr>
            <w:pStyle w:val="ListParagraph"/>
            <w:ind w:left="1800"/>
          </w:pPr>
        </w:pPrChange>
      </w:pPr>
    </w:p>
    <w:p w14:paraId="188ABD1F" w14:textId="77777777" w:rsidR="008F456D" w:rsidRPr="008F456D" w:rsidRDefault="008F456D">
      <w:pPr>
        <w:pStyle w:val="ListParagraph"/>
        <w:ind w:left="1620" w:hanging="450"/>
        <w:rPr>
          <w:del w:id="2275" w:author="Jade Raposa" w:date="2024-10-15T02:42:00Z"/>
          <w:rFonts w:ascii="Georgia" w:hAnsi="Georgia"/>
          <w:rPrChange w:id="2276" w:author="Jade Raposa" w:date="2024-10-15T02:18:00Z">
            <w:rPr>
              <w:del w:id="2277" w:author="Jade Raposa" w:date="2024-10-15T02:42:00Z"/>
            </w:rPr>
          </w:rPrChange>
        </w:rPr>
        <w:pPrChange w:id="2278" w:author="Jade Raposa" w:date="2024-10-15T02:21:00Z">
          <w:pPr>
            <w:pStyle w:val="ListParagraph"/>
            <w:ind w:left="1800"/>
          </w:pPr>
        </w:pPrChange>
      </w:pPr>
    </w:p>
    <w:p w14:paraId="1D861825" w14:textId="77777777" w:rsidR="008F456D" w:rsidRPr="008F456D" w:rsidRDefault="008F456D">
      <w:pPr>
        <w:pStyle w:val="ListParagraph"/>
        <w:ind w:left="1620" w:hanging="450"/>
        <w:rPr>
          <w:del w:id="2279" w:author="Jade Raposa" w:date="2024-10-15T02:42:00Z"/>
          <w:rFonts w:ascii="Georgia" w:hAnsi="Georgia"/>
          <w:rPrChange w:id="2280" w:author="Jade Raposa" w:date="2024-10-15T02:18:00Z">
            <w:rPr>
              <w:del w:id="2281" w:author="Jade Raposa" w:date="2024-10-15T02:42:00Z"/>
            </w:rPr>
          </w:rPrChange>
        </w:rPr>
        <w:pPrChange w:id="2282" w:author="Jade Raposa" w:date="2024-10-15T02:21:00Z">
          <w:pPr>
            <w:pStyle w:val="ListParagraph"/>
            <w:ind w:left="1800"/>
          </w:pPr>
        </w:pPrChange>
      </w:pPr>
    </w:p>
    <w:p w14:paraId="3C58FAAA" w14:textId="77777777" w:rsidR="008F456D" w:rsidRPr="008F456D" w:rsidRDefault="008F456D">
      <w:pPr>
        <w:pStyle w:val="ListParagraph"/>
        <w:ind w:left="1620" w:hanging="450"/>
        <w:rPr>
          <w:del w:id="2283" w:author="Jade Raposa" w:date="2024-10-15T02:42:00Z"/>
          <w:rFonts w:ascii="Georgia" w:hAnsi="Georgia"/>
          <w:rPrChange w:id="2284" w:author="Jade Raposa" w:date="2024-10-15T02:18:00Z">
            <w:rPr>
              <w:del w:id="2285" w:author="Jade Raposa" w:date="2024-10-15T02:42:00Z"/>
            </w:rPr>
          </w:rPrChange>
        </w:rPr>
        <w:pPrChange w:id="2286" w:author="Jade Raposa" w:date="2024-10-15T02:21:00Z">
          <w:pPr>
            <w:pStyle w:val="ListParagraph"/>
            <w:ind w:left="1800"/>
          </w:pPr>
        </w:pPrChange>
      </w:pPr>
    </w:p>
    <w:p w14:paraId="3C952094" w14:textId="77777777" w:rsidR="008F456D" w:rsidRPr="008F456D" w:rsidRDefault="008F456D">
      <w:pPr>
        <w:ind w:left="1800"/>
        <w:rPr>
          <w:del w:id="2287" w:author="Jade Raposa" w:date="2024-10-15T02:42:00Z"/>
          <w:rFonts w:ascii="Georgia" w:hAnsi="Georgia"/>
          <w:rPrChange w:id="2288" w:author="Jade Raposa" w:date="2024-10-15T02:42:00Z">
            <w:rPr>
              <w:del w:id="2289" w:author="Jade Raposa" w:date="2024-10-15T02:42:00Z"/>
            </w:rPr>
          </w:rPrChange>
        </w:rPr>
        <w:pPrChange w:id="2290" w:author="Jade Raposa" w:date="2024-10-15T02:42:00Z">
          <w:pPr>
            <w:pStyle w:val="ListParagraph"/>
            <w:ind w:left="1800"/>
          </w:pPr>
        </w:pPrChange>
      </w:pPr>
    </w:p>
    <w:p w14:paraId="400F98EB" w14:textId="77777777" w:rsidR="008F456D" w:rsidRPr="008F456D" w:rsidRDefault="008F456D">
      <w:pPr>
        <w:pStyle w:val="ListParagraph"/>
        <w:ind w:left="1620" w:hanging="450"/>
        <w:rPr>
          <w:del w:id="2291" w:author="Jade Raposa" w:date="2024-10-15T02:42:00Z"/>
          <w:rFonts w:ascii="Georgia" w:hAnsi="Georgia"/>
          <w:rPrChange w:id="2292" w:author="Jade Raposa" w:date="2024-10-15T02:18:00Z">
            <w:rPr>
              <w:del w:id="2293" w:author="Jade Raposa" w:date="2024-10-15T02:42:00Z"/>
            </w:rPr>
          </w:rPrChange>
        </w:rPr>
        <w:pPrChange w:id="2294" w:author="Jade Raposa" w:date="2024-10-15T02:21:00Z">
          <w:pPr>
            <w:pStyle w:val="ListParagraph"/>
            <w:ind w:left="1800"/>
          </w:pPr>
        </w:pPrChange>
      </w:pPr>
    </w:p>
    <w:p w14:paraId="316A5054" w14:textId="77777777" w:rsidR="008F456D" w:rsidRPr="008F456D" w:rsidRDefault="008F456D">
      <w:pPr>
        <w:pStyle w:val="ListParagraph"/>
        <w:ind w:left="1620" w:hanging="450"/>
        <w:rPr>
          <w:del w:id="2295" w:author="Jade Raposa" w:date="2024-10-15T02:42:00Z"/>
          <w:rFonts w:ascii="Georgia" w:hAnsi="Georgia"/>
          <w:rPrChange w:id="2296" w:author="Jade Raposa" w:date="2024-10-15T02:18:00Z">
            <w:rPr>
              <w:del w:id="2297" w:author="Jade Raposa" w:date="2024-10-15T02:42:00Z"/>
            </w:rPr>
          </w:rPrChange>
        </w:rPr>
        <w:pPrChange w:id="2298" w:author="Jade Raposa" w:date="2024-10-15T02:21:00Z">
          <w:pPr>
            <w:pStyle w:val="ListParagraph"/>
            <w:ind w:left="1800"/>
          </w:pPr>
        </w:pPrChange>
      </w:pPr>
    </w:p>
    <w:p w14:paraId="56988201" w14:textId="77777777" w:rsidR="008F456D" w:rsidRPr="008F456D" w:rsidRDefault="002B278F">
      <w:pPr>
        <w:pStyle w:val="ListParagraph"/>
        <w:ind w:left="1620" w:hanging="450"/>
        <w:rPr>
          <w:del w:id="2299" w:author="Jade Raposa" w:date="2024-10-15T02:42:00Z"/>
          <w:rFonts w:ascii="Georgia" w:hAnsi="Georgia"/>
          <w:rPrChange w:id="2300" w:author="Jade Raposa" w:date="2024-10-15T02:18:00Z">
            <w:rPr>
              <w:del w:id="2301" w:author="Jade Raposa" w:date="2024-10-15T02:42:00Z"/>
            </w:rPr>
          </w:rPrChange>
        </w:rPr>
        <w:pPrChange w:id="2302" w:author="Jade Raposa" w:date="2024-10-15T02:21:00Z">
          <w:pPr>
            <w:pStyle w:val="ListParagraph"/>
            <w:ind w:left="1800"/>
          </w:pPr>
        </w:pPrChange>
      </w:pPr>
      <w:del w:id="2303" w:author="Jade Raposa" w:date="2024-10-15T02:42:00Z">
        <w:r>
          <w:rPr>
            <w:rFonts w:ascii="Georgia" w:hAnsi="Georgia"/>
            <w:rPrChange w:id="2304" w:author="Jade Raposa" w:date="2024-10-15T02:18:00Z">
              <w:rPr/>
            </w:rPrChange>
          </w:rPr>
          <w:delText xml:space="preserve">14. You can add lessons by clicking </w:delText>
        </w:r>
        <w:r>
          <w:rPr>
            <w:rFonts w:ascii="Georgia" w:hAnsi="Georgia"/>
            <w:b/>
            <w:bCs/>
            <w:rPrChange w:id="2305" w:author="Jade Raposa" w:date="2024-10-15T02:18:00Z">
              <w:rPr>
                <w:b/>
                <w:bCs/>
              </w:rPr>
            </w:rPrChange>
          </w:rPr>
          <w:delText>“VIDEO”</w:delText>
        </w:r>
        <w:r>
          <w:rPr>
            <w:rFonts w:ascii="Georgia" w:hAnsi="Georgia"/>
            <w:rPrChange w:id="2306" w:author="Jade Raposa" w:date="2024-10-15T02:18:00Z">
              <w:rPr/>
            </w:rPrChange>
          </w:rPr>
          <w:delText xml:space="preserve"> and </w:delText>
        </w:r>
        <w:r>
          <w:rPr>
            <w:rFonts w:ascii="Georgia" w:hAnsi="Georgia"/>
            <w:b/>
            <w:bCs/>
            <w:rPrChange w:id="2307" w:author="Jade Raposa" w:date="2024-10-15T02:18:00Z">
              <w:rPr>
                <w:b/>
                <w:bCs/>
              </w:rPr>
            </w:rPrChange>
          </w:rPr>
          <w:delText>“EBOOK.”</w:delText>
        </w:r>
        <w:r>
          <w:rPr>
            <w:rFonts w:ascii="Georgia" w:hAnsi="Georgia"/>
            <w:rPrChange w:id="2308" w:author="Jade Raposa" w:date="2024-10-15T02:18:00Z">
              <w:rPr/>
            </w:rPrChange>
          </w:rPr>
          <w:delText xml:space="preserve"> You can choose to upload lessons as video url link from Youtube or PDF files.</w:delText>
        </w:r>
      </w:del>
    </w:p>
    <w:p w14:paraId="33C031E3" w14:textId="77777777" w:rsidR="008F456D" w:rsidRPr="008F456D" w:rsidRDefault="002B278F">
      <w:pPr>
        <w:pStyle w:val="ListParagraph"/>
        <w:ind w:left="1620" w:hanging="450"/>
        <w:rPr>
          <w:del w:id="2309" w:author="Jade Raposa" w:date="2024-10-15T02:42:00Z"/>
          <w:rFonts w:ascii="Georgia" w:hAnsi="Georgia"/>
          <w:rPrChange w:id="2310" w:author="Jade Raposa" w:date="2024-10-15T02:18:00Z">
            <w:rPr>
              <w:del w:id="2311" w:author="Jade Raposa" w:date="2024-10-15T02:42:00Z"/>
            </w:rPr>
          </w:rPrChange>
        </w:rPr>
        <w:pPrChange w:id="2312" w:author="Jade Raposa" w:date="2024-10-15T02:21:00Z">
          <w:pPr>
            <w:pStyle w:val="ListParagraph"/>
            <w:ind w:left="1800"/>
          </w:pPr>
        </w:pPrChange>
      </w:pPr>
      <w:del w:id="2313" w:author="Jade Raposa" w:date="2024-10-15T02:42:00Z">
        <w:r>
          <w:rPr>
            <w:rFonts w:ascii="Georgia" w:hAnsi="Georgia"/>
            <w:rPrChange w:id="2314" w:author="Jade Raposa" w:date="2024-10-15T02:18:00Z">
              <w:rPr/>
            </w:rPrChange>
          </w:rPr>
          <w:delText xml:space="preserve">15. If you want to hold a Google Meet, click the “ACTIVITY” button. There, you will see two options: </w:delText>
        </w:r>
        <w:r>
          <w:rPr>
            <w:rFonts w:ascii="Georgia" w:hAnsi="Georgia"/>
            <w:b/>
            <w:bCs/>
            <w:rPrChange w:id="2315" w:author="Jade Raposa" w:date="2024-10-15T02:18:00Z">
              <w:rPr>
                <w:b/>
                <w:bCs/>
              </w:rPr>
            </w:rPrChange>
          </w:rPr>
          <w:delText>“Virtual meetings”</w:delText>
        </w:r>
        <w:r>
          <w:rPr>
            <w:rFonts w:ascii="Georgia" w:hAnsi="Georgia"/>
            <w:rPrChange w:id="2316" w:author="Jade Raposa" w:date="2024-10-15T02:18:00Z">
              <w:rPr/>
            </w:rPrChange>
          </w:rPr>
          <w:delText xml:space="preserve"> (to interact with your students online) and </w:delText>
        </w:r>
        <w:r>
          <w:rPr>
            <w:rFonts w:ascii="Georgia" w:hAnsi="Georgia"/>
            <w:b/>
            <w:bCs/>
            <w:rPrChange w:id="2317" w:author="Jade Raposa" w:date="2024-10-15T02:18:00Z">
              <w:rPr>
                <w:b/>
                <w:bCs/>
              </w:rPr>
            </w:rPrChange>
          </w:rPr>
          <w:delText xml:space="preserve">“Google Form” </w:delText>
        </w:r>
        <w:r>
          <w:rPr>
            <w:rFonts w:ascii="Georgia" w:hAnsi="Georgia"/>
            <w:rPrChange w:id="2318" w:author="Jade Raposa" w:date="2024-10-15T02:18:00Z">
              <w:rPr/>
            </w:rPrChange>
          </w:rPr>
          <w:delText>(this is where you will put your quizzes)</w:delText>
        </w:r>
      </w:del>
    </w:p>
    <w:p w14:paraId="6F469CEA" w14:textId="77777777" w:rsidR="008F456D" w:rsidRPr="008F456D" w:rsidRDefault="002B278F">
      <w:pPr>
        <w:pStyle w:val="ListParagraph"/>
        <w:ind w:left="1620" w:hanging="450"/>
        <w:rPr>
          <w:del w:id="2319" w:author="Jade Raposa" w:date="2024-10-15T02:42:00Z"/>
          <w:rFonts w:ascii="Georgia" w:hAnsi="Georgia"/>
          <w:rPrChange w:id="2320" w:author="Jade Raposa" w:date="2024-10-15T02:18:00Z">
            <w:rPr>
              <w:del w:id="2321" w:author="Jade Raposa" w:date="2024-10-15T02:42:00Z"/>
            </w:rPr>
          </w:rPrChange>
        </w:rPr>
        <w:pPrChange w:id="2322" w:author="Jade Raposa" w:date="2024-10-15T02:21:00Z">
          <w:pPr>
            <w:pStyle w:val="ListParagraph"/>
            <w:ind w:left="1800"/>
          </w:pPr>
        </w:pPrChange>
      </w:pPr>
      <w:del w:id="2323" w:author="Jade Raposa" w:date="2024-10-15T02:42:00Z">
        <w:r>
          <w:rPr>
            <w:rFonts w:ascii="Georgia" w:hAnsi="Georgia"/>
            <w:rPrChange w:id="2324" w:author="Jade Raposa" w:date="2024-10-15T02:18:00Z">
              <w:rPr/>
            </w:rPrChange>
          </w:rPr>
          <w:delText xml:space="preserve">16. After quizzes or when the term ends, you can issue certificates to your students. To do this, click the </w:delText>
        </w:r>
        <w:r>
          <w:rPr>
            <w:rFonts w:ascii="Georgia" w:hAnsi="Georgia"/>
            <w:b/>
            <w:bCs/>
            <w:rPrChange w:id="2325" w:author="Jade Raposa" w:date="2024-10-15T02:18:00Z">
              <w:rPr>
                <w:b/>
                <w:bCs/>
              </w:rPr>
            </w:rPrChange>
          </w:rPr>
          <w:delText xml:space="preserve">“PEOPLE” </w:delText>
        </w:r>
        <w:r>
          <w:rPr>
            <w:rFonts w:ascii="Georgia" w:hAnsi="Georgia"/>
            <w:rPrChange w:id="2326" w:author="Jade Raposa" w:date="2024-10-15T02:18:00Z">
              <w:rPr/>
            </w:rPrChange>
          </w:rPr>
          <w:delText xml:space="preserve">button, find the student you wish to give the certificate to, and click the </w:delText>
        </w:r>
        <w:r>
          <w:rPr>
            <w:rFonts w:ascii="Georgia" w:hAnsi="Georgia"/>
            <w:b/>
            <w:bCs/>
            <w:rPrChange w:id="2327" w:author="Jade Raposa" w:date="2024-10-15T02:18:00Z">
              <w:rPr>
                <w:b/>
                <w:bCs/>
              </w:rPr>
            </w:rPrChange>
          </w:rPr>
          <w:delText>“CERTIFICATE”</w:delText>
        </w:r>
        <w:r>
          <w:rPr>
            <w:rFonts w:ascii="Georgia" w:hAnsi="Georgia"/>
            <w:rPrChange w:id="2328" w:author="Jade Raposa" w:date="2024-10-15T02:18:00Z">
              <w:rPr/>
            </w:rPrChange>
          </w:rPr>
          <w:delText xml:space="preserve"> button next to the </w:delText>
        </w:r>
        <w:r>
          <w:rPr>
            <w:rFonts w:ascii="Georgia" w:hAnsi="Georgia"/>
            <w:b/>
            <w:bCs/>
            <w:rPrChange w:id="2329" w:author="Jade Raposa" w:date="2024-10-15T02:18:00Z">
              <w:rPr>
                <w:b/>
                <w:bCs/>
              </w:rPr>
            </w:rPrChange>
          </w:rPr>
          <w:delText>“MESSAGE”</w:delText>
        </w:r>
        <w:r>
          <w:rPr>
            <w:rFonts w:ascii="Georgia" w:hAnsi="Georgia"/>
            <w:rPrChange w:id="2330" w:author="Jade Raposa" w:date="2024-10-15T02:18:00Z">
              <w:rPr/>
            </w:rPrChange>
          </w:rPr>
          <w:delText xml:space="preserve"> button.</w:delText>
        </w:r>
      </w:del>
    </w:p>
    <w:p w14:paraId="02FEB9D8" w14:textId="77777777" w:rsidR="008F456D" w:rsidRPr="008F456D" w:rsidRDefault="008F456D">
      <w:pPr>
        <w:pStyle w:val="ListParagraph"/>
        <w:ind w:left="1620" w:hanging="450"/>
        <w:rPr>
          <w:rFonts w:ascii="Georgia" w:hAnsi="Georgia"/>
          <w:rPrChange w:id="2331" w:author="Jade Raposa" w:date="2024-10-15T02:18:00Z">
            <w:rPr/>
          </w:rPrChange>
        </w:rPr>
        <w:pPrChange w:id="2332" w:author="Jade Raposa" w:date="2024-10-15T02:21:00Z">
          <w:pPr>
            <w:pStyle w:val="ListParagraph"/>
            <w:ind w:left="1800"/>
          </w:pPr>
        </w:pPrChange>
      </w:pPr>
    </w:p>
    <w:p w14:paraId="012C3843" w14:textId="77777777" w:rsidR="008F456D" w:rsidRPr="008F456D" w:rsidRDefault="002B278F">
      <w:pPr>
        <w:pStyle w:val="ListParagraph"/>
        <w:ind w:left="1620" w:hanging="450"/>
        <w:rPr>
          <w:rFonts w:ascii="Georgia" w:hAnsi="Georgia"/>
          <w:rPrChange w:id="2333" w:author="Jade Raposa" w:date="2024-10-15T02:18:00Z">
            <w:rPr/>
          </w:rPrChange>
        </w:rPr>
        <w:pPrChange w:id="2334" w:author="Jade Raposa" w:date="2024-10-15T02:21:00Z">
          <w:pPr>
            <w:pStyle w:val="ListParagraph"/>
            <w:ind w:left="1800"/>
          </w:pPr>
        </w:pPrChange>
      </w:pPr>
      <w:r>
        <w:rPr>
          <w:rFonts w:ascii="Georgia" w:hAnsi="Georgia"/>
          <w:noProof/>
          <w:rPrChange w:id="2335" w:author="Jade Raposa" w:date="2024-10-15T02:18:00Z">
            <w:rPr>
              <w:noProof/>
            </w:rPr>
          </w:rPrChange>
        </w:rPr>
        <w:drawing>
          <wp:anchor distT="0" distB="0" distL="114300" distR="114300" simplePos="0" relativeHeight="251692032" behindDoc="0" locked="0" layoutInCell="1" allowOverlap="1" wp14:anchorId="15AC7BBA" wp14:editId="151358FA">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a:picLocks noChangeAspect="1"/>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anchor>
        </w:drawing>
      </w:r>
      <w:r>
        <w:rPr>
          <w:rFonts w:ascii="Georgia" w:hAnsi="Georgia"/>
          <w:noProof/>
          <w:rPrChange w:id="2336" w:author="Jade Raposa" w:date="2024-10-15T02:18:00Z">
            <w:rPr>
              <w:noProof/>
            </w:rPr>
          </w:rPrChange>
        </w:rPr>
        <w:drawing>
          <wp:anchor distT="0" distB="0" distL="114300" distR="114300" simplePos="0" relativeHeight="251693056" behindDoc="0" locked="0" layoutInCell="1" allowOverlap="1" wp14:anchorId="22493076" wp14:editId="6CD4D6D6">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anchor>
        </w:drawing>
      </w:r>
    </w:p>
    <w:p w14:paraId="18771CF0" w14:textId="77777777" w:rsidR="008F456D" w:rsidRPr="008F456D" w:rsidRDefault="008F456D">
      <w:pPr>
        <w:pStyle w:val="ListParagraph"/>
        <w:ind w:left="1620" w:hanging="450"/>
        <w:rPr>
          <w:rFonts w:ascii="Georgia" w:hAnsi="Georgia"/>
          <w:rPrChange w:id="2337" w:author="Jade Raposa" w:date="2024-10-15T02:18:00Z">
            <w:rPr/>
          </w:rPrChange>
        </w:rPr>
        <w:pPrChange w:id="2338" w:author="Jade Raposa" w:date="2024-10-15T02:21:00Z">
          <w:pPr>
            <w:pStyle w:val="ListParagraph"/>
            <w:ind w:left="1800"/>
          </w:pPr>
        </w:pPrChange>
      </w:pPr>
    </w:p>
    <w:p w14:paraId="2C9DEF4F" w14:textId="77777777" w:rsidR="008F456D" w:rsidRPr="008F456D" w:rsidRDefault="008F456D">
      <w:pPr>
        <w:pStyle w:val="ListParagraph"/>
        <w:ind w:left="1620" w:hanging="450"/>
        <w:rPr>
          <w:rFonts w:ascii="Georgia" w:hAnsi="Georgia"/>
          <w:rPrChange w:id="2339" w:author="Jade Raposa" w:date="2024-10-15T02:18:00Z">
            <w:rPr/>
          </w:rPrChange>
        </w:rPr>
        <w:pPrChange w:id="2340" w:author="Jade Raposa" w:date="2024-10-15T02:21:00Z">
          <w:pPr>
            <w:pStyle w:val="ListParagraph"/>
            <w:ind w:left="1800"/>
          </w:pPr>
        </w:pPrChange>
      </w:pPr>
    </w:p>
    <w:p w14:paraId="41F28565" w14:textId="77777777" w:rsidR="008F456D" w:rsidRPr="008F456D" w:rsidRDefault="008F456D">
      <w:pPr>
        <w:pStyle w:val="ListParagraph"/>
        <w:ind w:left="1620" w:hanging="450"/>
        <w:rPr>
          <w:rFonts w:ascii="Georgia" w:hAnsi="Georgia"/>
          <w:rPrChange w:id="2341" w:author="Jade Raposa" w:date="2024-10-15T02:18:00Z">
            <w:rPr/>
          </w:rPrChange>
        </w:rPr>
        <w:pPrChange w:id="2342" w:author="Jade Raposa" w:date="2024-10-15T02:21:00Z">
          <w:pPr>
            <w:pStyle w:val="ListParagraph"/>
            <w:ind w:left="1800"/>
          </w:pPr>
        </w:pPrChange>
      </w:pPr>
    </w:p>
    <w:p w14:paraId="0FF43BA0" w14:textId="77777777" w:rsidR="008F456D" w:rsidRPr="008F456D" w:rsidRDefault="008F456D">
      <w:pPr>
        <w:pStyle w:val="ListParagraph"/>
        <w:ind w:left="1620" w:hanging="450"/>
        <w:rPr>
          <w:rFonts w:ascii="Georgia" w:hAnsi="Georgia"/>
          <w:rPrChange w:id="2343" w:author="Jade Raposa" w:date="2024-10-15T02:18:00Z">
            <w:rPr/>
          </w:rPrChange>
        </w:rPr>
        <w:pPrChange w:id="2344" w:author="Jade Raposa" w:date="2024-10-15T02:21:00Z">
          <w:pPr>
            <w:pStyle w:val="ListParagraph"/>
            <w:ind w:left="1800"/>
          </w:pPr>
        </w:pPrChange>
      </w:pPr>
    </w:p>
    <w:p w14:paraId="27A02AFD" w14:textId="77777777" w:rsidR="008F456D" w:rsidRPr="008F456D" w:rsidRDefault="008F456D">
      <w:pPr>
        <w:pStyle w:val="ListParagraph"/>
        <w:ind w:left="1620" w:hanging="450"/>
        <w:rPr>
          <w:rFonts w:ascii="Georgia" w:hAnsi="Georgia"/>
          <w:rPrChange w:id="2345" w:author="Jade Raposa" w:date="2024-10-15T02:18:00Z">
            <w:rPr/>
          </w:rPrChange>
        </w:rPr>
        <w:pPrChange w:id="2346" w:author="Jade Raposa" w:date="2024-10-15T02:21:00Z">
          <w:pPr>
            <w:pStyle w:val="ListParagraph"/>
            <w:ind w:left="1800"/>
          </w:pPr>
        </w:pPrChange>
      </w:pPr>
    </w:p>
    <w:p w14:paraId="469DF8C9" w14:textId="77777777" w:rsidR="008F456D" w:rsidRPr="008F456D" w:rsidRDefault="008F456D">
      <w:pPr>
        <w:pStyle w:val="ListParagraph"/>
        <w:ind w:left="1620" w:hanging="450"/>
        <w:rPr>
          <w:rFonts w:ascii="Georgia" w:hAnsi="Georgia"/>
          <w:rPrChange w:id="2347" w:author="Jade Raposa" w:date="2024-10-15T02:18:00Z">
            <w:rPr/>
          </w:rPrChange>
        </w:rPr>
        <w:pPrChange w:id="2348" w:author="Jade Raposa" w:date="2024-10-15T02:21:00Z">
          <w:pPr>
            <w:pStyle w:val="ListParagraph"/>
            <w:ind w:left="1800"/>
          </w:pPr>
        </w:pPrChange>
      </w:pPr>
    </w:p>
    <w:p w14:paraId="355E1ECC" w14:textId="77777777" w:rsidR="008F456D" w:rsidRPr="008F456D" w:rsidRDefault="008F456D">
      <w:pPr>
        <w:pStyle w:val="ListParagraph"/>
        <w:ind w:left="1620" w:hanging="450"/>
        <w:rPr>
          <w:rFonts w:ascii="Georgia" w:hAnsi="Georgia"/>
          <w:rPrChange w:id="2349" w:author="Jade Raposa" w:date="2024-10-15T02:18:00Z">
            <w:rPr/>
          </w:rPrChange>
        </w:rPr>
        <w:pPrChange w:id="2350" w:author="Jade Raposa" w:date="2024-10-15T02:21:00Z">
          <w:pPr>
            <w:pStyle w:val="ListParagraph"/>
            <w:ind w:left="1800"/>
          </w:pPr>
        </w:pPrChange>
      </w:pPr>
    </w:p>
    <w:p w14:paraId="76D04189" w14:textId="77777777" w:rsidR="008F456D" w:rsidRPr="008F456D" w:rsidRDefault="008F456D">
      <w:pPr>
        <w:pStyle w:val="ListParagraph"/>
        <w:ind w:left="1620" w:hanging="450"/>
        <w:rPr>
          <w:rFonts w:ascii="Georgia" w:hAnsi="Georgia"/>
          <w:rPrChange w:id="2351" w:author="Jade Raposa" w:date="2024-10-15T02:18:00Z">
            <w:rPr/>
          </w:rPrChange>
        </w:rPr>
        <w:pPrChange w:id="2352" w:author="Jade Raposa" w:date="2024-10-15T02:21:00Z">
          <w:pPr>
            <w:pStyle w:val="ListParagraph"/>
            <w:ind w:left="1800"/>
          </w:pPr>
        </w:pPrChange>
      </w:pPr>
    </w:p>
    <w:p w14:paraId="2E6F2546" w14:textId="77777777" w:rsidR="008F456D" w:rsidRPr="008F456D" w:rsidRDefault="008F456D">
      <w:pPr>
        <w:pStyle w:val="ListParagraph"/>
        <w:ind w:left="1620" w:hanging="450"/>
        <w:rPr>
          <w:rFonts w:ascii="Georgia" w:hAnsi="Georgia"/>
          <w:rPrChange w:id="2353" w:author="Jade Raposa" w:date="2024-10-15T02:18:00Z">
            <w:rPr/>
          </w:rPrChange>
        </w:rPr>
        <w:pPrChange w:id="2354" w:author="Jade Raposa" w:date="2024-10-15T02:21:00Z">
          <w:pPr>
            <w:pStyle w:val="ListParagraph"/>
            <w:ind w:left="1800"/>
          </w:pPr>
        </w:pPrChange>
      </w:pPr>
    </w:p>
    <w:p w14:paraId="78F5B5AF" w14:textId="77777777" w:rsidR="008F456D" w:rsidRPr="008F456D" w:rsidRDefault="008F456D">
      <w:pPr>
        <w:pStyle w:val="ListParagraph"/>
        <w:ind w:left="1620" w:hanging="450"/>
        <w:rPr>
          <w:rFonts w:ascii="Georgia" w:hAnsi="Georgia"/>
          <w:rPrChange w:id="2355" w:author="Jade Raposa" w:date="2024-10-15T02:18:00Z">
            <w:rPr/>
          </w:rPrChange>
        </w:rPr>
        <w:pPrChange w:id="2356" w:author="Jade Raposa" w:date="2024-10-15T02:21:00Z">
          <w:pPr>
            <w:pStyle w:val="ListParagraph"/>
            <w:ind w:left="1800"/>
          </w:pPr>
        </w:pPrChange>
      </w:pPr>
    </w:p>
    <w:p w14:paraId="0547F0D1" w14:textId="77777777" w:rsidR="008F456D" w:rsidRPr="008F456D" w:rsidRDefault="002B278F">
      <w:pPr>
        <w:pStyle w:val="ListParagraph"/>
        <w:ind w:left="1620" w:hanging="450"/>
        <w:rPr>
          <w:rFonts w:ascii="Georgia" w:hAnsi="Georgia"/>
          <w:rPrChange w:id="2357" w:author="Jade Raposa" w:date="2024-10-15T02:18:00Z">
            <w:rPr/>
          </w:rPrChange>
        </w:rPr>
        <w:pPrChange w:id="2358" w:author="Jade Raposa" w:date="2024-10-15T02:21:00Z">
          <w:pPr>
            <w:pStyle w:val="ListParagraph"/>
            <w:ind w:left="1800"/>
          </w:pPr>
        </w:pPrChange>
      </w:pPr>
      <w:r>
        <w:rPr>
          <w:rFonts w:ascii="Georgia" w:hAnsi="Georgia"/>
          <w:noProof/>
          <w:rPrChange w:id="2359" w:author="Jade Raposa" w:date="2024-10-15T02:18:00Z">
            <w:rPr>
              <w:noProof/>
            </w:rPr>
          </w:rPrChange>
        </w:rPr>
        <mc:AlternateContent>
          <mc:Choice Requires="wps">
            <w:drawing>
              <wp:anchor distT="0" distB="0" distL="114300" distR="114300" simplePos="0" relativeHeight="251694080" behindDoc="0" locked="0" layoutInCell="1" allowOverlap="1" wp14:anchorId="3C42C3E2" wp14:editId="68617D8E">
                <wp:simplePos x="0" y="0"/>
                <wp:positionH relativeFrom="column">
                  <wp:posOffset>4030345</wp:posOffset>
                </wp:positionH>
                <wp:positionV relativeFrom="paragraph">
                  <wp:posOffset>152400</wp:posOffset>
                </wp:positionV>
                <wp:extent cx="144145" cy="280670"/>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E8B4695" id="Arrow: Up 5" o:spid="_x0000_s1026" type="#_x0000_t68" style="position:absolute;margin-left:317.35pt;margin-top:12pt;width:11.35pt;height:22.1pt;rotation:1445200fd;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" adj="5554" fillcolor="#c00000" strokecolor="#09101d [484]" strokeweight="1pt"/>
            </w:pict>
          </mc:Fallback>
        </mc:AlternateContent>
      </w:r>
    </w:p>
    <w:p w14:paraId="33EE2751" w14:textId="77777777" w:rsidR="008F456D" w:rsidRPr="008F456D" w:rsidRDefault="008F456D">
      <w:pPr>
        <w:pStyle w:val="ListParagraph"/>
        <w:ind w:left="1620" w:hanging="450"/>
        <w:rPr>
          <w:rFonts w:ascii="Georgia" w:hAnsi="Georgia"/>
          <w:rPrChange w:id="2360" w:author="Jade Raposa" w:date="2024-10-15T02:18:00Z">
            <w:rPr/>
          </w:rPrChange>
        </w:rPr>
        <w:pPrChange w:id="2361" w:author="Jade Raposa" w:date="2024-10-15T02:21:00Z">
          <w:pPr>
            <w:pStyle w:val="ListParagraph"/>
            <w:ind w:left="1800"/>
          </w:pPr>
        </w:pPrChange>
      </w:pPr>
    </w:p>
    <w:p w14:paraId="52671A67" w14:textId="77777777" w:rsidR="008F456D" w:rsidRPr="008F456D" w:rsidRDefault="008F456D">
      <w:pPr>
        <w:pStyle w:val="ListParagraph"/>
        <w:ind w:left="1620" w:hanging="450"/>
        <w:rPr>
          <w:rFonts w:ascii="Georgia" w:hAnsi="Georgia"/>
          <w:rPrChange w:id="2362" w:author="Jade Raposa" w:date="2024-10-15T02:18:00Z">
            <w:rPr/>
          </w:rPrChange>
        </w:rPr>
        <w:pPrChange w:id="2363" w:author="Jade Raposa" w:date="2024-10-15T02:21:00Z">
          <w:pPr>
            <w:pStyle w:val="ListParagraph"/>
            <w:ind w:left="1800"/>
          </w:pPr>
        </w:pPrChange>
      </w:pPr>
    </w:p>
    <w:p w14:paraId="586CC24D" w14:textId="77777777" w:rsidR="008F456D" w:rsidRPr="008F456D" w:rsidRDefault="008F456D">
      <w:pPr>
        <w:pStyle w:val="ListParagraph"/>
        <w:ind w:left="1620" w:hanging="450"/>
        <w:rPr>
          <w:rFonts w:ascii="Georgia" w:hAnsi="Georgia"/>
          <w:rPrChange w:id="2364" w:author="Jade Raposa" w:date="2024-10-15T02:18:00Z">
            <w:rPr/>
          </w:rPrChange>
        </w:rPr>
        <w:pPrChange w:id="2365" w:author="Jade Raposa" w:date="2024-10-15T02:21:00Z">
          <w:pPr>
            <w:pStyle w:val="ListParagraph"/>
            <w:ind w:left="1800"/>
          </w:pPr>
        </w:pPrChange>
      </w:pPr>
    </w:p>
    <w:p w14:paraId="5F66D87D" w14:textId="77777777" w:rsidR="008F456D" w:rsidRDefault="008F456D">
      <w:pPr>
        <w:pStyle w:val="ListParagraph"/>
        <w:ind w:left="1620" w:hanging="450"/>
        <w:rPr>
          <w:ins w:id="2366" w:author="Jade Raposa" w:date="2024-10-15T02:43:00Z"/>
          <w:rFonts w:ascii="Georgia" w:hAnsi="Georgia"/>
        </w:rPr>
      </w:pPr>
    </w:p>
    <w:p w14:paraId="46B038AE" w14:textId="77777777" w:rsidR="008F456D" w:rsidRPr="008F456D" w:rsidRDefault="008F456D">
      <w:pPr>
        <w:pStyle w:val="ListParagraph"/>
        <w:ind w:left="1620" w:hanging="450"/>
        <w:rPr>
          <w:rFonts w:ascii="Georgia" w:hAnsi="Georgia"/>
          <w:rPrChange w:id="2367" w:author="Jade Raposa" w:date="2024-10-15T02:18:00Z">
            <w:rPr/>
          </w:rPrChange>
        </w:rPr>
        <w:pPrChange w:id="2368" w:author="Jade Raposa" w:date="2024-10-15T02:21:00Z">
          <w:pPr>
            <w:pStyle w:val="ListParagraph"/>
            <w:ind w:left="1800"/>
          </w:pPr>
        </w:pPrChange>
      </w:pPr>
    </w:p>
    <w:p w14:paraId="4F845CB8" w14:textId="77777777" w:rsidR="008F456D" w:rsidRDefault="002B278F">
      <w:pPr>
        <w:pStyle w:val="ListParagraph"/>
        <w:numPr>
          <w:ilvl w:val="0"/>
          <w:numId w:val="17"/>
        </w:numPr>
        <w:rPr>
          <w:ins w:id="2369" w:author="Jade Raposa" w:date="2024-10-17T01:03:00Z"/>
          <w:rFonts w:ascii="Georgia" w:hAnsi="Georgia"/>
        </w:rPr>
        <w:sectPr w:rsidR="008F456D">
          <w:headerReference w:type="default" r:id="rId152"/>
          <w:headerReference w:type="first" r:id="rId153"/>
          <w:pgSz w:w="12240" w:h="15840"/>
          <w:pgMar w:top="1440" w:right="1440" w:bottom="1440" w:left="1440" w:header="708" w:footer="708" w:gutter="0"/>
          <w:pgNumType w:start="1"/>
          <w:cols w:space="708"/>
          <w:titlePg/>
          <w:docGrid w:linePitch="360"/>
        </w:sectPr>
      </w:pPr>
      <w:del w:id="2380" w:author="Jade Raposa" w:date="2024-10-15T02:43:00Z">
        <w:r>
          <w:rPr>
            <w:rFonts w:ascii="Georgia" w:hAnsi="Georgia"/>
            <w:rPrChange w:id="2381" w:author="Jade Raposa" w:date="2024-10-17T01:03:00Z">
              <w:rPr/>
            </w:rPrChange>
          </w:rPr>
          <w:delText xml:space="preserve">17. </w:delText>
        </w:r>
      </w:del>
      <w:r>
        <w:rPr>
          <w:rFonts w:ascii="Georgia" w:hAnsi="Georgia"/>
          <w:rPrChange w:id="2382" w:author="Jade Raposa" w:date="2024-10-17T01:03:00Z">
            <w:rPr/>
          </w:rPrChange>
        </w:rPr>
        <w:t xml:space="preserve">When the session is done, click the </w:t>
      </w:r>
      <w:r>
        <w:rPr>
          <w:rFonts w:ascii="Georgia" w:hAnsi="Georgia"/>
          <w:b/>
          <w:bCs/>
          <w:rPrChange w:id="2383" w:author="Jade Raposa" w:date="2024-10-17T01:03:00Z">
            <w:rPr>
              <w:b/>
              <w:bCs/>
            </w:rPr>
          </w:rPrChange>
        </w:rPr>
        <w:t>“LOG OUT”</w:t>
      </w:r>
      <w:r>
        <w:rPr>
          <w:rFonts w:ascii="Georgia" w:hAnsi="Georgia"/>
          <w:rPrChange w:id="2384" w:author="Jade Raposa" w:date="2024-10-17T01:03:00Z">
            <w:rPr/>
          </w:rPrChange>
        </w:rPr>
        <w:t xml:space="preserve"> button.</w:t>
      </w:r>
      <w:bookmarkEnd w:id="1272"/>
      <w:ins w:id="2385" w:author="Jade Raposa" w:date="2024-10-17T01:03:00Z">
        <w:r>
          <w:rPr>
            <w:rFonts w:ascii="Georgia" w:hAnsi="Georgia"/>
          </w:rPr>
          <w:t xml:space="preserve"> </w:t>
        </w:r>
      </w:ins>
    </w:p>
    <w:p w14:paraId="7D0A9B4D" w14:textId="77777777" w:rsidR="00000000" w:rsidRDefault="00000000">
      <w:pPr>
        <w:ind w:left="709"/>
        <w:jc w:val="center"/>
        <w:rPr>
          <w:del w:id="2386" w:author="Jade Raposa" w:date="2024-10-17T01:03:00Z"/>
          <w:rFonts w:ascii="Georgia" w:hAnsi="Georgia"/>
          <w:rPrChange w:id="2387" w:author="Jade Raposa" w:date="2024-10-17T01:03:00Z">
            <w:rPr>
              <w:del w:id="2388" w:author="Jade Raposa" w:date="2024-10-17T01:03:00Z"/>
            </w:rPr>
          </w:rPrChange>
        </w:rPr>
        <w:sectPr w:rsidR="00000000">
          <w:pgSz w:w="12240" w:h="15840"/>
          <w:pgMar w:top="1440" w:right="1440" w:bottom="1440" w:left="1440" w:header="708" w:footer="708" w:gutter="0"/>
          <w:pgNumType w:start="1"/>
          <w:cols w:space="708"/>
          <w:titlePg/>
          <w:docGrid w:linePitch="360"/>
        </w:sectPr>
        <w:pPrChange w:id="2389" w:author="Jade Raposa" w:date="2024-10-17T01:03:00Z">
          <w:pPr>
            <w:ind w:left="709"/>
          </w:pPr>
        </w:pPrChange>
      </w:pPr>
    </w:p>
    <w:p w14:paraId="5DC7DDFE" w14:textId="77777777" w:rsidR="008F456D" w:rsidRPr="008F456D" w:rsidRDefault="008F456D">
      <w:pPr>
        <w:jc w:val="center"/>
        <w:rPr>
          <w:del w:id="2390" w:author="Jade Raposa" w:date="2024-10-17T01:03:00Z"/>
          <w:rFonts w:ascii="Georgia" w:hAnsi="Georgia"/>
          <w:rPrChange w:id="2391" w:author="Jade Raposa" w:date="2024-10-17T01:03:00Z">
            <w:rPr>
              <w:del w:id="2392" w:author="Jade Raposa" w:date="2024-10-17T01:03:00Z"/>
            </w:rPr>
          </w:rPrChange>
        </w:rPr>
        <w:pPrChange w:id="2393" w:author="Jade Raposa" w:date="2024-10-17T01:03:00Z">
          <w:pPr/>
        </w:pPrChange>
      </w:pPr>
    </w:p>
    <w:p w14:paraId="0D5ECC8B" w14:textId="77777777" w:rsidR="008F456D" w:rsidRPr="008F456D" w:rsidRDefault="002B278F">
      <w:pPr>
        <w:jc w:val="center"/>
        <w:rPr>
          <w:rFonts w:ascii="Georgia" w:eastAsia="Georgia" w:hAnsi="Georgia" w:cs="Georgia"/>
          <w:b/>
          <w:rPrChange w:id="2394" w:author="Jade Raposa" w:date="2024-10-17T01:03:00Z">
            <w:rPr>
              <w:rFonts w:eastAsia="Georgia" w:cs="Georgia"/>
              <w:b/>
            </w:rPr>
          </w:rPrChange>
        </w:rPr>
        <w:pPrChange w:id="2395" w:author="Jade Raposa" w:date="2024-10-17T01:03:00Z">
          <w:pPr>
            <w:spacing w:line="480" w:lineRule="auto"/>
            <w:jc w:val="center"/>
          </w:pPr>
        </w:pPrChange>
      </w:pPr>
      <w:r>
        <w:rPr>
          <w:rFonts w:ascii="Georgia" w:hAnsi="Georgia"/>
          <w:noProof/>
          <w:rPrChange w:id="2396" w:author="Jade Raposa" w:date="2024-10-17T01:03:00Z">
            <w:rPr>
              <w:noProof/>
            </w:rPr>
          </w:rPrChange>
        </w:rPr>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Pr>
          <w:rFonts w:ascii="Georgia" w:eastAsia="Georgia" w:hAnsi="Georgia" w:cs="Georgia"/>
          <w:b/>
          <w:rPrChange w:id="2397" w:author="Jade Raposa" w:date="2024-10-17T01:03:00Z">
            <w:rPr>
              <w:rFonts w:eastAsia="Georgia" w:cs="Georgia"/>
              <w:b/>
            </w:rPr>
          </w:rPrChange>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000000">
      <w:pPr>
        <w:spacing w:line="480" w:lineRule="auto"/>
        <w:rPr>
          <w:rFonts w:ascii="Georgia" w:eastAsia="Georgia" w:hAnsi="Georgia" w:cs="Georgia"/>
        </w:rPr>
      </w:pPr>
      <w:r>
        <w:rPr>
          <w:rFonts w:ascii="Georgia" w:hAnsi="Georgia"/>
        </w:rPr>
        <w:pict w14:anchorId="26011F29">
          <v:rect id="_x0000_i1025"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000000">
      <w:pPr>
        <w:spacing w:line="480" w:lineRule="auto"/>
        <w:rPr>
          <w:rFonts w:ascii="Georgia" w:eastAsia="Georgia" w:hAnsi="Georgia" w:cs="Georgia"/>
        </w:rPr>
      </w:pPr>
      <w:r>
        <w:rPr>
          <w:rFonts w:ascii="Georgia" w:hAnsi="Georgia"/>
        </w:rPr>
        <w:pict w14:anchorId="267C23F5">
          <v:rect id="_x0000_i1026"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863682C" w14:textId="77777777" w:rsidR="008F456D" w:rsidRDefault="002B278F">
      <w:pPr>
        <w:spacing w:line="480" w:lineRule="auto"/>
        <w:jc w:val="center"/>
        <w:rPr>
          <w:ins w:id="2398" w:author="Jade Raposa" w:date="2024-10-17T01:05:00Z"/>
          <w:rFonts w:ascii="Georgia" w:eastAsia="Georgia" w:hAnsi="Georgia" w:cs="Georgia"/>
        </w:rPr>
        <w:sectPr w:rsidR="008F456D">
          <w:headerReference w:type="default" r:id="rId155"/>
          <w:headerReference w:type="first" r:id="rId156"/>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1DBEE8A3" w14:textId="77777777" w:rsidR="008F456D" w:rsidRDefault="008F456D">
      <w:pPr>
        <w:spacing w:line="480" w:lineRule="auto"/>
        <w:rPr>
          <w:del w:id="2408" w:author="Jade Raposa" w:date="2024-10-17T01:05: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2409"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000000">
      <w:pPr>
        <w:spacing w:line="480" w:lineRule="auto"/>
        <w:rPr>
          <w:rFonts w:ascii="Georgia" w:eastAsia="Georgia" w:hAnsi="Georgia" w:cs="Georgia"/>
        </w:rPr>
      </w:pPr>
      <w:r>
        <w:rPr>
          <w:rFonts w:ascii="Georgia" w:hAnsi="Georgia"/>
        </w:rPr>
        <w:pict w14:anchorId="44FACEC5">
          <v:rect id="_x0000_i1027"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000000">
      <w:pPr>
        <w:spacing w:line="480" w:lineRule="auto"/>
        <w:rPr>
          <w:rFonts w:ascii="Georgia" w:eastAsia="Georgia" w:hAnsi="Georgia" w:cs="Georgia"/>
        </w:rPr>
      </w:pPr>
      <w:r>
        <w:rPr>
          <w:rFonts w:ascii="Georgia" w:hAnsi="Georgia"/>
        </w:rPr>
        <w:pict w14:anchorId="55783262">
          <v:rect id="_x0000_i1028"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2410" w:author="Jade Raposa" w:date="2024-10-17T01:07:00Z"/>
          <w:rFonts w:ascii="Georgia" w:eastAsia="Georgia" w:hAnsi="Georgia" w:cs="Georgia"/>
        </w:rPr>
        <w:sectPr w:rsidR="008F456D">
          <w:headerReference w:type="default" r:id="rId158"/>
          <w:headerReference w:type="first" r:id="rId159"/>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2420"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2421" w:author="Jade Raposa" w:date="2024-10-17T01:06:00Z"/>
          <w:rFonts w:ascii="Georgia" w:eastAsia="Georgia" w:hAnsi="Georgia" w:cs="Georgia"/>
        </w:rPr>
        <w:pPrChange w:id="2422"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000000">
      <w:pPr>
        <w:spacing w:line="480" w:lineRule="auto"/>
        <w:rPr>
          <w:rFonts w:ascii="Georgia" w:eastAsia="Georgia" w:hAnsi="Georgia" w:cs="Georgia"/>
        </w:rPr>
      </w:pPr>
      <w:r>
        <w:rPr>
          <w:rFonts w:ascii="Georgia" w:hAnsi="Georgia"/>
        </w:rPr>
        <w:pict w14:anchorId="293673C6">
          <v:rect id="_x0000_i1029"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000000">
      <w:pPr>
        <w:spacing w:line="480" w:lineRule="auto"/>
        <w:rPr>
          <w:rFonts w:ascii="Georgia" w:eastAsia="Georgia" w:hAnsi="Georgia" w:cs="Georgia"/>
        </w:rPr>
      </w:pPr>
      <w:r>
        <w:rPr>
          <w:rFonts w:ascii="Georgia" w:hAnsi="Georgia"/>
        </w:rPr>
        <w:pict w14:anchorId="4EA3118E">
          <v:rect id="_x0000_i1030"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Year Graduated :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Tabaco South Central Elementary School   Year Graduated : 2015</w:t>
      </w:r>
    </w:p>
    <w:sectPr w:rsidR="008F456D">
      <w:headerReference w:type="default" r:id="rId161"/>
      <w:headerReference w:type="first" r:id="rId162"/>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8"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9" w:author="Jade Raposa" w:date="2024-10-16T18:35:00Z" w:initials="">
    <w:p w14:paraId="5C960BDB" w14:textId="77777777" w:rsidR="008F456D" w:rsidRDefault="002B278F">
      <w:pPr>
        <w:pStyle w:val="CommentText"/>
      </w:pPr>
      <w:r>
        <w:t>Revised, done</w:t>
      </w:r>
    </w:p>
  </w:comment>
  <w:comment w:id="76"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74" w:author="Jade Raposa" w:date="2024-10-14T23:32:00Z" w:initials="">
    <w:p w14:paraId="047CF448" w14:textId="77777777" w:rsidR="008F456D" w:rsidRDefault="002B278F">
      <w:pPr>
        <w:pStyle w:val="CommentText"/>
      </w:pPr>
      <w:r>
        <w:t>Aalisin daw tong introduction..</w:t>
      </w:r>
    </w:p>
  </w:comment>
  <w:comment w:id="375" w:author="Jade Raposa" w:date="2024-10-15T01:51:00Z" w:initials="">
    <w:p w14:paraId="7FC98DF5" w14:textId="77777777" w:rsidR="008F456D" w:rsidRDefault="002B278F">
      <w:pPr>
        <w:pStyle w:val="CommentText"/>
      </w:pPr>
      <w:r>
        <w:t>done</w:t>
      </w:r>
    </w:p>
  </w:comment>
  <w:comment w:id="384"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389"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385" w:author="Jade Raposa" w:date="2024-10-20T17:21:00Z" w:initials="">
    <w:p w14:paraId="52B74313" w14:textId="77777777" w:rsidR="008F456D" w:rsidRDefault="002B278F">
      <w:pPr>
        <w:pStyle w:val="CommentText"/>
      </w:pPr>
      <w:r>
        <w:t>revised</w:t>
      </w:r>
    </w:p>
  </w:comment>
  <w:comment w:id="386"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387"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26"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66"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68" w:author="Jade Raposa" w:date="2024-10-15T02:07:00Z" w:initials="">
    <w:p w14:paraId="4B81500D" w14:textId="77777777" w:rsidR="008F456D" w:rsidRDefault="002B278F">
      <w:pPr>
        <w:pStyle w:val="CommentText"/>
      </w:pPr>
      <w:r>
        <w:t>I remember sir JP saying na di naman daw to yung methodology, papalitan natin picture, consequently the description.</w:t>
      </w:r>
    </w:p>
  </w:comment>
  <w:comment w:id="469"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Wag muna palitan kase baka tama tong ginawa</w:t>
      </w:r>
    </w:p>
  </w:comment>
  <w:comment w:id="470"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596"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597"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616"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617" w:author="Jade Raposa [2]" w:date="2024-11-05T20:36:00Z" w:initials="JR">
    <w:p w14:paraId="5FCE2023" w14:textId="77777777" w:rsidR="0073134E" w:rsidRDefault="0073134E" w:rsidP="0073134E">
      <w:pPr>
        <w:pStyle w:val="CommentText"/>
      </w:pPr>
      <w:r>
        <w:rPr>
          <w:rStyle w:val="CommentReference"/>
        </w:rPr>
        <w:annotationRef/>
      </w:r>
      <w:r>
        <w:t>Flowchart done</w:t>
      </w:r>
    </w:p>
  </w:comment>
  <w:comment w:id="639" w:author="Jade Raposa" w:date="2024-10-15T02:10:00Z" w:initials="">
    <w:p w14:paraId="5DC334CD" w14:textId="3FA40A1E"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652"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 w:id="653" w:author="Jade Raposa [2]" w:date="2024-11-05T22:57:00Z" w:initials="JR">
    <w:p w14:paraId="7BABA71F" w14:textId="77777777" w:rsidR="003B1D23" w:rsidRDefault="003B1D23" w:rsidP="003B1D23">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0"/>
  <w15:commentEx w15:paraId="5FAC0EC9" w15:paraIdParent="4F082E5D" w15:done="0"/>
  <w15:commentEx w15:paraId="6BAE1D50" w15:done="0"/>
  <w15:commentEx w15:paraId="5FCE2023" w15:paraIdParent="6BAE1D50" w15:done="0"/>
  <w15:commentEx w15:paraId="2F2E50D3" w15:done="0"/>
  <w15:commentEx w15:paraId="3485B384" w15:done="0"/>
  <w15:commentEx w15:paraId="7BABA71F" w15:paraIdParent="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B8485EF" w16cex:dateUtc="2024-10-26T18:04:00Z"/>
  <w16cex:commentExtensible w16cex:durableId="718E50D3" w16cex:dateUtc="2024-10-26T20:03:00Z"/>
  <w16cex:commentExtensible w16cex:durableId="2F710155" w16cex:dateUtc="2024-10-26T20:14:00Z"/>
  <w16cex:commentExtensible w16cex:durableId="0AD239A3" w16cex:dateUtc="2024-11-05T12:36:00Z"/>
  <w16cex:commentExtensible w16cex:durableId="4144AC09" w16cex:dateUtc="2024-11-05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5FCE2023" w16cid:durableId="0AD239A3"/>
  <w16cid:commentId w16cid:paraId="2F2E50D3" w16cid:durableId="3BA02E1C"/>
  <w16cid:commentId w16cid:paraId="3485B384" w16cid:durableId="7B1B3D06"/>
  <w16cid:commentId w16cid:paraId="7BABA71F" w16cid:durableId="4144AC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9F514" w14:textId="77777777" w:rsidR="006401A3" w:rsidRDefault="006401A3">
      <w:pPr>
        <w:spacing w:line="240" w:lineRule="auto"/>
      </w:pPr>
      <w:r>
        <w:separator/>
      </w:r>
    </w:p>
  </w:endnote>
  <w:endnote w:type="continuationSeparator" w:id="0">
    <w:p w14:paraId="3B34BE8E" w14:textId="77777777" w:rsidR="006401A3" w:rsidRDefault="006401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2F9D5" w14:textId="77777777" w:rsidR="006401A3" w:rsidRDefault="006401A3">
      <w:pPr>
        <w:spacing w:after="0"/>
      </w:pPr>
      <w:r>
        <w:separator/>
      </w:r>
    </w:p>
  </w:footnote>
  <w:footnote w:type="continuationSeparator" w:id="0">
    <w:p w14:paraId="4C74AB84" w14:textId="77777777" w:rsidR="006401A3" w:rsidRDefault="006401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77777777" w:rsidR="008F456D" w:rsidRDefault="002B278F">
    <w:pPr>
      <w:pStyle w:val="Header"/>
      <w:jc w:val="right"/>
      <w:rPr>
        <w:rFonts w:ascii="Georgia" w:hAnsi="Georgia"/>
      </w:rPr>
    </w:pPr>
    <w:ins w:id="4" w:author="Jade Raposa" w:date="2024-10-16T23:23:00Z">
      <w:r>
        <w:rPr>
          <w:noProof/>
          <w:lang w:val="en-US"/>
        </w:rPr>
        <w:drawing>
          <wp:anchor distT="0" distB="0" distL="114300" distR="114300" simplePos="0" relativeHeight="251784192" behindDoc="1" locked="0" layoutInCell="1" allowOverlap="1" wp14:anchorId="2CD221A4" wp14:editId="14616E51">
            <wp:simplePos x="0" y="0"/>
            <wp:positionH relativeFrom="margin">
              <wp:posOffset>8255</wp:posOffset>
            </wp:positionH>
            <wp:positionV relativeFrom="paragraph">
              <wp:posOffset>-324485</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1675" name="Picture 164884167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noProof/>
          <w:lang w:val="en-US"/>
        </w:rPr>
        <w:drawing>
          <wp:anchor distT="0" distB="0" distL="114300" distR="114300" simplePos="0" relativeHeight="251783168" behindDoc="1" locked="0" layoutInCell="1" allowOverlap="1" wp14:anchorId="78D1E433" wp14:editId="272C835F">
            <wp:simplePos x="0" y="0"/>
            <wp:positionH relativeFrom="margin">
              <wp:posOffset>207010</wp:posOffset>
            </wp:positionH>
            <wp:positionV relativeFrom="paragraph">
              <wp:posOffset>-506095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1574" name="Picture 139222157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 w:author="Jade Raposa" w:date="2024-10-16T23:21:00Z">
      <w:r>
        <w:rPr>
          <w:rFonts w:ascii="Georgia" w:hAnsi="Georgia"/>
          <w:rPrChange w:id="6" w:author="Jade Raposa" w:date="2024-10-16T23:22:00Z">
            <w:rPr/>
          </w:rPrChange>
        </w:rPr>
        <w:t>Recommendation For Capstone Project Final Defense</w:t>
      </w:r>
    </w:ins>
    <w:r>
      <w:rPr>
        <w:rFonts w:ascii="Georgia" w:hAnsi="Georgia"/>
        <w:noProof/>
        <w:lang w:val="en-US"/>
        <w:rPrChange w:id="7"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 w:author="Jade Raposa" w:date="2024-10-16T23:21:00Z">
      <w:r>
        <w:rPr>
          <w:rFonts w:ascii="Georgia" w:hAnsi="Georgia"/>
          <w:rPrChange w:id="9" w:author="Jade Raposa" w:date="2024-10-16T23:22:00Z">
            <w:rPr/>
          </w:rPrChange>
        </w:rPr>
        <w:t xml:space="preserve">  |</w:t>
      </w:r>
    </w:ins>
    <w:ins w:id="10" w:author="Jade Raposa" w:date="2024-10-16T23:22:00Z">
      <w:r>
        <w:rPr>
          <w:rFonts w:ascii="Georgia" w:hAnsi="Georgia"/>
          <w:rPrChange w:id="11" w:author="Jade Raposa" w:date="2024-10-16T23:22:00Z">
            <w:rPr/>
          </w:rPrChange>
        </w:rPr>
        <w:t xml:space="preserve"> </w:t>
      </w:r>
    </w:ins>
    <w:ins w:id="12" w:author="Jade Raposa" w:date="2024-10-16T23:21:00Z">
      <w:r>
        <w:rPr>
          <w:rFonts w:ascii="Georgia" w:hAnsi="Georgia"/>
          <w:rPrChange w:id="13" w:author="Jade Raposa" w:date="2024-10-16T23:22:00Z">
            <w:rPr/>
          </w:rPrChange>
        </w:rPr>
        <w:t xml:space="preserve"> ii</w:t>
      </w:r>
    </w:ins>
    <w:customXmlDelRangeStart w:id="14" w:author="Jade Raposa" w:date="2024-10-16T23:21:00Z"/>
    <w:sdt>
      <w:sdtPr>
        <w:rPr>
          <w:rFonts w:ascii="Georgia" w:hAnsi="Georgia"/>
        </w:rPr>
        <w:id w:val="-254749712"/>
        <w:docPartObj>
          <w:docPartGallery w:val="AutoText"/>
        </w:docPartObj>
      </w:sdtPr>
      <w:sdtContent>
        <w:customXmlDelRangeEnd w:id="14"/>
        <w:del w:id="15" w:author="Jade Raposa" w:date="2024-10-16T23:21:00Z">
          <w:r>
            <w:rPr>
              <w:rFonts w:ascii="Georgia" w:hAnsi="Georgia"/>
              <w:rPrChange w:id="16"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77777777" w:rsidR="008F456D" w:rsidRPr="008F456D" w:rsidRDefault="002B278F">
    <w:pPr>
      <w:pStyle w:val="Header"/>
      <w:tabs>
        <w:tab w:val="clear" w:pos="4680"/>
        <w:tab w:val="clear" w:pos="9360"/>
        <w:tab w:val="right" w:pos="8640"/>
      </w:tabs>
      <w:jc w:val="right"/>
      <w:rPr>
        <w:rFonts w:ascii="Georgia" w:hAnsi="Georgia"/>
        <w:rPrChange w:id="195" w:author="Jade Raposa" w:date="2024-10-16T21:12:00Z">
          <w:rPr/>
        </w:rPrChange>
      </w:rPr>
      <w:pPrChange w:id="196" w:author="Jade Raposa" w:date="2024-10-16T21:13:00Z">
        <w:pPr>
          <w:pStyle w:val="Header"/>
          <w:tabs>
            <w:tab w:val="clear" w:pos="4680"/>
            <w:tab w:val="clear" w:pos="9360"/>
            <w:tab w:val="right" w:pos="8640"/>
          </w:tabs>
        </w:pPr>
      </w:pPrChange>
    </w:pPr>
    <w:ins w:id="197"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8" w:author="Jade Raposa" w:date="2024-10-16T21:22:00Z">
      <w:r>
        <w:t xml:space="preserve"> </w:t>
      </w:r>
    </w:ins>
    <w:ins w:id="199" w:author="Jade Raposa" w:date="2024-10-16T21:38:00Z">
      <w:r>
        <w:rPr>
          <w:rFonts w:ascii="Georgia" w:hAnsi="Georgia"/>
        </w:rPr>
        <w:t>Acknowledgement</w:t>
      </w:r>
    </w:ins>
    <w:ins w:id="200" w:author="Jade Raposa" w:date="2024-10-16T21:22:00Z">
      <w:r>
        <w:rPr>
          <w:rFonts w:ascii="Georgia" w:hAnsi="Georgia"/>
        </w:rPr>
        <w:t xml:space="preserve">  |  </w:t>
      </w:r>
    </w:ins>
    <w:ins w:id="201" w:author="Jade Raposa" w:date="2024-10-16T21:46:00Z">
      <w:r>
        <w:rPr>
          <w:rFonts w:ascii="Georgia" w:hAnsi="Georgia"/>
        </w:rPr>
        <w:t>vii</w:t>
      </w:r>
    </w:ins>
    <w:ins w:id="202" w:author="Jade Raposa" w:date="2024-10-16T21:47:00Z">
      <w:r>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77777777" w:rsidR="008F456D" w:rsidRDefault="002B278F">
    <w:pPr>
      <w:pStyle w:val="Footer"/>
      <w:jc w:val="right"/>
      <w:rPr>
        <w:rFonts w:ascii="Georgia" w:hAnsi="Georgia"/>
      </w:rPr>
      <w:pPrChange w:id="2411" w:author="Jade Raposa" w:date="2024-10-17T00:28:00Z">
        <w:pPr>
          <w:pStyle w:val="Footer"/>
        </w:pPr>
      </w:pPrChange>
    </w:pPr>
    <w:ins w:id="2412" w:author="Jade Raposa" w:date="2024-10-17T01:04:00Z">
      <w:r>
        <w:rPr>
          <w:rFonts w:ascii="Georgia" w:hAnsi="Georgia"/>
        </w:rPr>
        <w:t>Curriculum Vitae</w:t>
      </w:r>
    </w:ins>
    <w:ins w:id="2413" w:author="Jade Raposa" w:date="2024-10-17T00:29:00Z">
      <w:r>
        <w:rPr>
          <w:rFonts w:ascii="Georgia" w:hAnsi="Georgia"/>
        </w:rPr>
        <w:t xml:space="preserve">  </w:t>
      </w:r>
    </w:ins>
    <w:ins w:id="2414" w:author="Jade Raposa" w:date="2024-10-17T00:28:00Z">
      <w:r>
        <w:rPr>
          <w:rFonts w:ascii="Georgia" w:hAnsi="Georgia"/>
        </w:rPr>
        <w:t xml:space="preserve">| </w:t>
      </w:r>
    </w:ins>
    <w:ins w:id="2415" w:author="Jade Raposa" w:date="2024-10-17T00:29:00Z">
      <w:r>
        <w:rPr>
          <w:rFonts w:ascii="Georgia" w:hAnsi="Georgia"/>
        </w:rPr>
        <w:t xml:space="preserve"> </w:t>
      </w:r>
    </w:ins>
    <w:ins w:id="2416" w:author="Jade Raposa" w:date="2024-10-17T00:59:00Z">
      <w:r>
        <w:rPr>
          <w:rFonts w:ascii="Georgia" w:hAnsi="Georgia"/>
        </w:rPr>
        <w:t>8</w:t>
      </w:r>
    </w:ins>
    <w:ins w:id="2417" w:author="Jade Raposa" w:date="2024-10-17T01:06:00Z">
      <w:r>
        <w:rPr>
          <w:rFonts w:ascii="Georgia" w:hAnsi="Georgia"/>
        </w:rPr>
        <w:t>5</w:t>
      </w:r>
    </w:ins>
    <w:del w:id="2418"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19" w:author="Jade Raposa" w:date="2024-10-17T00:28:00Z">
      <w:r>
        <w:rPr>
          <w:rFonts w:ascii="Georgia" w:hAnsi="Georgia"/>
        </w:rPr>
        <w:delText>7</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77777777" w:rsidR="008F456D" w:rsidRDefault="002B278F">
    <w:pPr>
      <w:pStyle w:val="Footer"/>
      <w:jc w:val="right"/>
      <w:rPr>
        <w:rFonts w:ascii="Georgia" w:hAnsi="Georgia"/>
      </w:rPr>
      <w:pPrChange w:id="2423" w:author="Jade Raposa" w:date="2024-10-17T00:28:00Z">
        <w:pPr>
          <w:pStyle w:val="Footer"/>
        </w:pPr>
      </w:pPrChange>
    </w:pPr>
    <w:ins w:id="2424" w:author="Jade Raposa" w:date="2024-10-17T01:04:00Z">
      <w:r>
        <w:rPr>
          <w:rFonts w:ascii="Georgia" w:hAnsi="Georgia"/>
        </w:rPr>
        <w:t>Curriculum Vitae</w:t>
      </w:r>
    </w:ins>
    <w:ins w:id="2425" w:author="Jade Raposa" w:date="2024-10-17T00:29:00Z">
      <w:r>
        <w:rPr>
          <w:rFonts w:ascii="Georgia" w:hAnsi="Georgia"/>
        </w:rPr>
        <w:t xml:space="preserve">  </w:t>
      </w:r>
    </w:ins>
    <w:ins w:id="2426" w:author="Jade Raposa" w:date="2024-10-17T00:28:00Z">
      <w:r>
        <w:rPr>
          <w:rFonts w:ascii="Georgia" w:hAnsi="Georgia"/>
        </w:rPr>
        <w:t xml:space="preserve">| </w:t>
      </w:r>
    </w:ins>
    <w:ins w:id="2427" w:author="Jade Raposa" w:date="2024-10-17T00:29:00Z">
      <w:r>
        <w:rPr>
          <w:rFonts w:ascii="Georgia" w:hAnsi="Georgia"/>
        </w:rPr>
        <w:t xml:space="preserve"> </w:t>
      </w:r>
    </w:ins>
    <w:ins w:id="2428" w:author="Jade Raposa" w:date="2024-10-17T00:59:00Z">
      <w:r>
        <w:rPr>
          <w:rFonts w:ascii="Georgia" w:hAnsi="Georgia"/>
        </w:rPr>
        <w:t>8</w:t>
      </w:r>
    </w:ins>
    <w:ins w:id="2429" w:author="Jade Raposa" w:date="2024-10-17T01:07:00Z">
      <w:r>
        <w:rPr>
          <w:rFonts w:ascii="Georgia" w:hAnsi="Georgia"/>
        </w:rPr>
        <w:t>6</w:t>
      </w:r>
    </w:ins>
    <w:del w:id="2430"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31" w:author="Jade Raposa" w:date="2024-10-17T00:28:00Z">
      <w:r>
        <w:rPr>
          <w:rFonts w:ascii="Georgia" w:hAnsi="Georgia"/>
        </w:rPr>
        <w:delText>7</w:delText>
      </w:r>
    </w:del>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77777777" w:rsidR="008F456D" w:rsidRPr="008F456D" w:rsidRDefault="002B278F">
    <w:pPr>
      <w:pStyle w:val="Header"/>
      <w:tabs>
        <w:tab w:val="clear" w:pos="4680"/>
        <w:tab w:val="clear" w:pos="9360"/>
        <w:tab w:val="right" w:pos="8640"/>
      </w:tabs>
      <w:jc w:val="right"/>
      <w:rPr>
        <w:rFonts w:ascii="Georgia" w:hAnsi="Georgia"/>
        <w:rPrChange w:id="241" w:author="Jade Raposa" w:date="2024-10-16T21:12:00Z">
          <w:rPr/>
        </w:rPrChange>
      </w:rPr>
      <w:pPrChange w:id="242" w:author="Jade Raposa" w:date="2024-10-16T21:13:00Z">
        <w:pPr>
          <w:pStyle w:val="Header"/>
          <w:tabs>
            <w:tab w:val="clear" w:pos="4680"/>
            <w:tab w:val="clear" w:pos="9360"/>
            <w:tab w:val="right" w:pos="8640"/>
          </w:tabs>
        </w:pPr>
      </w:pPrChange>
    </w:pPr>
    <w:ins w:id="243"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4" w:author="Jade Raposa" w:date="2024-10-16T21:22:00Z">
      <w:r>
        <w:t xml:space="preserve"> </w:t>
      </w:r>
    </w:ins>
    <w:ins w:id="245" w:author="Jade Raposa" w:date="2024-10-16T21:48:00Z">
      <w:r>
        <w:rPr>
          <w:rFonts w:ascii="Georgia" w:hAnsi="Georgia"/>
        </w:rPr>
        <w:t>T</w:t>
      </w:r>
    </w:ins>
    <w:ins w:id="246" w:author="Jade Raposa" w:date="2024-10-16T21:49:00Z">
      <w:r>
        <w:rPr>
          <w:rFonts w:ascii="Georgia" w:hAnsi="Georgia"/>
        </w:rPr>
        <w:t>able Of Contents</w:t>
      </w:r>
    </w:ins>
    <w:ins w:id="247" w:author="Jade Raposa" w:date="2024-10-16T21:22:00Z">
      <w:r>
        <w:rPr>
          <w:rFonts w:ascii="Georgia" w:hAnsi="Georgia"/>
        </w:rPr>
        <w:t xml:space="preserve">  |  </w:t>
      </w:r>
    </w:ins>
    <w:ins w:id="248"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77777777" w:rsidR="008F456D" w:rsidRPr="008F456D" w:rsidRDefault="002B278F">
    <w:pPr>
      <w:pStyle w:val="Header"/>
      <w:tabs>
        <w:tab w:val="clear" w:pos="4680"/>
        <w:tab w:val="clear" w:pos="9360"/>
        <w:tab w:val="right" w:pos="8640"/>
      </w:tabs>
      <w:jc w:val="right"/>
      <w:rPr>
        <w:rFonts w:ascii="Georgia" w:hAnsi="Georgia"/>
        <w:rPrChange w:id="253" w:author="Jade Raposa" w:date="2024-10-16T21:12:00Z">
          <w:rPr/>
        </w:rPrChange>
      </w:rPr>
      <w:pPrChange w:id="254" w:author="Jade Raposa" w:date="2024-10-16T21:13:00Z">
        <w:pPr>
          <w:pStyle w:val="Header"/>
          <w:tabs>
            <w:tab w:val="clear" w:pos="4680"/>
            <w:tab w:val="clear" w:pos="9360"/>
            <w:tab w:val="right" w:pos="8640"/>
          </w:tabs>
        </w:pPr>
      </w:pPrChange>
    </w:pPr>
    <w:ins w:id="255"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56" w:author="Jade Raposa" w:date="2024-10-16T21:22:00Z">
      <w:r>
        <w:t xml:space="preserve"> </w:t>
      </w:r>
    </w:ins>
    <w:ins w:id="257" w:author="Jade Raposa" w:date="2024-10-16T21:48:00Z">
      <w:r>
        <w:rPr>
          <w:rFonts w:ascii="Georgia" w:hAnsi="Georgia"/>
        </w:rPr>
        <w:t>T</w:t>
      </w:r>
    </w:ins>
    <w:ins w:id="258" w:author="Jade Raposa" w:date="2024-10-16T21:49:00Z">
      <w:r>
        <w:rPr>
          <w:rFonts w:ascii="Georgia" w:hAnsi="Georgia"/>
        </w:rPr>
        <w:t>able Of Contents</w:t>
      </w:r>
    </w:ins>
    <w:ins w:id="259" w:author="Jade Raposa" w:date="2024-10-16T21:22:00Z">
      <w:r>
        <w:rPr>
          <w:rFonts w:ascii="Georgia" w:hAnsi="Georgia"/>
        </w:rPr>
        <w:t xml:space="preserve">  |  </w:t>
      </w:r>
    </w:ins>
    <w:ins w:id="260" w:author="Jade Raposa" w:date="2024-10-16T21:48:00Z">
      <w:r>
        <w:rPr>
          <w:rFonts w:ascii="Georgia" w:hAnsi="Georgia"/>
        </w:rPr>
        <w:t>x</w:t>
      </w:r>
    </w:ins>
    <w:ins w:id="261"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77777777" w:rsidR="008F456D" w:rsidRPr="008F456D" w:rsidRDefault="002B278F">
    <w:pPr>
      <w:pStyle w:val="Header"/>
      <w:tabs>
        <w:tab w:val="clear" w:pos="4680"/>
        <w:tab w:val="clear" w:pos="9360"/>
        <w:tab w:val="right" w:pos="8640"/>
      </w:tabs>
      <w:jc w:val="right"/>
      <w:rPr>
        <w:rFonts w:ascii="Georgia" w:hAnsi="Georgia"/>
        <w:rPrChange w:id="290" w:author="Jade Raposa" w:date="2024-10-16T21:12:00Z">
          <w:rPr/>
        </w:rPrChange>
      </w:rPr>
      <w:pPrChange w:id="291" w:author="Jade Raposa" w:date="2024-10-16T21:13:00Z">
        <w:pPr>
          <w:pStyle w:val="Header"/>
          <w:tabs>
            <w:tab w:val="clear" w:pos="4680"/>
            <w:tab w:val="clear" w:pos="9360"/>
            <w:tab w:val="right" w:pos="8640"/>
          </w:tabs>
        </w:pPr>
      </w:pPrChange>
    </w:pPr>
    <w:ins w:id="292"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93" w:author="Jade Raposa" w:date="2024-10-16T21:22:00Z">
      <w:r>
        <w:t xml:space="preserve"> </w:t>
      </w:r>
    </w:ins>
    <w:ins w:id="294" w:author="Jade Raposa" w:date="2024-10-16T21:51:00Z">
      <w:r>
        <w:rPr>
          <w:rFonts w:ascii="Georgia" w:hAnsi="Georgia"/>
        </w:rPr>
        <w:t xml:space="preserve">List Of </w:t>
      </w:r>
    </w:ins>
    <w:ins w:id="295" w:author="Jade Raposa" w:date="2024-10-16T21:52:00Z">
      <w:r>
        <w:rPr>
          <w:rFonts w:ascii="Georgia" w:hAnsi="Georgia"/>
        </w:rPr>
        <w:t>Figures</w:t>
      </w:r>
    </w:ins>
    <w:ins w:id="296" w:author="Jade Raposa" w:date="2024-10-16T21:22:00Z">
      <w:r>
        <w:rPr>
          <w:rFonts w:ascii="Georgia" w:hAnsi="Georgia"/>
        </w:rPr>
        <w:t xml:space="preserve">  |  </w:t>
      </w:r>
    </w:ins>
    <w:ins w:id="297" w:author="Jade Raposa" w:date="2024-10-16T21:48:00Z">
      <w:r>
        <w:rPr>
          <w:rFonts w:ascii="Georgia" w:hAnsi="Georgia"/>
        </w:rPr>
        <w:t>x</w:t>
      </w:r>
    </w:ins>
    <w:ins w:id="298" w:author="Jade Raposa" w:date="2024-10-16T21:49:00Z">
      <w:r>
        <w:rPr>
          <w:rFonts w:ascii="Georgia" w:hAnsi="Georgia"/>
        </w:rPr>
        <w:t>i</w:t>
      </w:r>
    </w:ins>
    <w:ins w:id="299"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77777777" w:rsidR="008F456D" w:rsidRPr="008F456D" w:rsidRDefault="002B278F">
    <w:pPr>
      <w:pStyle w:val="Header"/>
      <w:tabs>
        <w:tab w:val="clear" w:pos="4680"/>
        <w:tab w:val="clear" w:pos="9360"/>
        <w:tab w:val="right" w:pos="8640"/>
      </w:tabs>
      <w:jc w:val="right"/>
      <w:rPr>
        <w:rFonts w:ascii="Georgia" w:hAnsi="Georgia"/>
        <w:rPrChange w:id="340" w:author="Jade Raposa" w:date="2024-10-16T21:12:00Z">
          <w:rPr/>
        </w:rPrChange>
      </w:rPr>
      <w:pPrChange w:id="341" w:author="Jade Raposa" w:date="2024-10-16T21:13:00Z">
        <w:pPr>
          <w:pStyle w:val="Header"/>
          <w:tabs>
            <w:tab w:val="clear" w:pos="4680"/>
            <w:tab w:val="clear" w:pos="9360"/>
            <w:tab w:val="right" w:pos="8640"/>
          </w:tabs>
        </w:pPr>
      </w:pPrChange>
    </w:pPr>
    <w:ins w:id="342"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43" w:author="Jade Raposa" w:date="2024-10-16T21:22:00Z">
      <w:r>
        <w:t xml:space="preserve"> </w:t>
      </w:r>
    </w:ins>
    <w:ins w:id="344" w:author="Jade Raposa" w:date="2024-10-16T21:51:00Z">
      <w:r>
        <w:rPr>
          <w:rFonts w:ascii="Georgia" w:hAnsi="Georgia"/>
        </w:rPr>
        <w:t>List Of Tables</w:t>
      </w:r>
    </w:ins>
    <w:ins w:id="345" w:author="Jade Raposa" w:date="2024-10-16T21:22:00Z">
      <w:r>
        <w:rPr>
          <w:rFonts w:ascii="Georgia" w:hAnsi="Georgia"/>
        </w:rPr>
        <w:t xml:space="preserve">  |  </w:t>
      </w:r>
    </w:ins>
    <w:ins w:id="346" w:author="Jade Raposa" w:date="2024-10-16T21:48:00Z">
      <w:r>
        <w:rPr>
          <w:rFonts w:ascii="Georgia" w:hAnsi="Georgia"/>
        </w:rPr>
        <w:t>x</w:t>
      </w:r>
    </w:ins>
    <w:ins w:id="347" w:author="Jade Raposa" w:date="2024-10-16T21:49:00Z">
      <w:r>
        <w:rPr>
          <w:rFonts w:ascii="Georgia" w:hAnsi="Georgia"/>
        </w:rPr>
        <w:t>i</w:t>
      </w:r>
    </w:ins>
    <w:ins w:id="348" w:author="Jade Raposa" w:date="2024-10-16T21:50:00Z">
      <w:r>
        <w:rPr>
          <w:rFonts w:ascii="Georgia" w:hAnsi="Georgia"/>
        </w:rPr>
        <w:t>i</w:t>
      </w:r>
    </w:ins>
    <w:ins w:id="349"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77777777" w:rsidR="008F456D" w:rsidRPr="008F456D" w:rsidRDefault="002B278F">
    <w:pPr>
      <w:pStyle w:val="Header"/>
      <w:tabs>
        <w:tab w:val="clear" w:pos="4680"/>
        <w:tab w:val="clear" w:pos="9360"/>
        <w:tab w:val="right" w:pos="8640"/>
      </w:tabs>
      <w:jc w:val="right"/>
      <w:rPr>
        <w:rFonts w:ascii="Georgia" w:hAnsi="Georgia"/>
        <w:rPrChange w:id="360" w:author="Jade Raposa" w:date="2024-10-16T21:12:00Z">
          <w:rPr/>
        </w:rPrChange>
      </w:rPr>
      <w:pPrChange w:id="361" w:author="Jade Raposa" w:date="2024-10-16T21:13:00Z">
        <w:pPr>
          <w:pStyle w:val="Header"/>
          <w:tabs>
            <w:tab w:val="clear" w:pos="4680"/>
            <w:tab w:val="clear" w:pos="9360"/>
            <w:tab w:val="right" w:pos="8640"/>
          </w:tabs>
        </w:pPr>
      </w:pPrChange>
    </w:pPr>
    <w:ins w:id="362"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63" w:author="Jade Raposa" w:date="2024-10-16T21:22:00Z">
      <w:r>
        <w:t xml:space="preserve"> </w:t>
      </w:r>
    </w:ins>
    <w:ins w:id="364" w:author="Jade Raposa" w:date="2024-10-16T21:53:00Z">
      <w:r>
        <w:rPr>
          <w:rFonts w:ascii="Georgia" w:hAnsi="Georgia"/>
        </w:rPr>
        <w:t>List Of Tables</w:t>
      </w:r>
    </w:ins>
    <w:ins w:id="365" w:author="Jade Raposa" w:date="2024-10-16T21:22:00Z">
      <w:r>
        <w:rPr>
          <w:rFonts w:ascii="Georgia" w:hAnsi="Georgia"/>
        </w:rPr>
        <w:t xml:space="preserve">  |  </w:t>
      </w:r>
    </w:ins>
    <w:ins w:id="366" w:author="Jade Raposa" w:date="2024-10-16T21:48:00Z">
      <w:r>
        <w:rPr>
          <w:rFonts w:ascii="Georgia" w:hAnsi="Georgia"/>
        </w:rPr>
        <w:t>x</w:t>
      </w:r>
    </w:ins>
    <w:ins w:id="367" w:author="Jade Raposa" w:date="2024-10-16T21:49:00Z">
      <w:r>
        <w:rPr>
          <w:rFonts w:ascii="Georgia" w:hAnsi="Georgia"/>
        </w:rPr>
        <w:t>i</w:t>
      </w:r>
    </w:ins>
    <w:ins w:id="368"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77777777" w:rsidR="008F456D" w:rsidRDefault="002B278F">
    <w:pPr>
      <w:pStyle w:val="Footer"/>
      <w:jc w:val="right"/>
      <w:rPr>
        <w:del w:id="394" w:author="Jade Raposa" w:date="2024-10-16T23:30:00Z"/>
      </w:rPr>
    </w:pPr>
    <w:ins w:id="395" w:author="Jade Raposa" w:date="2024-10-20T22:21:00Z">
      <w:r>
        <w:rPr>
          <w:rFonts w:ascii="Georgia" w:hAnsi="Georgia"/>
        </w:rPr>
        <w:t>Descri</w:t>
      </w:r>
    </w:ins>
    <w:ins w:id="396" w:author="Jade Raposa" w:date="2024-10-20T22:22:00Z">
      <w:r>
        <w:rPr>
          <w:rFonts w:ascii="Georgia" w:hAnsi="Georgia"/>
        </w:rPr>
        <w:t>ption of the Proposed System</w:t>
      </w:r>
    </w:ins>
    <w:ins w:id="397" w:author="Jade Raposa" w:date="2024-10-16T23:37:00Z">
      <w:r>
        <w:rPr>
          <w:rFonts w:ascii="Georgia" w:hAnsi="Georgia"/>
        </w:rPr>
        <w:t xml:space="preserve"> | </w:t>
      </w:r>
    </w:ins>
    <w:ins w:id="398" w:author="Jade Raposa" w:date="2024-10-16T23:35:00Z">
      <w:r>
        <w:rPr>
          <w:rFonts w:ascii="Georgia" w:hAnsi="Georgia"/>
          <w:rPrChange w:id="399" w:author="Jade Raposa" w:date="2024-10-16T23:35:00Z">
            <w:rPr/>
          </w:rPrChange>
        </w:rPr>
        <w:t xml:space="preserve"> </w:t>
      </w:r>
    </w:ins>
    <w:r>
      <w:rPr>
        <w:noProof/>
        <w:rPrChange w:id="400"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401" w:author="Jade Raposa" w:date="2024-10-16T23:37:00Z">
      <w:r>
        <w:rPr>
          <w:rFonts w:ascii="Georgia" w:hAnsi="Georgia"/>
        </w:rPr>
        <w:t>4</w:t>
      </w:r>
    </w:ins>
    <w:del w:id="402"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403" w:author="Jade Raposa" w:date="2024-10-16T23:30:00Z"/>
        <w:rFonts w:ascii="Georgia" w:hAnsi="Georgia"/>
      </w:rPr>
    </w:pPr>
    <w:del w:id="404"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405" w:author="Jade Raposa" w:date="2024-10-16T23:29:00Z"/>
        <w:rFonts w:ascii="Georgia" w:hAnsi="Georgia"/>
      </w:rPr>
      <w:pPrChange w:id="406" w:author="Jade Raposa" w:date="2024-10-16T23:29:00Z">
        <w:pPr>
          <w:pStyle w:val="Footer"/>
          <w:jc w:val="both"/>
        </w:pPr>
      </w:pPrChange>
    </w:pPr>
    <w:del w:id="407" w:author="Jade Raposa" w:date="2024-10-16T23:29:00Z">
      <w:r>
        <w:rPr>
          <w:rFonts w:ascii="Georgia" w:hAnsi="Georgia"/>
        </w:rPr>
        <w:tab/>
      </w:r>
      <w:r>
        <w:rPr>
          <w:rFonts w:ascii="Georgia" w:hAnsi="Georgia"/>
        </w:rPr>
        <w:tab/>
        <w:delText xml:space="preserve">Project Context | </w:delText>
      </w:r>
    </w:del>
    <w:customXmlDelRangeStart w:id="408" w:author="Jade Raposa" w:date="2024-10-16T23:29:00Z"/>
    <w:sdt>
      <w:sdtPr>
        <w:id w:val="303517692"/>
        <w:docPartObj>
          <w:docPartGallery w:val="AutoText"/>
        </w:docPartObj>
      </w:sdtPr>
      <w:sdtEndPr>
        <w:rPr>
          <w:rFonts w:ascii="Georgia" w:hAnsi="Georgia"/>
        </w:rPr>
      </w:sdtEndPr>
      <w:sdtContent>
        <w:customXmlDelRangeEnd w:id="408"/>
        <w:del w:id="409"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10" w:author="Jade Raposa" w:date="2024-10-16T23:29:00Z"/>
      </w:sdtContent>
    </w:sdt>
    <w:customXmlDelRangeEnd w:id="410"/>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11" w:author="Jade Raposa" w:date="2024-10-16T23:39:00Z"/>
            <w:rFonts w:ascii="Georgia" w:hAnsi="Georgia"/>
            <w:rPrChange w:id="412" w:author="Jade Raposa" w:date="2024-10-16T23:39:00Z">
              <w:rPr>
                <w:del w:id="413" w:author="Jade Raposa" w:date="2024-10-16T23:39:00Z"/>
              </w:rPr>
            </w:rPrChange>
          </w:rPr>
        </w:pPr>
        <w:ins w:id="414" w:author="Jade Raposa" w:date="2024-10-16T23:43:00Z">
          <w:r>
            <w:rPr>
              <w:rFonts w:ascii="Georgia" w:hAnsi="Georgia"/>
            </w:rPr>
            <w:t>Description of the Proposed System</w:t>
          </w:r>
        </w:ins>
        <w:ins w:id="415" w:author="Jade Raposa" w:date="2024-10-16T23:41:00Z">
          <w:r>
            <w:rPr>
              <w:rFonts w:ascii="Georgia" w:hAnsi="Georgia"/>
            </w:rPr>
            <w:t xml:space="preserve"> </w:t>
          </w:r>
        </w:ins>
        <w:ins w:id="416" w:author="Jade Raposa" w:date="2024-10-16T23:39:00Z">
          <w:r>
            <w:rPr>
              <w:rFonts w:ascii="Georgia" w:hAnsi="Georgia"/>
              <w:rPrChange w:id="417" w:author="Jade Raposa" w:date="2024-10-16T23:39:00Z">
                <w:rPr/>
              </w:rPrChange>
            </w:rPr>
            <w:t xml:space="preserve"> |</w:t>
          </w:r>
        </w:ins>
        <w:ins w:id="418" w:author="Jade Raposa" w:date="2024-10-16T23:41:00Z">
          <w:r>
            <w:rPr>
              <w:rFonts w:ascii="Georgia" w:hAnsi="Georgia"/>
            </w:rPr>
            <w:t xml:space="preserve"> </w:t>
          </w:r>
        </w:ins>
        <w:ins w:id="419" w:author="Jade Raposa" w:date="2024-10-16T23:39:00Z">
          <w:r>
            <w:rPr>
              <w:rFonts w:ascii="Georgia" w:hAnsi="Georgia"/>
              <w:rPrChange w:id="420"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21" w:author="Jade Raposa" w:date="2024-10-16T23:43:00Z">
          <w:r>
            <w:rPr>
              <w:rFonts w:ascii="Georgia" w:hAnsi="Georgia"/>
            </w:rPr>
            <w:t>8</w:t>
          </w:r>
        </w:ins>
      </w:p>
      <w:p w14:paraId="7FE0C408" w14:textId="77777777" w:rsidR="008F456D" w:rsidRDefault="008F456D">
        <w:pPr>
          <w:pStyle w:val="Header"/>
          <w:jc w:val="right"/>
          <w:rPr>
            <w:del w:id="422" w:author="Jade Raposa" w:date="2024-10-16T23:38:00Z"/>
          </w:rPr>
        </w:pPr>
      </w:p>
      <w:p w14:paraId="6CCD68AE" w14:textId="77777777" w:rsidR="008F456D" w:rsidRDefault="008F456D">
        <w:pPr>
          <w:pStyle w:val="Header"/>
          <w:jc w:val="right"/>
          <w:rPr>
            <w:del w:id="423" w:author="Jade Raposa" w:date="2024-10-16T23:38:00Z"/>
          </w:rPr>
        </w:pPr>
      </w:p>
      <w:p w14:paraId="1F35CC21" w14:textId="77777777" w:rsidR="008F456D" w:rsidRDefault="002B278F">
        <w:pPr>
          <w:pStyle w:val="Header"/>
          <w:jc w:val="right"/>
          <w:rPr>
            <w:rFonts w:ascii="Georgia" w:hAnsi="Georgia"/>
          </w:rPr>
          <w:pPrChange w:id="424" w:author="Jade Raposa" w:date="2024-10-16T23:39:00Z">
            <w:pPr>
              <w:pStyle w:val="Header"/>
              <w:ind w:firstLine="2880"/>
              <w:jc w:val="both"/>
            </w:pPr>
          </w:pPrChange>
        </w:pPr>
        <w:del w:id="425"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55" w:author="Jade Raposa" w:date="2024-10-16T23:44:00Z">
        <w:pPr>
          <w:pStyle w:val="Footer"/>
          <w:jc w:val="both"/>
        </w:pPr>
      </w:pPrChange>
    </w:pPr>
    <w:ins w:id="456" w:author="Jade Raposa" w:date="2024-10-16T23:44:00Z">
      <w:r>
        <w:rPr>
          <w:rFonts w:ascii="Georgia" w:hAnsi="Georgia"/>
        </w:rPr>
        <w:t>Purpose and Description  |  10</w:t>
      </w:r>
    </w:ins>
    <w:del w:id="457" w:author="Jade Raposa" w:date="2024-10-16T23:44:00Z">
      <w:r>
        <w:rPr>
          <w:rFonts w:ascii="Georgia" w:hAnsi="Georgia"/>
        </w:rPr>
        <w:tab/>
      </w:r>
      <w:r>
        <w:rPr>
          <w:rFonts w:ascii="Georgia" w:hAnsi="Georgia"/>
        </w:rPr>
        <w:tab/>
        <w:delText xml:space="preserve">Purpose and Description | </w:delText>
      </w:r>
    </w:del>
    <w:customXmlDelRangeStart w:id="458" w:author="Jade Raposa" w:date="2024-10-16T23:44:00Z"/>
    <w:sdt>
      <w:sdtPr>
        <w:id w:val="-1671177837"/>
        <w:docPartObj>
          <w:docPartGallery w:val="AutoText"/>
        </w:docPartObj>
      </w:sdtPr>
      <w:sdtEndPr>
        <w:rPr>
          <w:rFonts w:ascii="Georgia" w:hAnsi="Georgia"/>
          <w:sz w:val="24"/>
          <w:szCs w:val="24"/>
        </w:rPr>
      </w:sdtEndPr>
      <w:sdtContent>
        <w:customXmlDelRangeEnd w:id="458"/>
        <w:del w:id="459" w:author="Jade Raposa" w:date="2024-10-16T23:44:00Z">
          <w:r>
            <w:rPr>
              <w:rFonts w:ascii="Georgia" w:hAnsi="Georgia"/>
              <w:sz w:val="24"/>
              <w:szCs w:val="24"/>
            </w:rPr>
            <w:delText>10</w:delText>
          </w:r>
        </w:del>
        <w:customXmlDelRangeStart w:id="460" w:author="Jade Raposa" w:date="2024-10-16T23:44:00Z"/>
      </w:sdtContent>
    </w:sdt>
    <w:customXmlDelRangeEnd w:id="460"/>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61"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62" w:author="Jade Raposa" w:date="2024-10-16T23:43:00Z">
          <w:r>
            <w:tab/>
            <w:delText xml:space="preserve">                                                                               </w:delText>
          </w:r>
          <w:r>
            <w:rPr>
              <w:rFonts w:ascii="Georgia" w:hAnsi="Georgia"/>
            </w:rPr>
            <w:delText>Statement of the Problem and Objective of the Study | 9</w:delText>
          </w:r>
        </w:del>
        <w:ins w:id="463" w:author="Jade Raposa" w:date="2024-10-16T23:43:00Z">
          <w:r>
            <w:t xml:space="preserve"> </w:t>
          </w:r>
          <w:r>
            <w:rPr>
              <w:rFonts w:ascii="Georgia" w:hAnsi="Georgia"/>
            </w:rPr>
            <w:t>Statement of the Problem and Objective of the Study  |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77777777" w:rsidR="008F456D" w:rsidRPr="008F456D" w:rsidRDefault="008F456D">
    <w:pPr>
      <w:pStyle w:val="Header"/>
      <w:tabs>
        <w:tab w:val="clear" w:pos="4680"/>
        <w:tab w:val="clear" w:pos="9360"/>
        <w:tab w:val="right" w:pos="8640"/>
      </w:tabs>
      <w:jc w:val="right"/>
      <w:rPr>
        <w:rFonts w:ascii="Georgia" w:hAnsi="Georgia"/>
        <w:rPrChange w:id="18" w:author="Jade Raposa" w:date="2024-10-16T21:12:00Z">
          <w:rPr/>
        </w:rPrChange>
      </w:rPr>
      <w:pPrChange w:id="19"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7777777" w:rsidR="008F456D" w:rsidRDefault="002B278F">
    <w:pPr>
      <w:pStyle w:val="Footer"/>
      <w:jc w:val="right"/>
      <w:rPr>
        <w:rFonts w:ascii="Georgia" w:hAnsi="Georgia"/>
      </w:rPr>
      <w:pPrChange w:id="471" w:author="Jade Raposa" w:date="2024-10-16T23:55:00Z">
        <w:pPr>
          <w:pStyle w:val="Footer"/>
        </w:pPr>
      </w:pPrChange>
    </w:pPr>
    <w:ins w:id="472" w:author="Jade Raposa" w:date="2024-10-16T23:55:00Z">
      <w:r>
        <w:rPr>
          <w:rFonts w:ascii="Georgia" w:hAnsi="Georgia"/>
          <w:rPrChange w:id="473" w:author="Jade Raposa" w:date="2024-10-16T23:55:00Z">
            <w:rPr/>
          </w:rPrChange>
        </w:rPr>
        <w:t>Source Data</w:t>
      </w:r>
    </w:ins>
    <w:ins w:id="474" w:author="Jade Raposa" w:date="2024-10-16T23:56:00Z">
      <w:r>
        <w:rPr>
          <w:rFonts w:ascii="Georgia" w:hAnsi="Georgia"/>
        </w:rPr>
        <w:t xml:space="preserve"> </w:t>
      </w:r>
    </w:ins>
    <w:ins w:id="475" w:author="Jade Raposa" w:date="2024-10-16T23:55:00Z">
      <w:r>
        <w:rPr>
          <w:rFonts w:ascii="Georgia" w:hAnsi="Georgia"/>
          <w:rPrChange w:id="476" w:author="Jade Raposa" w:date="2024-10-16T23:55:00Z">
            <w:rPr/>
          </w:rPrChange>
        </w:rPr>
        <w:t xml:space="preserve"> |</w:t>
      </w:r>
    </w:ins>
    <w:ins w:id="477" w:author="Jade Raposa" w:date="2024-10-16T23:56:00Z">
      <w:r>
        <w:rPr>
          <w:rFonts w:ascii="Georgia" w:hAnsi="Georgia"/>
        </w:rPr>
        <w:t xml:space="preserve"> </w:t>
      </w:r>
    </w:ins>
    <w:ins w:id="478" w:author="Jade Raposa" w:date="2024-10-16T23:55:00Z">
      <w:r>
        <w:rPr>
          <w:rFonts w:ascii="Georgia" w:hAnsi="Georgia"/>
          <w:rPrChange w:id="479" w:author="Jade Raposa" w:date="2024-10-16T23:55:00Z">
            <w:rPr/>
          </w:rPrChange>
        </w:rPr>
        <w:t xml:space="preserve"> 1</w:t>
      </w:r>
    </w:ins>
    <w:r>
      <w:rPr>
        <w:rFonts w:ascii="Georgia" w:hAnsi="Georgia"/>
        <w:noProof/>
        <w:lang w:val="en-US"/>
        <w:rPrChange w:id="480"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612080958" name="Picture 61208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81" w:author="Jade Raposa" w:date="2024-10-16T23:56:00Z">
      <w:r>
        <w:rPr>
          <w:rFonts w:ascii="Georgia" w:hAnsi="Georgia"/>
        </w:rPr>
        <w:t>8</w:t>
      </w:r>
    </w:ins>
    <w:del w:id="482" w:author="Jade Raposa" w:date="2024-10-16T23:55:00Z">
      <w:r>
        <w:rPr>
          <w:rFonts w:ascii="Georgia" w:hAnsi="Georgia"/>
          <w:rPrChange w:id="483" w:author="Jade Raposa" w:date="2024-10-16T23:55:00Z">
            <w:rPr/>
          </w:rPrChange>
        </w:rPr>
        <w:tab/>
      </w:r>
      <w:r>
        <w:rPr>
          <w:rFonts w:ascii="Georgia" w:hAnsi="Georgia"/>
          <w:rPrChange w:id="484"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77777777" w:rsidR="008F456D" w:rsidRDefault="002B278F">
    <w:pPr>
      <w:pStyle w:val="Footer"/>
      <w:jc w:val="right"/>
      <w:rPr>
        <w:rFonts w:ascii="Georgia" w:hAnsi="Georgia"/>
      </w:rPr>
      <w:pPrChange w:id="485" w:author="Jade Raposa" w:date="2024-10-16T23:54:00Z">
        <w:pPr>
          <w:pStyle w:val="Footer"/>
        </w:pPr>
      </w:pPrChange>
    </w:pPr>
    <w:ins w:id="486"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1539475570" name="Picture 153947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87"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77777777" w:rsidR="008F456D" w:rsidRPr="008F456D" w:rsidRDefault="002B278F">
    <w:pPr>
      <w:pStyle w:val="Footer"/>
      <w:jc w:val="right"/>
      <w:rPr>
        <w:rFonts w:ascii="Georgia" w:hAnsi="Georgia"/>
        <w:lang w:val="en-US"/>
        <w:rPrChange w:id="495" w:author="Jade Raposa" w:date="2024-10-16T23:57:00Z">
          <w:rPr>
            <w:rFonts w:ascii="Georgia" w:hAnsi="Georgia"/>
          </w:rPr>
        </w:rPrChange>
      </w:rPr>
      <w:pPrChange w:id="496" w:author="Jade Raposa" w:date="2024-10-16T23:56:00Z">
        <w:pPr>
          <w:pStyle w:val="Footer"/>
        </w:pPr>
      </w:pPrChange>
    </w:pPr>
    <w:ins w:id="497" w:author="Jade Raposa" w:date="2024-10-16T23:57:00Z">
      <w:r>
        <w:rPr>
          <w:rFonts w:ascii="Georgia" w:hAnsi="Georgia"/>
          <w:rPrChange w:id="498" w:author="Jade Raposa" w:date="2024-10-16T23:57:00Z">
            <w:rPr/>
          </w:rPrChange>
        </w:rPr>
        <w:t>Surve Results</w:t>
      </w:r>
      <w:r>
        <w:rPr>
          <w:rFonts w:ascii="Georgia" w:hAnsi="Georgia"/>
        </w:rPr>
        <w:t xml:space="preserve"> </w:t>
      </w:r>
      <w:r>
        <w:rPr>
          <w:rFonts w:ascii="Georgia" w:hAnsi="Georgia"/>
          <w:rPrChange w:id="499" w:author="Jade Raposa" w:date="2024-10-16T23:57:00Z">
            <w:rPr/>
          </w:rPrChange>
        </w:rPr>
        <w:t xml:space="preserve"> | </w:t>
      </w:r>
      <w:r>
        <w:rPr>
          <w:rFonts w:ascii="Georgia" w:hAnsi="Georgia"/>
        </w:rPr>
        <w:t xml:space="preserve"> </w:t>
      </w:r>
      <w:r>
        <w:rPr>
          <w:rFonts w:ascii="Georgia" w:hAnsi="Georgia"/>
          <w:rPrChange w:id="500" w:author="Jade Raposa" w:date="2024-10-16T23:57:00Z">
            <w:rPr/>
          </w:rPrChange>
        </w:rPr>
        <w:t>20</w:t>
      </w:r>
    </w:ins>
    <w:r>
      <w:rPr>
        <w:rFonts w:ascii="Georgia" w:hAnsi="Georgia"/>
        <w:noProof/>
        <w:lang w:val="en-US"/>
        <w:rPrChange w:id="501"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02" w:author="Jade Raposa" w:date="2024-10-16T23:56:00Z">
      <w:r>
        <w:rPr>
          <w:rFonts w:ascii="Georgia" w:hAnsi="Georgia"/>
          <w:lang w:val="en-US"/>
          <w:rPrChange w:id="503" w:author="Jade Raposa" w:date="2024-10-16T23:57:00Z">
            <w:rPr/>
          </w:rPrChange>
        </w:rPr>
        <w:tab/>
      </w:r>
      <w:r>
        <w:rPr>
          <w:rFonts w:ascii="Georgia" w:hAnsi="Georgia"/>
          <w:lang w:val="en-US"/>
          <w:rPrChange w:id="504" w:author="Jade Raposa" w:date="2024-10-16T23:57:00Z">
            <w:rPr/>
          </w:rPrChange>
        </w:rPr>
        <w:tab/>
      </w:r>
      <w:r>
        <w:rPr>
          <w:rFonts w:ascii="Georgia" w:hAnsi="Georgia"/>
          <w:lang w:val="en-US"/>
          <w:rPrChange w:id="505"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77777777" w:rsidR="008F456D" w:rsidRDefault="002B278F">
    <w:pPr>
      <w:pStyle w:val="Footer"/>
      <w:jc w:val="right"/>
      <w:rPr>
        <w:rFonts w:ascii="Georgia" w:hAnsi="Georgia"/>
      </w:rPr>
      <w:pPrChange w:id="506" w:author="Jade Raposa" w:date="2024-10-16T23:56:00Z">
        <w:pPr>
          <w:pStyle w:val="Footer"/>
        </w:pPr>
      </w:pPrChange>
    </w:pPr>
    <w:ins w:id="507" w:author="Jade Raposa" w:date="2024-10-16T23:56:00Z">
      <w:r>
        <w:rPr>
          <w:rFonts w:ascii="Georgia" w:hAnsi="Georgia"/>
          <w:rPrChange w:id="508" w:author="Jade Raposa" w:date="2024-10-16T23:56:00Z">
            <w:rPr/>
          </w:rPrChange>
        </w:rPr>
        <w:t xml:space="preserve">Survey Results </w:t>
      </w:r>
      <w:r>
        <w:rPr>
          <w:rFonts w:ascii="Georgia" w:hAnsi="Georgia"/>
        </w:rPr>
        <w:t xml:space="preserve"> </w:t>
      </w:r>
      <w:r>
        <w:rPr>
          <w:rFonts w:ascii="Georgia" w:hAnsi="Georgia"/>
          <w:rPrChange w:id="509" w:author="Jade Raposa" w:date="2024-10-16T23:56:00Z">
            <w:rPr/>
          </w:rPrChange>
        </w:rPr>
        <w:t xml:space="preserve">| </w:t>
      </w:r>
      <w:r>
        <w:rPr>
          <w:rFonts w:ascii="Georgia" w:hAnsi="Georgia"/>
        </w:rPr>
        <w:t xml:space="preserve"> </w:t>
      </w:r>
      <w:r>
        <w:rPr>
          <w:rFonts w:ascii="Georgia" w:hAnsi="Georgia"/>
          <w:rPrChange w:id="510"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11" w:author="Jade Raposa" w:date="2024-10-16T23:56:00Z"/>
    <w:sdt>
      <w:sdtPr>
        <w:rPr>
          <w:rFonts w:ascii="Georgia" w:hAnsi="Georgia"/>
        </w:rPr>
        <w:id w:val="-307252720"/>
        <w:docPartObj>
          <w:docPartGallery w:val="AutoText"/>
        </w:docPartObj>
      </w:sdtPr>
      <w:sdtContent>
        <w:customXmlDelRangeEnd w:id="511"/>
        <w:customXmlDelRangeStart w:id="512" w:author="Jade Raposa" w:date="2024-10-16T23:56:00Z"/>
      </w:sdtContent>
    </w:sdt>
    <w:customXmlDelRangeEnd w:id="512"/>
    <w:del w:id="513" w:author="Jade Raposa" w:date="2024-10-16T23:56:00Z">
      <w:r>
        <w:rPr>
          <w:rFonts w:ascii="Georgia" w:hAnsi="Georgia"/>
          <w:rPrChange w:id="514"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77777777" w:rsidR="008F456D" w:rsidRPr="008F456D" w:rsidRDefault="002B278F">
    <w:pPr>
      <w:pStyle w:val="Footer"/>
      <w:jc w:val="right"/>
      <w:rPr>
        <w:rFonts w:ascii="Georgia" w:hAnsi="Georgia"/>
        <w:lang w:val="en-US"/>
        <w:rPrChange w:id="515" w:author="Jade Raposa" w:date="2024-10-16T23:59:00Z">
          <w:rPr>
            <w:rFonts w:ascii="Georgia" w:hAnsi="Georgia"/>
          </w:rPr>
        </w:rPrChange>
      </w:rPr>
      <w:pPrChange w:id="516" w:author="Jade Raposa" w:date="2024-10-16T23:59:00Z">
        <w:pPr>
          <w:pStyle w:val="Footer"/>
        </w:pPr>
      </w:pPrChange>
    </w:pPr>
    <w:ins w:id="517" w:author="Jade Raposa" w:date="2024-10-16T23:59:00Z">
      <w:r>
        <w:rPr>
          <w:rFonts w:ascii="Georgia" w:hAnsi="Georgia"/>
          <w:rPrChange w:id="518" w:author="Jade Raposa" w:date="2024-10-16T23:59:00Z">
            <w:rPr/>
          </w:rPrChange>
        </w:rPr>
        <w:t>Surve</w:t>
      </w:r>
    </w:ins>
    <w:ins w:id="519" w:author="Jade Raposa" w:date="2024-10-18T22:45:00Z">
      <w:r>
        <w:rPr>
          <w:rFonts w:ascii="Georgia" w:hAnsi="Georgia"/>
        </w:rPr>
        <w:t>y</w:t>
      </w:r>
    </w:ins>
    <w:ins w:id="520" w:author="Jade Raposa" w:date="2024-10-16T23:59:00Z">
      <w:r>
        <w:rPr>
          <w:rFonts w:ascii="Georgia" w:hAnsi="Georgia"/>
          <w:rPrChange w:id="521" w:author="Jade Raposa" w:date="2024-10-16T23:59:00Z">
            <w:rPr/>
          </w:rPrChange>
        </w:rPr>
        <w:t xml:space="preserve"> Results </w:t>
      </w:r>
      <w:r>
        <w:rPr>
          <w:rFonts w:ascii="Georgia" w:hAnsi="Georgia"/>
        </w:rPr>
        <w:t xml:space="preserve"> </w:t>
      </w:r>
      <w:r>
        <w:rPr>
          <w:rFonts w:ascii="Georgia" w:hAnsi="Georgia"/>
          <w:rPrChange w:id="522" w:author="Jade Raposa" w:date="2024-10-16T23:59:00Z">
            <w:rPr/>
          </w:rPrChange>
        </w:rPr>
        <w:t xml:space="preserve">| </w:t>
      </w:r>
      <w:r>
        <w:rPr>
          <w:rFonts w:ascii="Georgia" w:hAnsi="Georgia"/>
        </w:rPr>
        <w:t xml:space="preserve"> </w:t>
      </w:r>
      <w:r>
        <w:rPr>
          <w:rFonts w:ascii="Georgia" w:hAnsi="Georgia"/>
          <w:rPrChange w:id="523" w:author="Jade Raposa" w:date="2024-10-16T23:59:00Z">
            <w:rPr/>
          </w:rPrChange>
        </w:rPr>
        <w:t>22</w:t>
      </w:r>
    </w:ins>
    <w:r>
      <w:rPr>
        <w:rFonts w:ascii="Georgia" w:hAnsi="Georgia"/>
        <w:noProof/>
        <w:lang w:val="en-US"/>
        <w:rPrChange w:id="524"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25" w:author="Jade Raposa" w:date="2024-10-16T23:58:00Z">
      <w:r>
        <w:rPr>
          <w:rFonts w:ascii="Georgia" w:hAnsi="Georgia"/>
          <w:lang w:val="en-US"/>
          <w:rPrChange w:id="526" w:author="Jade Raposa" w:date="2024-10-16T23:59:00Z">
            <w:rPr/>
          </w:rPrChange>
        </w:rPr>
        <w:tab/>
      </w:r>
      <w:r>
        <w:rPr>
          <w:rFonts w:ascii="Georgia" w:hAnsi="Georgia"/>
          <w:lang w:val="en-US"/>
          <w:rPrChange w:id="527" w:author="Jade Raposa" w:date="2024-10-16T23:59:00Z">
            <w:rPr/>
          </w:rPrChange>
        </w:rPr>
        <w:tab/>
      </w:r>
      <w:r>
        <w:rPr>
          <w:rFonts w:ascii="Georgia" w:hAnsi="Georgia"/>
          <w:lang w:val="en-US"/>
          <w:rPrChange w:id="528"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77777777" w:rsidR="008F456D" w:rsidRDefault="002B278F">
    <w:pPr>
      <w:pStyle w:val="Footer"/>
      <w:jc w:val="right"/>
      <w:rPr>
        <w:rFonts w:ascii="Georgia" w:hAnsi="Georgia"/>
      </w:rPr>
      <w:pPrChange w:id="529"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30" w:author="Jade Raposa" w:date="2024-10-16T23:58:00Z">
      <w:r>
        <w:t xml:space="preserve"> </w:t>
      </w:r>
      <w:r>
        <w:rPr>
          <w:rFonts w:ascii="Georgia" w:hAnsi="Georgia"/>
        </w:rPr>
        <w:t>Survey Results  |  21</w:t>
      </w:r>
    </w:ins>
    <w:del w:id="531"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77777777" w:rsidR="008F456D" w:rsidRPr="008F456D" w:rsidRDefault="002B278F">
    <w:pPr>
      <w:pStyle w:val="Footer"/>
      <w:jc w:val="right"/>
      <w:rPr>
        <w:rFonts w:ascii="Georgia" w:hAnsi="Georgia"/>
        <w:lang w:val="en-US"/>
        <w:rPrChange w:id="532" w:author="Jade Raposa" w:date="2024-10-17T00:00:00Z">
          <w:rPr>
            <w:rFonts w:ascii="Georgia" w:hAnsi="Georgia"/>
          </w:rPr>
        </w:rPrChange>
      </w:rPr>
      <w:pPrChange w:id="533" w:author="Jade Raposa" w:date="2024-10-17T00:00:00Z">
        <w:pPr>
          <w:pStyle w:val="Footer"/>
        </w:pPr>
      </w:pPrChange>
    </w:pPr>
    <w:ins w:id="534" w:author="Jade Raposa" w:date="2024-10-17T00:00:00Z">
      <w:r>
        <w:rPr>
          <w:rFonts w:ascii="Georgia" w:hAnsi="Georgia"/>
          <w:rPrChange w:id="535" w:author="Jade Raposa" w:date="2024-10-17T00:00:00Z">
            <w:rPr/>
          </w:rPrChange>
        </w:rPr>
        <w:t>Surve</w:t>
      </w:r>
    </w:ins>
    <w:ins w:id="536" w:author="Jade Raposa" w:date="2024-10-18T22:45:00Z">
      <w:r>
        <w:rPr>
          <w:rFonts w:ascii="Georgia" w:hAnsi="Georgia"/>
        </w:rPr>
        <w:t>y</w:t>
      </w:r>
    </w:ins>
    <w:ins w:id="537" w:author="Jade Raposa" w:date="2024-10-17T00:00:00Z">
      <w:r>
        <w:rPr>
          <w:rFonts w:ascii="Georgia" w:hAnsi="Georgia"/>
          <w:rPrChange w:id="538" w:author="Jade Raposa" w:date="2024-10-17T00:00:00Z">
            <w:rPr/>
          </w:rPrChange>
        </w:rPr>
        <w:t xml:space="preserve"> Results </w:t>
      </w:r>
      <w:r>
        <w:rPr>
          <w:rFonts w:ascii="Georgia" w:hAnsi="Georgia"/>
        </w:rPr>
        <w:t xml:space="preserve"> </w:t>
      </w:r>
      <w:r>
        <w:rPr>
          <w:rFonts w:ascii="Georgia" w:hAnsi="Georgia"/>
          <w:rPrChange w:id="539" w:author="Jade Raposa" w:date="2024-10-17T00:00:00Z">
            <w:rPr/>
          </w:rPrChange>
        </w:rPr>
        <w:t xml:space="preserve">| </w:t>
      </w:r>
      <w:r>
        <w:rPr>
          <w:rFonts w:ascii="Georgia" w:hAnsi="Georgia"/>
        </w:rPr>
        <w:t xml:space="preserve"> </w:t>
      </w:r>
      <w:r>
        <w:rPr>
          <w:rFonts w:ascii="Georgia" w:hAnsi="Georgia"/>
          <w:rPrChange w:id="540" w:author="Jade Raposa" w:date="2024-10-17T00:00:00Z">
            <w:rPr/>
          </w:rPrChange>
        </w:rPr>
        <w:t>24</w:t>
      </w:r>
    </w:ins>
    <w:r>
      <w:rPr>
        <w:rFonts w:ascii="Georgia" w:hAnsi="Georgia"/>
        <w:noProof/>
        <w:lang w:val="en-US"/>
        <w:rPrChange w:id="541"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42" w:author="Jade Raposa" w:date="2024-10-16T23:59:00Z">
      <w:r>
        <w:rPr>
          <w:rFonts w:ascii="Georgia" w:hAnsi="Georgia"/>
          <w:lang w:val="en-US"/>
          <w:rPrChange w:id="543" w:author="Jade Raposa" w:date="2024-10-17T00:00:00Z">
            <w:rPr/>
          </w:rPrChange>
        </w:rPr>
        <w:tab/>
      </w:r>
      <w:r>
        <w:rPr>
          <w:rFonts w:ascii="Georgia" w:hAnsi="Georgia"/>
          <w:lang w:val="en-US"/>
          <w:rPrChange w:id="544" w:author="Jade Raposa" w:date="2024-10-17T00:00:00Z">
            <w:rPr/>
          </w:rPrChange>
        </w:rPr>
        <w:tab/>
      </w:r>
      <w:r>
        <w:rPr>
          <w:rFonts w:ascii="Georgia" w:hAnsi="Georgia"/>
          <w:lang w:val="en-US"/>
          <w:rPrChange w:id="545"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77777777" w:rsidR="008F456D" w:rsidRPr="008F456D" w:rsidRDefault="002B278F">
    <w:pPr>
      <w:pStyle w:val="Footer"/>
      <w:jc w:val="right"/>
      <w:rPr>
        <w:rFonts w:ascii="Georgia" w:hAnsi="Georgia"/>
        <w:lang w:val="en-US"/>
        <w:rPrChange w:id="546" w:author="Jade Raposa" w:date="2024-10-16T23:59:00Z">
          <w:rPr>
            <w:rFonts w:ascii="Georgia" w:hAnsi="Georgia"/>
          </w:rPr>
        </w:rPrChange>
      </w:rPr>
      <w:pPrChange w:id="547" w:author="Jade Raposa" w:date="2024-10-16T23:59:00Z">
        <w:pPr>
          <w:pStyle w:val="Footer"/>
        </w:pPr>
      </w:pPrChange>
    </w:pPr>
    <w:ins w:id="548" w:author="Jade Raposa" w:date="2024-10-16T23:59:00Z">
      <w:r>
        <w:rPr>
          <w:rFonts w:ascii="Georgia" w:hAnsi="Georgia"/>
          <w:rPrChange w:id="549" w:author="Jade Raposa" w:date="2024-10-16T23:59:00Z">
            <w:rPr/>
          </w:rPrChange>
        </w:rPr>
        <w:t xml:space="preserve">Survey Results </w:t>
      </w:r>
      <w:r>
        <w:rPr>
          <w:rFonts w:ascii="Georgia" w:hAnsi="Georgia"/>
        </w:rPr>
        <w:t xml:space="preserve"> </w:t>
      </w:r>
      <w:r>
        <w:rPr>
          <w:rFonts w:ascii="Georgia" w:hAnsi="Georgia"/>
          <w:rPrChange w:id="550" w:author="Jade Raposa" w:date="2024-10-16T23:59:00Z">
            <w:rPr/>
          </w:rPrChange>
        </w:rPr>
        <w:t xml:space="preserve">| </w:t>
      </w:r>
      <w:r>
        <w:rPr>
          <w:rFonts w:ascii="Georgia" w:hAnsi="Georgia"/>
        </w:rPr>
        <w:t xml:space="preserve"> </w:t>
      </w:r>
      <w:r>
        <w:rPr>
          <w:rFonts w:ascii="Georgia" w:hAnsi="Georgia"/>
          <w:rPrChange w:id="551"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52" w:author="Jade Raposa" w:date="2024-10-16T23:59:00Z"/>
    <w:sdt>
      <w:sdtPr>
        <w:rPr>
          <w:rFonts w:ascii="Georgia" w:hAnsi="Georgia"/>
          <w:lang w:val="en-US"/>
        </w:rPr>
        <w:id w:val="-157313612"/>
        <w:docPartObj>
          <w:docPartGallery w:val="AutoText"/>
        </w:docPartObj>
      </w:sdtPr>
      <w:sdtContent>
        <w:customXmlDelRangeEnd w:id="552"/>
        <w:customXmlDelRangeStart w:id="553" w:author="Jade Raposa" w:date="2024-10-16T23:59:00Z"/>
      </w:sdtContent>
    </w:sdt>
    <w:customXmlDelRangeEnd w:id="553"/>
    <w:del w:id="554" w:author="Jade Raposa" w:date="2024-10-16T23:59:00Z">
      <w:r>
        <w:rPr>
          <w:rFonts w:ascii="Georgia" w:hAnsi="Georgia"/>
          <w:lang w:val="en-US"/>
          <w:rPrChange w:id="555" w:author="Jade Raposa" w:date="2024-10-16T23:59:00Z">
            <w:rPr>
              <w:rFonts w:ascii="Georgia" w:hAnsi="Georgia"/>
            </w:rPr>
          </w:rPrChange>
        </w:rPr>
        <w:delText xml:space="preserve"> </w:delText>
      </w:r>
      <w:r>
        <w:rPr>
          <w:rFonts w:ascii="Georgia" w:hAnsi="Georgia"/>
          <w:lang w:val="en-US"/>
          <w:rPrChange w:id="556"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77777777" w:rsidR="008F456D" w:rsidRPr="008F456D" w:rsidRDefault="002B278F">
    <w:pPr>
      <w:pStyle w:val="Footer"/>
      <w:jc w:val="right"/>
      <w:rPr>
        <w:rFonts w:ascii="Georgia" w:hAnsi="Georgia"/>
        <w:lang w:val="en-US"/>
        <w:rPrChange w:id="557" w:author="Jade Raposa" w:date="2024-10-17T00:01:00Z">
          <w:rPr>
            <w:rFonts w:ascii="Georgia" w:hAnsi="Georgia"/>
          </w:rPr>
        </w:rPrChange>
      </w:rPr>
      <w:pPrChange w:id="558" w:author="Jade Raposa" w:date="2024-10-17T00:01:00Z">
        <w:pPr>
          <w:pStyle w:val="Footer"/>
        </w:pPr>
      </w:pPrChange>
    </w:pPr>
    <w:ins w:id="559" w:author="Jade Raposa" w:date="2024-10-17T00:01:00Z">
      <w:r>
        <w:rPr>
          <w:rFonts w:ascii="Georgia" w:hAnsi="Georgia"/>
          <w:rPrChange w:id="560" w:author="Jade Raposa" w:date="2024-10-17T00:01:00Z">
            <w:rPr/>
          </w:rPrChange>
        </w:rPr>
        <w:t>Survey Results</w:t>
      </w:r>
      <w:r>
        <w:rPr>
          <w:rFonts w:ascii="Georgia" w:hAnsi="Georgia"/>
        </w:rPr>
        <w:t xml:space="preserve"> </w:t>
      </w:r>
      <w:r>
        <w:rPr>
          <w:rFonts w:ascii="Georgia" w:hAnsi="Georgia"/>
          <w:rPrChange w:id="561" w:author="Jade Raposa" w:date="2024-10-17T00:01:00Z">
            <w:rPr/>
          </w:rPrChange>
        </w:rPr>
        <w:t xml:space="preserve"> | </w:t>
      </w:r>
      <w:r>
        <w:rPr>
          <w:rFonts w:ascii="Georgia" w:hAnsi="Georgia"/>
        </w:rPr>
        <w:t xml:space="preserve"> </w:t>
      </w:r>
      <w:r>
        <w:rPr>
          <w:rFonts w:ascii="Georgia" w:hAnsi="Georgia"/>
          <w:rPrChange w:id="562" w:author="Jade Raposa" w:date="2024-10-17T00:01:00Z">
            <w:rPr/>
          </w:rPrChange>
        </w:rPr>
        <w:t>26</w:t>
      </w:r>
    </w:ins>
    <w:r>
      <w:rPr>
        <w:rFonts w:ascii="Georgia" w:hAnsi="Georgia"/>
        <w:noProof/>
        <w:lang w:val="en-US"/>
        <w:rPrChange w:id="563"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4" w:author="Jade Raposa" w:date="2024-10-17T00:01:00Z">
      <w:r>
        <w:rPr>
          <w:rFonts w:ascii="Georgia" w:hAnsi="Georgia"/>
          <w:lang w:val="en-US"/>
          <w:rPrChange w:id="565" w:author="Jade Raposa" w:date="2024-10-17T00:01:00Z">
            <w:rPr/>
          </w:rPrChange>
        </w:rPr>
        <w:tab/>
      </w:r>
      <w:r>
        <w:rPr>
          <w:rFonts w:ascii="Georgia" w:hAnsi="Georgia"/>
          <w:lang w:val="en-US"/>
          <w:rPrChange w:id="566" w:author="Jade Raposa" w:date="2024-10-17T00:01:00Z">
            <w:rPr/>
          </w:rPrChange>
        </w:rPr>
        <w:tab/>
      </w:r>
      <w:r>
        <w:rPr>
          <w:rFonts w:ascii="Georgia" w:hAnsi="Georgia"/>
          <w:lang w:val="en-US"/>
          <w:rPrChange w:id="567"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77777777" w:rsidR="008F456D" w:rsidRDefault="002B278F">
    <w:pPr>
      <w:pStyle w:val="Footer"/>
      <w:jc w:val="right"/>
      <w:rPr>
        <w:rFonts w:ascii="Georgia" w:hAnsi="Georgia"/>
      </w:rPr>
      <w:pPrChange w:id="568" w:author="Jade Raposa" w:date="2024-10-17T00:00:00Z">
        <w:pPr>
          <w:pStyle w:val="Footer"/>
        </w:pPr>
      </w:pPrChange>
    </w:pPr>
    <w:ins w:id="569"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0"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77777777" w:rsidR="008F456D" w:rsidRPr="008F456D" w:rsidRDefault="002B278F">
    <w:pPr>
      <w:pStyle w:val="Header"/>
      <w:tabs>
        <w:tab w:val="clear" w:pos="4680"/>
        <w:tab w:val="clear" w:pos="9360"/>
        <w:tab w:val="right" w:pos="8640"/>
      </w:tabs>
      <w:jc w:val="right"/>
      <w:rPr>
        <w:rFonts w:ascii="Georgia" w:hAnsi="Georgia"/>
        <w:rPrChange w:id="27" w:author="Jade Raposa" w:date="2024-10-16T21:12:00Z">
          <w:rPr/>
        </w:rPrChange>
      </w:rPr>
      <w:pPrChange w:id="28" w:author="Jade Raposa" w:date="2024-10-16T23:25:00Z">
        <w:pPr>
          <w:pStyle w:val="Header"/>
          <w:tabs>
            <w:tab w:val="clear" w:pos="4680"/>
            <w:tab w:val="clear" w:pos="9360"/>
            <w:tab w:val="right" w:pos="8640"/>
          </w:tabs>
        </w:pPr>
      </w:pPrChange>
    </w:pPr>
    <w:ins w:id="29" w:author="Jade Raposa" w:date="2024-10-16T23:25:00Z">
      <w:r>
        <w:rPr>
          <w:rFonts w:ascii="Georgia" w:hAnsi="Georgia"/>
        </w:rPr>
        <w:t>Recommendation For Capstone Project Final Defense</w:t>
      </w:r>
    </w:ins>
    <w:ins w:id="30"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1"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77777777" w:rsidR="008F456D" w:rsidRPr="008F456D" w:rsidRDefault="002B278F">
    <w:pPr>
      <w:pStyle w:val="Footer"/>
      <w:jc w:val="right"/>
      <w:rPr>
        <w:rFonts w:ascii="Georgia" w:hAnsi="Georgia"/>
        <w:lang w:val="en-US"/>
        <w:rPrChange w:id="572" w:author="Jade Raposa" w:date="2024-10-17T00:04:00Z">
          <w:rPr>
            <w:rFonts w:ascii="Georgia" w:hAnsi="Georgia"/>
          </w:rPr>
        </w:rPrChange>
      </w:rPr>
      <w:pPrChange w:id="573" w:author="Jade Raposa" w:date="2024-10-17T00:04:00Z">
        <w:pPr>
          <w:pStyle w:val="Footer"/>
        </w:pPr>
      </w:pPrChange>
    </w:pPr>
    <w:ins w:id="574" w:author="Jade Raposa" w:date="2024-10-17T00:04:00Z">
      <w:r>
        <w:rPr>
          <w:rFonts w:ascii="Georgia" w:hAnsi="Georgia"/>
          <w:rPrChange w:id="575" w:author="Jade Raposa" w:date="2024-10-17T00:04:00Z">
            <w:rPr/>
          </w:rPrChange>
        </w:rPr>
        <w:t xml:space="preserve">Survey Results </w:t>
      </w:r>
      <w:r>
        <w:rPr>
          <w:rFonts w:ascii="Georgia" w:hAnsi="Georgia"/>
        </w:rPr>
        <w:t xml:space="preserve"> </w:t>
      </w:r>
      <w:r>
        <w:rPr>
          <w:rFonts w:ascii="Georgia" w:hAnsi="Georgia"/>
          <w:rPrChange w:id="576" w:author="Jade Raposa" w:date="2024-10-17T00:04:00Z">
            <w:rPr/>
          </w:rPrChange>
        </w:rPr>
        <w:t xml:space="preserve">| </w:t>
      </w:r>
      <w:r>
        <w:rPr>
          <w:rFonts w:ascii="Georgia" w:hAnsi="Georgia"/>
        </w:rPr>
        <w:t xml:space="preserve"> </w:t>
      </w:r>
      <w:r>
        <w:rPr>
          <w:rFonts w:ascii="Georgia" w:hAnsi="Georgia"/>
          <w:rPrChange w:id="577" w:author="Jade Raposa" w:date="2024-10-17T00:04:00Z">
            <w:rPr/>
          </w:rPrChange>
        </w:rPr>
        <w:t>28</w:t>
      </w:r>
    </w:ins>
    <w:r>
      <w:rPr>
        <w:rFonts w:ascii="Georgia" w:hAnsi="Georgia"/>
        <w:noProof/>
        <w:lang w:val="en-US"/>
        <w:rPrChange w:id="578"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79" w:author="Jade Raposa" w:date="2024-10-17T00:03:00Z">
      <w:r>
        <w:rPr>
          <w:rFonts w:ascii="Georgia" w:hAnsi="Georgia"/>
          <w:lang w:val="en-US"/>
          <w:rPrChange w:id="580" w:author="Jade Raposa" w:date="2024-10-17T00:04:00Z">
            <w:rPr/>
          </w:rPrChange>
        </w:rPr>
        <w:tab/>
      </w:r>
      <w:r>
        <w:rPr>
          <w:rFonts w:ascii="Georgia" w:hAnsi="Georgia"/>
          <w:lang w:val="en-US"/>
          <w:rPrChange w:id="581" w:author="Jade Raposa" w:date="2024-10-17T00:04:00Z">
            <w:rPr/>
          </w:rPrChange>
        </w:rPr>
        <w:tab/>
      </w:r>
      <w:r>
        <w:rPr>
          <w:rFonts w:ascii="Georgia" w:hAnsi="Georgia"/>
          <w:lang w:val="en-US"/>
          <w:rPrChange w:id="582"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77777777" w:rsidR="008F456D" w:rsidRPr="008F456D" w:rsidRDefault="002B278F">
    <w:pPr>
      <w:pStyle w:val="Footer"/>
      <w:jc w:val="right"/>
      <w:rPr>
        <w:rFonts w:ascii="Georgia" w:hAnsi="Georgia"/>
        <w:lang w:val="en-US"/>
        <w:rPrChange w:id="583" w:author="Jade Raposa" w:date="2024-10-17T00:03:00Z">
          <w:rPr>
            <w:rFonts w:ascii="Georgia" w:hAnsi="Georgia"/>
          </w:rPr>
        </w:rPrChange>
      </w:rPr>
      <w:pPrChange w:id="584" w:author="Jade Raposa" w:date="2024-10-17T00:03:00Z">
        <w:pPr>
          <w:pStyle w:val="Footer"/>
        </w:pPr>
      </w:pPrChange>
    </w:pPr>
    <w:ins w:id="585" w:author="Jade Raposa" w:date="2024-10-17T00:03:00Z">
      <w:r>
        <w:rPr>
          <w:rFonts w:ascii="Georgia" w:hAnsi="Georgia"/>
          <w:rPrChange w:id="586" w:author="Jade Raposa" w:date="2024-10-17T00:03:00Z">
            <w:rPr/>
          </w:rPrChange>
        </w:rPr>
        <w:t>Survey Results</w:t>
      </w:r>
      <w:r>
        <w:rPr>
          <w:rFonts w:ascii="Georgia" w:hAnsi="Georgia"/>
        </w:rPr>
        <w:t xml:space="preserve"> </w:t>
      </w:r>
      <w:r>
        <w:rPr>
          <w:rFonts w:ascii="Georgia" w:hAnsi="Georgia"/>
          <w:rPrChange w:id="587" w:author="Jade Raposa" w:date="2024-10-17T00:03:00Z">
            <w:rPr/>
          </w:rPrChange>
        </w:rPr>
        <w:t xml:space="preserve"> | </w:t>
      </w:r>
      <w:r>
        <w:rPr>
          <w:rFonts w:ascii="Georgia" w:hAnsi="Georgia"/>
        </w:rPr>
        <w:t xml:space="preserve"> </w:t>
      </w:r>
      <w:r>
        <w:rPr>
          <w:rFonts w:ascii="Georgia" w:hAnsi="Georgia"/>
          <w:rPrChange w:id="588"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89" w:author="Jade Raposa" w:date="2024-10-17T00:03:00Z"/>
    <w:sdt>
      <w:sdtPr>
        <w:rPr>
          <w:rFonts w:ascii="Georgia" w:hAnsi="Georgia"/>
          <w:lang w:val="en-US"/>
        </w:rPr>
        <w:id w:val="1732730346"/>
        <w:docPartObj>
          <w:docPartGallery w:val="AutoText"/>
        </w:docPartObj>
      </w:sdtPr>
      <w:sdtContent>
        <w:customXmlDelRangeEnd w:id="589"/>
        <w:customXmlDelRangeStart w:id="590" w:author="Jade Raposa" w:date="2024-10-17T00:03:00Z"/>
      </w:sdtContent>
    </w:sdt>
    <w:customXmlDelRangeEnd w:id="590"/>
    <w:del w:id="591" w:author="Jade Raposa" w:date="2024-10-17T00:03:00Z">
      <w:r>
        <w:rPr>
          <w:rFonts w:ascii="Georgia" w:hAnsi="Georgia"/>
          <w:lang w:val="en-US"/>
          <w:rPrChange w:id="592" w:author="Jade Raposa" w:date="2024-10-17T00:03:00Z">
            <w:rPr>
              <w:rFonts w:ascii="Georgia" w:hAnsi="Georgia"/>
            </w:rPr>
          </w:rPrChange>
        </w:rPr>
        <w:delText xml:space="preserve"> </w:delText>
      </w:r>
      <w:r>
        <w:rPr>
          <w:rFonts w:ascii="Georgia" w:hAnsi="Georgia"/>
          <w:lang w:val="en-US"/>
          <w:rPrChange w:id="593"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599" w:author="Jade Raposa" w:date="2024-10-17T00:07:00Z">
      <w:r>
        <w:rPr>
          <w:rFonts w:ascii="Georgia" w:hAnsi="Georgia"/>
        </w:rPr>
        <w:delText xml:space="preserve">Conceptual </w:delText>
      </w:r>
    </w:del>
    <w:ins w:id="600"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7777777" w:rsidR="008F456D" w:rsidRDefault="002B278F">
    <w:pPr>
      <w:pStyle w:val="Footer"/>
      <w:jc w:val="right"/>
      <w:rPr>
        <w:rFonts w:ascii="Georgia" w:hAnsi="Georgia"/>
      </w:rPr>
      <w:pPrChange w:id="601" w:author="Jade Raposa" w:date="2024-10-17T00:04:00Z">
        <w:pPr>
          <w:pStyle w:val="Footer"/>
        </w:pPr>
      </w:pPrChange>
    </w:pPr>
    <w:ins w:id="602" w:author="Jade Raposa" w:date="2024-10-17T00:04:00Z">
      <w:r>
        <w:rPr>
          <w:rFonts w:ascii="Georgia" w:hAnsi="Georgia"/>
        </w:rPr>
        <w:t>Theoretical Framework  |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03"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7777777" w:rsidR="008F456D" w:rsidRDefault="002B278F">
    <w:pPr>
      <w:pStyle w:val="Footer"/>
      <w:jc w:val="right"/>
      <w:rPr>
        <w:rFonts w:ascii="Georgia" w:hAnsi="Georgia"/>
      </w:rPr>
      <w:pPrChange w:id="606" w:author="Jade Raposa" w:date="2024-10-17T00:08:00Z">
        <w:pPr>
          <w:pStyle w:val="Footer"/>
        </w:pPr>
      </w:pPrChange>
    </w:pPr>
    <w:ins w:id="607" w:author="Jade Raposa" w:date="2024-10-17T00:08:00Z">
      <w:r>
        <w:rPr>
          <w:rFonts w:ascii="Georgia" w:hAnsi="Georgia"/>
        </w:rPr>
        <w:t xml:space="preserve">Conceptual Framework  |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608" w:author="Jade Raposa" w:date="2024-10-17T00:08:00Z">
      <w:r>
        <w:rPr>
          <w:rFonts w:ascii="Georgia" w:hAnsi="Georgia"/>
        </w:rPr>
        <w:t>31</w:t>
      </w:r>
    </w:ins>
    <w:del w:id="609"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614" w:author="Jade Raposa" w:date="2024-10-17T00:09:00Z">
      <w:r>
        <w:rPr>
          <w:rFonts w:ascii="Georgia" w:hAnsi="Georgia"/>
        </w:rPr>
        <w:t>2</w:t>
      </w:r>
    </w:ins>
    <w:del w:id="615"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77777777" w:rsidR="008F456D" w:rsidRPr="008F456D" w:rsidRDefault="002B278F">
    <w:pPr>
      <w:pStyle w:val="Footer"/>
      <w:jc w:val="right"/>
      <w:rPr>
        <w:rFonts w:ascii="Georgia" w:hAnsi="Georgia"/>
        <w:lang w:val="en-US"/>
        <w:rPrChange w:id="626" w:author="Jade Raposa" w:date="2024-10-17T00:11:00Z">
          <w:rPr>
            <w:rFonts w:ascii="Georgia" w:hAnsi="Georgia"/>
          </w:rPr>
        </w:rPrChange>
      </w:rPr>
      <w:pPrChange w:id="627" w:author="Jade Raposa" w:date="2024-10-17T00:11:00Z">
        <w:pPr>
          <w:pStyle w:val="Footer"/>
        </w:pPr>
      </w:pPrChange>
    </w:pPr>
    <w:ins w:id="628" w:author="Jade Raposa" w:date="2024-10-17T00:11:00Z">
      <w:r>
        <w:rPr>
          <w:rFonts w:ascii="Georgia" w:hAnsi="Georgia"/>
          <w:rPrChange w:id="629" w:author="Jade Raposa" w:date="2024-10-17T00:11:00Z">
            <w:rPr/>
          </w:rPrChange>
        </w:rPr>
        <w:t xml:space="preserve">Flowchart </w:t>
      </w:r>
      <w:r>
        <w:rPr>
          <w:rFonts w:ascii="Georgia" w:hAnsi="Georgia"/>
        </w:rPr>
        <w:t xml:space="preserve"> </w:t>
      </w:r>
      <w:r>
        <w:rPr>
          <w:rFonts w:ascii="Georgia" w:hAnsi="Georgia"/>
          <w:rPrChange w:id="630" w:author="Jade Raposa" w:date="2024-10-17T00:11:00Z">
            <w:rPr/>
          </w:rPrChange>
        </w:rPr>
        <w:t xml:space="preserve">| </w:t>
      </w:r>
      <w:r>
        <w:rPr>
          <w:rFonts w:ascii="Georgia" w:hAnsi="Georgia"/>
        </w:rPr>
        <w:t xml:space="preserve"> </w:t>
      </w:r>
      <w:r>
        <w:rPr>
          <w:rFonts w:ascii="Georgia" w:hAnsi="Georgia"/>
          <w:rPrChange w:id="631" w:author="Jade Raposa" w:date="2024-10-17T00:11:00Z">
            <w:rPr/>
          </w:rPrChange>
        </w:rPr>
        <w:t>34</w:t>
      </w:r>
    </w:ins>
    <w:r>
      <w:rPr>
        <w:rFonts w:ascii="Georgia" w:hAnsi="Georgia"/>
        <w:noProof/>
        <w:lang w:val="en-US"/>
        <w:rPrChange w:id="632"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33" w:author="Jade Raposa" w:date="2024-10-17T00:11:00Z">
      <w:r>
        <w:rPr>
          <w:rFonts w:ascii="Georgia" w:hAnsi="Georgia"/>
          <w:lang w:val="en-US"/>
          <w:rPrChange w:id="634" w:author="Jade Raposa" w:date="2024-10-17T00:11:00Z">
            <w:rPr/>
          </w:rPrChange>
        </w:rPr>
        <w:tab/>
      </w:r>
      <w:r>
        <w:rPr>
          <w:rFonts w:ascii="Georgia" w:hAnsi="Georgia"/>
          <w:lang w:val="en-US"/>
          <w:rPrChange w:id="635" w:author="Jade Raposa" w:date="2024-10-17T00:11:00Z">
            <w:rPr/>
          </w:rPrChange>
        </w:rPr>
        <w:tab/>
      </w:r>
    </w:del>
    <w:del w:id="636" w:author="Jade Raposa" w:date="2024-10-17T00:10:00Z">
      <w:r>
        <w:rPr>
          <w:rFonts w:ascii="Georgia" w:hAnsi="Georgia"/>
          <w:lang w:val="en-US"/>
          <w:rPrChange w:id="637"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7777777" w:rsidR="008F456D" w:rsidRDefault="002B278F">
    <w:pPr>
      <w:pStyle w:val="Footer"/>
      <w:jc w:val="right"/>
      <w:rPr>
        <w:rFonts w:ascii="Georgia" w:hAnsi="Georgia"/>
      </w:rPr>
      <w:pPrChange w:id="640" w:author="Jade Raposa" w:date="2024-10-17T00:13:00Z">
        <w:pPr>
          <w:pStyle w:val="Footer"/>
        </w:pPr>
      </w:pPrChange>
    </w:pPr>
    <w:ins w:id="641" w:author="Jade Raposa" w:date="2024-10-17T00:13:00Z">
      <w:r>
        <w:rPr>
          <w:rFonts w:ascii="Georgia" w:hAnsi="Georgia"/>
          <w:rPrChange w:id="642" w:author="Jade Raposa" w:date="2024-10-17T00:13:00Z">
            <w:rPr/>
          </w:rPrChange>
        </w:rPr>
        <w:t xml:space="preserve">Sequence Diagram </w:t>
      </w:r>
      <w:r>
        <w:rPr>
          <w:rFonts w:ascii="Georgia" w:hAnsi="Georgia"/>
        </w:rPr>
        <w:t xml:space="preserve"> </w:t>
      </w:r>
      <w:r>
        <w:rPr>
          <w:rFonts w:ascii="Georgia" w:hAnsi="Georgia"/>
          <w:rPrChange w:id="643" w:author="Jade Raposa" w:date="2024-10-17T00:13:00Z">
            <w:rPr/>
          </w:rPrChange>
        </w:rPr>
        <w:t xml:space="preserve">| </w:t>
      </w:r>
      <w:r>
        <w:rPr>
          <w:rFonts w:ascii="Georgia" w:hAnsi="Georgia"/>
        </w:rPr>
        <w:t xml:space="preserve"> </w:t>
      </w:r>
      <w:r>
        <w:rPr>
          <w:rFonts w:ascii="Georgia" w:hAnsi="Georgia"/>
          <w:rPrChange w:id="644" w:author="Jade Raposa" w:date="2024-10-17T00:13:00Z">
            <w:rPr/>
          </w:rPrChange>
        </w:rPr>
        <w:t>38</w:t>
      </w:r>
    </w:ins>
    <w:r>
      <w:rPr>
        <w:rFonts w:ascii="Georgia" w:hAnsi="Georgia"/>
        <w:noProof/>
        <w:lang w:val="en-US"/>
        <w:rPrChange w:id="645"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46" w:author="Jade Raposa" w:date="2024-10-17T00:12:00Z">
      <w:r>
        <w:rPr>
          <w:rFonts w:ascii="Georgia" w:hAnsi="Georgia"/>
          <w:rPrChange w:id="647" w:author="Jade Raposa" w:date="2024-10-17T00:13:00Z">
            <w:rPr/>
          </w:rPrChange>
        </w:rPr>
        <w:tab/>
      </w:r>
      <w:r>
        <w:rPr>
          <w:rFonts w:ascii="Georgia" w:hAnsi="Georgia"/>
          <w:rPrChange w:id="648"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77777777" w:rsidR="008F456D" w:rsidRDefault="002B278F">
    <w:pPr>
      <w:pStyle w:val="Footer"/>
      <w:jc w:val="right"/>
      <w:rPr>
        <w:rFonts w:ascii="Georgia" w:hAnsi="Georgia"/>
      </w:rPr>
      <w:pPrChange w:id="649" w:author="Jade Raposa" w:date="2024-10-17T00:12:00Z">
        <w:pPr>
          <w:pStyle w:val="Footer"/>
        </w:pPr>
      </w:pPrChange>
    </w:pPr>
    <w:ins w:id="650" w:author="Jade Raposa" w:date="2024-10-17T00:12:00Z">
      <w:r>
        <w:rPr>
          <w:rFonts w:ascii="Georgia" w:hAnsi="Georgia"/>
        </w:rPr>
        <w:t>Sequence Diagram  |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51"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77777777" w:rsidR="008F456D" w:rsidRPr="008F456D" w:rsidRDefault="002B278F">
    <w:pPr>
      <w:pStyle w:val="Header"/>
      <w:tabs>
        <w:tab w:val="clear" w:pos="4680"/>
        <w:tab w:val="clear" w:pos="9360"/>
        <w:tab w:val="right" w:pos="8640"/>
      </w:tabs>
      <w:jc w:val="right"/>
      <w:rPr>
        <w:rFonts w:ascii="Georgia" w:hAnsi="Georgia"/>
        <w:rPrChange w:id="35" w:author="Jade Raposa" w:date="2024-10-16T21:12:00Z">
          <w:rPr/>
        </w:rPrChange>
      </w:rPr>
      <w:pPrChange w:id="36" w:author="Jade Raposa" w:date="2024-10-16T21:13:00Z">
        <w:pPr>
          <w:pStyle w:val="Header"/>
          <w:tabs>
            <w:tab w:val="clear" w:pos="4680"/>
            <w:tab w:val="clear" w:pos="9360"/>
            <w:tab w:val="right" w:pos="8640"/>
          </w:tabs>
        </w:pPr>
      </w:pPrChange>
    </w:pPr>
    <w:ins w:id="37"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8" w:author="Jade Raposa" w:date="2024-10-18T22:18:00Z">
      <w:r>
        <w:rPr>
          <w:rFonts w:ascii="Georgia" w:hAnsi="Georgia"/>
        </w:rPr>
        <w:t>the</w:t>
      </w:r>
    </w:ins>
    <w:ins w:id="39" w:author="Jade Raposa" w:date="2024-10-16T21:20:00Z">
      <w:r>
        <w:rPr>
          <w:rFonts w:ascii="Georgia" w:hAnsi="Georgia"/>
        </w:rPr>
        <w:t xml:space="preserve"> Final Defense  |  ii</w:t>
      </w:r>
    </w:ins>
    <w:ins w:id="40"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77777777" w:rsidR="008F456D" w:rsidRDefault="002B278F">
    <w:pPr>
      <w:pStyle w:val="Footer"/>
      <w:jc w:val="right"/>
      <w:rPr>
        <w:rFonts w:ascii="Georgia" w:hAnsi="Georgia"/>
      </w:rPr>
      <w:pPrChange w:id="694" w:author="Jade Raposa" w:date="2024-10-17T00:13:00Z">
        <w:pPr>
          <w:pStyle w:val="Footer"/>
        </w:pPr>
      </w:pPrChange>
    </w:pPr>
    <w:ins w:id="695" w:author="Jade Raposa" w:date="2024-10-17T00:13:00Z">
      <w:r>
        <w:rPr>
          <w:rFonts w:ascii="Georgia" w:hAnsi="Georgia"/>
          <w:rPrChange w:id="696" w:author="Jade Raposa" w:date="2024-10-17T00:13:00Z">
            <w:rPr/>
          </w:rPrChange>
        </w:rPr>
        <w:t xml:space="preserve">Database Design </w:t>
      </w:r>
    </w:ins>
    <w:ins w:id="697" w:author="Jade Raposa" w:date="2024-10-17T00:14:00Z">
      <w:r>
        <w:rPr>
          <w:rFonts w:ascii="Georgia" w:hAnsi="Georgia"/>
        </w:rPr>
        <w:t xml:space="preserve"> </w:t>
      </w:r>
    </w:ins>
    <w:ins w:id="698" w:author="Jade Raposa" w:date="2024-10-17T00:13:00Z">
      <w:r>
        <w:rPr>
          <w:rFonts w:ascii="Georgia" w:hAnsi="Georgia"/>
          <w:rPrChange w:id="699" w:author="Jade Raposa" w:date="2024-10-17T00:13:00Z">
            <w:rPr/>
          </w:rPrChange>
        </w:rPr>
        <w:t xml:space="preserve">| </w:t>
      </w:r>
      <w:r>
        <w:rPr>
          <w:rFonts w:ascii="Georgia" w:hAnsi="Georgia"/>
        </w:rPr>
        <w:t xml:space="preserve"> </w:t>
      </w:r>
      <w:r>
        <w:rPr>
          <w:rFonts w:ascii="Georgia" w:hAnsi="Georgia"/>
          <w:rPrChange w:id="700" w:author="Jade Raposa" w:date="2024-10-17T00:13:00Z">
            <w:rPr/>
          </w:rPrChange>
        </w:rPr>
        <w:t>40</w:t>
      </w:r>
    </w:ins>
    <w:r>
      <w:rPr>
        <w:rFonts w:ascii="Georgia" w:hAnsi="Georgia"/>
        <w:noProof/>
        <w:lang w:val="en-US"/>
        <w:rPrChange w:id="701"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2" w:author="Jade Raposa" w:date="2024-10-17T00:13:00Z">
      <w:r>
        <w:rPr>
          <w:rFonts w:ascii="Georgia" w:hAnsi="Georgia"/>
          <w:rPrChange w:id="703" w:author="Jade Raposa" w:date="2024-10-17T00:13:00Z">
            <w:rPr/>
          </w:rPrChange>
        </w:rPr>
        <w:tab/>
      </w:r>
      <w:r>
        <w:rPr>
          <w:rFonts w:ascii="Georgia" w:hAnsi="Georgia"/>
          <w:rPrChange w:id="704"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77777777" w:rsidR="008F456D" w:rsidRDefault="002B278F">
    <w:pPr>
      <w:pStyle w:val="Footer"/>
      <w:jc w:val="right"/>
      <w:rPr>
        <w:rFonts w:ascii="Georgia" w:hAnsi="Georgia"/>
      </w:rPr>
      <w:pPrChange w:id="705" w:author="Jade Raposa" w:date="2024-10-17T00:13:00Z">
        <w:pPr>
          <w:pStyle w:val="Footer"/>
        </w:pPr>
      </w:pPrChange>
    </w:pPr>
    <w:ins w:id="706" w:author="Jade Raposa" w:date="2024-10-17T00:13:00Z">
      <w:r>
        <w:rPr>
          <w:rFonts w:ascii="Georgia" w:hAnsi="Georgia"/>
        </w:rPr>
        <w:t>Class Diagram  |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07"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77777777" w:rsidR="008F456D" w:rsidRDefault="002B278F">
    <w:pPr>
      <w:pStyle w:val="Footer"/>
      <w:jc w:val="right"/>
      <w:rPr>
        <w:rFonts w:ascii="Georgia" w:hAnsi="Georgia"/>
      </w:rPr>
      <w:pPrChange w:id="708" w:author="Jade Raposa" w:date="2024-10-17T00:14:00Z">
        <w:pPr>
          <w:pStyle w:val="Footer"/>
        </w:pPr>
      </w:pPrChange>
    </w:pPr>
    <w:ins w:id="709" w:author="Jade Raposa" w:date="2024-10-17T00:14:00Z">
      <w:r>
        <w:rPr>
          <w:rFonts w:ascii="Georgia" w:hAnsi="Georgia"/>
          <w:rPrChange w:id="710" w:author="Jade Raposa" w:date="2024-10-17T00:14:00Z">
            <w:rPr/>
          </w:rPrChange>
        </w:rPr>
        <w:t xml:space="preserve">Database Design </w:t>
      </w:r>
      <w:r>
        <w:rPr>
          <w:rFonts w:ascii="Georgia" w:hAnsi="Georgia"/>
        </w:rPr>
        <w:t xml:space="preserve"> </w:t>
      </w:r>
      <w:r>
        <w:rPr>
          <w:rFonts w:ascii="Georgia" w:hAnsi="Georgia"/>
          <w:rPrChange w:id="711" w:author="Jade Raposa" w:date="2024-10-17T00:14:00Z">
            <w:rPr/>
          </w:rPrChange>
        </w:rPr>
        <w:t xml:space="preserve">| </w:t>
      </w:r>
      <w:r>
        <w:rPr>
          <w:rFonts w:ascii="Georgia" w:hAnsi="Georgia"/>
        </w:rPr>
        <w:t xml:space="preserve"> </w:t>
      </w:r>
      <w:r>
        <w:rPr>
          <w:rFonts w:ascii="Georgia" w:hAnsi="Georgia"/>
          <w:rPrChange w:id="712" w:author="Jade Raposa" w:date="2024-10-17T00:14:00Z">
            <w:rPr/>
          </w:rPrChange>
        </w:rPr>
        <w:t>42</w:t>
      </w:r>
    </w:ins>
    <w:r>
      <w:rPr>
        <w:rFonts w:ascii="Georgia" w:hAnsi="Georgia"/>
        <w:noProof/>
        <w:lang w:val="en-US"/>
        <w:rPrChange w:id="713"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4" w:author="Jade Raposa" w:date="2024-10-17T00:14:00Z">
      <w:r>
        <w:rPr>
          <w:rFonts w:ascii="Georgia" w:hAnsi="Georgia"/>
          <w:rPrChange w:id="715" w:author="Jade Raposa" w:date="2024-10-17T00:14:00Z">
            <w:rPr/>
          </w:rPrChange>
        </w:rPr>
        <w:tab/>
      </w:r>
      <w:r>
        <w:rPr>
          <w:rFonts w:ascii="Georgia" w:hAnsi="Georgia"/>
          <w:rPrChange w:id="716"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77777777" w:rsidR="008F456D" w:rsidRDefault="002B278F">
    <w:pPr>
      <w:pStyle w:val="Footer"/>
      <w:jc w:val="right"/>
      <w:rPr>
        <w:rFonts w:ascii="Georgia" w:hAnsi="Georgia"/>
      </w:rPr>
      <w:pPrChange w:id="717" w:author="Jade Raposa" w:date="2024-10-17T00:14:00Z">
        <w:pPr>
          <w:pStyle w:val="Footer"/>
        </w:pPr>
      </w:pPrChange>
    </w:pPr>
    <w:ins w:id="718" w:author="Jade Raposa" w:date="2024-10-17T00:14:00Z">
      <w:r>
        <w:rPr>
          <w:rFonts w:ascii="Georgia" w:hAnsi="Georgia"/>
        </w:rPr>
        <w:t>Database Design  |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19"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77777777" w:rsidR="008F456D" w:rsidRDefault="002B278F">
    <w:pPr>
      <w:pStyle w:val="Footer"/>
      <w:jc w:val="right"/>
      <w:rPr>
        <w:rFonts w:ascii="Georgia" w:hAnsi="Georgia"/>
      </w:rPr>
      <w:pPrChange w:id="720" w:author="Jade Raposa" w:date="2024-10-17T00:15:00Z">
        <w:pPr>
          <w:pStyle w:val="Footer"/>
        </w:pPr>
      </w:pPrChange>
    </w:pPr>
    <w:ins w:id="721" w:author="Jade Raposa" w:date="2024-10-17T00:15:00Z">
      <w:r>
        <w:rPr>
          <w:rFonts w:ascii="Georgia" w:hAnsi="Georgia"/>
          <w:rPrChange w:id="722" w:author="Jade Raposa" w:date="2024-10-17T00:15:00Z">
            <w:rPr/>
          </w:rPrChange>
        </w:rPr>
        <w:t xml:space="preserve">Database Design </w:t>
      </w:r>
      <w:r>
        <w:rPr>
          <w:rFonts w:ascii="Georgia" w:hAnsi="Georgia"/>
        </w:rPr>
        <w:t xml:space="preserve"> </w:t>
      </w:r>
      <w:r>
        <w:rPr>
          <w:rFonts w:ascii="Georgia" w:hAnsi="Georgia"/>
          <w:rPrChange w:id="723" w:author="Jade Raposa" w:date="2024-10-17T00:15:00Z">
            <w:rPr/>
          </w:rPrChange>
        </w:rPr>
        <w:t xml:space="preserve">| </w:t>
      </w:r>
      <w:r>
        <w:rPr>
          <w:rFonts w:ascii="Georgia" w:hAnsi="Georgia"/>
        </w:rPr>
        <w:t xml:space="preserve"> </w:t>
      </w:r>
      <w:r>
        <w:rPr>
          <w:rFonts w:ascii="Georgia" w:hAnsi="Georgia"/>
          <w:rPrChange w:id="724" w:author="Jade Raposa" w:date="2024-10-17T00:15:00Z">
            <w:rPr/>
          </w:rPrChange>
        </w:rPr>
        <w:t>44</w:t>
      </w:r>
    </w:ins>
    <w:r>
      <w:rPr>
        <w:rFonts w:ascii="Georgia" w:hAnsi="Georgia"/>
        <w:noProof/>
        <w:lang w:val="en-US"/>
        <w:rPrChange w:id="725"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26" w:author="Jade Raposa" w:date="2024-10-17T00:15:00Z">
      <w:r>
        <w:rPr>
          <w:rFonts w:ascii="Georgia" w:hAnsi="Georgia"/>
          <w:rPrChange w:id="727" w:author="Jade Raposa" w:date="2024-10-17T00:15:00Z">
            <w:rPr/>
          </w:rPrChange>
        </w:rPr>
        <w:tab/>
      </w:r>
      <w:r>
        <w:rPr>
          <w:rFonts w:ascii="Georgia" w:hAnsi="Georgia"/>
          <w:rPrChange w:id="728"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7777777" w:rsidR="008F456D" w:rsidRDefault="002B278F">
    <w:pPr>
      <w:pStyle w:val="Footer"/>
      <w:jc w:val="right"/>
      <w:rPr>
        <w:rFonts w:ascii="Georgia" w:hAnsi="Georgia"/>
      </w:rPr>
      <w:pPrChange w:id="729" w:author="Jade Raposa" w:date="2024-10-17T00:15:00Z">
        <w:pPr>
          <w:pStyle w:val="Footer"/>
        </w:pPr>
      </w:pPrChange>
    </w:pPr>
    <w:ins w:id="730" w:author="Jade Raposa" w:date="2024-10-17T00:15:00Z">
      <w:r>
        <w:rPr>
          <w:rFonts w:ascii="Georgia" w:hAnsi="Georgia"/>
        </w:rPr>
        <w:t>Database Design  |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1"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77777777" w:rsidR="008F456D" w:rsidRPr="008F456D" w:rsidRDefault="002B278F">
    <w:pPr>
      <w:pStyle w:val="Footer"/>
      <w:jc w:val="right"/>
      <w:rPr>
        <w:rFonts w:ascii="Georgia" w:hAnsi="Georgia"/>
        <w:lang w:val="en-US"/>
        <w:rPrChange w:id="738" w:author="Jade Raposa" w:date="2024-10-17T00:16:00Z">
          <w:rPr>
            <w:rFonts w:ascii="Georgia" w:hAnsi="Georgia"/>
          </w:rPr>
        </w:rPrChange>
      </w:rPr>
      <w:pPrChange w:id="739" w:author="Jade Raposa" w:date="2024-10-17T00:16:00Z">
        <w:pPr>
          <w:pStyle w:val="Footer"/>
        </w:pPr>
      </w:pPrChange>
    </w:pPr>
    <w:ins w:id="740" w:author="Jade Raposa" w:date="2024-10-17T00:16:00Z">
      <w:r>
        <w:rPr>
          <w:rFonts w:ascii="Georgia" w:hAnsi="Georgia"/>
          <w:rPrChange w:id="741" w:author="Jade Raposa" w:date="2024-10-17T00:16:00Z">
            <w:rPr/>
          </w:rPrChange>
        </w:rPr>
        <w:t xml:space="preserve">Hardware Requirements </w:t>
      </w:r>
      <w:r>
        <w:rPr>
          <w:rFonts w:ascii="Georgia" w:hAnsi="Georgia"/>
        </w:rPr>
        <w:t xml:space="preserve"> </w:t>
      </w:r>
      <w:r>
        <w:rPr>
          <w:rFonts w:ascii="Georgia" w:hAnsi="Georgia"/>
          <w:rPrChange w:id="742" w:author="Jade Raposa" w:date="2024-10-17T00:16:00Z">
            <w:rPr/>
          </w:rPrChange>
        </w:rPr>
        <w:t xml:space="preserve">| </w:t>
      </w:r>
      <w:r>
        <w:rPr>
          <w:rFonts w:ascii="Georgia" w:hAnsi="Georgia"/>
        </w:rPr>
        <w:t xml:space="preserve"> </w:t>
      </w:r>
      <w:r>
        <w:rPr>
          <w:rFonts w:ascii="Georgia" w:hAnsi="Georgia"/>
          <w:rPrChange w:id="743" w:author="Jade Raposa" w:date="2024-10-17T00:16:00Z">
            <w:rPr/>
          </w:rPrChange>
        </w:rPr>
        <w:t>46</w:t>
      </w:r>
    </w:ins>
    <w:r>
      <w:rPr>
        <w:rFonts w:ascii="Georgia" w:hAnsi="Georgia"/>
        <w:noProof/>
        <w:lang w:val="en-US"/>
        <w:rPrChange w:id="744"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45" w:author="Jade Raposa" w:date="2024-10-17T00:16:00Z">
      <w:r>
        <w:rPr>
          <w:rFonts w:ascii="Georgia" w:hAnsi="Georgia"/>
          <w:lang w:val="en-US"/>
          <w:rPrChange w:id="746" w:author="Jade Raposa" w:date="2024-10-17T00:16:00Z">
            <w:rPr/>
          </w:rPrChange>
        </w:rPr>
        <w:tab/>
      </w:r>
      <w:r>
        <w:rPr>
          <w:rFonts w:ascii="Georgia" w:hAnsi="Georgia"/>
          <w:lang w:val="en-US"/>
          <w:rPrChange w:id="747" w:author="Jade Raposa" w:date="2024-10-17T00:16:00Z">
            <w:rPr/>
          </w:rPrChange>
        </w:rPr>
        <w:tab/>
      </w:r>
    </w:del>
    <w:del w:id="748" w:author="Jade Raposa" w:date="2024-10-17T00:15:00Z">
      <w:r>
        <w:rPr>
          <w:rFonts w:ascii="Georgia" w:hAnsi="Georgia"/>
          <w:lang w:val="en-US"/>
          <w:rPrChange w:id="749"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77777777" w:rsidR="008F456D" w:rsidRDefault="002B278F">
    <w:pPr>
      <w:pStyle w:val="Footer"/>
      <w:jc w:val="right"/>
      <w:rPr>
        <w:rFonts w:ascii="Georgia" w:hAnsi="Georgia"/>
      </w:rPr>
      <w:pPrChange w:id="750" w:author="Jade Raposa" w:date="2024-10-17T00:15:00Z">
        <w:pPr>
          <w:pStyle w:val="Footer"/>
        </w:pPr>
      </w:pPrChange>
    </w:pPr>
    <w:ins w:id="751" w:author="Jade Raposa" w:date="2024-10-17T00:15:00Z">
      <w:r>
        <w:rPr>
          <w:rFonts w:ascii="Georgia" w:hAnsi="Georgia"/>
        </w:rPr>
        <w:t>Hardware Requirements  |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2"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7777777" w:rsidR="008F456D" w:rsidRPr="008F456D" w:rsidRDefault="002B278F">
    <w:pPr>
      <w:pStyle w:val="Footer"/>
      <w:jc w:val="right"/>
      <w:rPr>
        <w:rFonts w:ascii="Georgia" w:hAnsi="Georgia"/>
        <w:lang w:val="en-US"/>
        <w:rPrChange w:id="753" w:author="Jade Raposa" w:date="2024-10-17T00:16:00Z">
          <w:rPr>
            <w:rFonts w:ascii="Georgia" w:hAnsi="Georgia"/>
          </w:rPr>
        </w:rPrChange>
      </w:rPr>
      <w:pPrChange w:id="754" w:author="Jade Raposa" w:date="2024-10-17T00:16:00Z">
        <w:pPr>
          <w:pStyle w:val="Footer"/>
        </w:pPr>
      </w:pPrChange>
    </w:pPr>
    <w:ins w:id="755" w:author="Jade Raposa" w:date="2024-10-17T00:16:00Z">
      <w:r>
        <w:rPr>
          <w:rFonts w:ascii="Georgia" w:hAnsi="Georgia"/>
          <w:rPrChange w:id="756" w:author="Jade Raposa" w:date="2024-10-17T00:16:00Z">
            <w:rPr/>
          </w:rPrChange>
        </w:rPr>
        <w:t xml:space="preserve">System Tradeoffs </w:t>
      </w:r>
      <w:r>
        <w:rPr>
          <w:rFonts w:ascii="Georgia" w:hAnsi="Georgia"/>
        </w:rPr>
        <w:t xml:space="preserve"> </w:t>
      </w:r>
      <w:r>
        <w:rPr>
          <w:rFonts w:ascii="Georgia" w:hAnsi="Georgia"/>
          <w:rPrChange w:id="757" w:author="Jade Raposa" w:date="2024-10-17T00:16:00Z">
            <w:rPr/>
          </w:rPrChange>
        </w:rPr>
        <w:t xml:space="preserve">| </w:t>
      </w:r>
      <w:r>
        <w:rPr>
          <w:rFonts w:ascii="Georgia" w:hAnsi="Georgia"/>
        </w:rPr>
        <w:t xml:space="preserve"> </w:t>
      </w:r>
      <w:r>
        <w:rPr>
          <w:rFonts w:ascii="Georgia" w:hAnsi="Georgia"/>
          <w:rPrChange w:id="758" w:author="Jade Raposa" w:date="2024-10-17T00:16:00Z">
            <w:rPr/>
          </w:rPrChange>
        </w:rPr>
        <w:t>48</w:t>
      </w:r>
    </w:ins>
    <w:r>
      <w:rPr>
        <w:rFonts w:ascii="Georgia" w:hAnsi="Georgia"/>
        <w:noProof/>
        <w:lang w:val="en-US"/>
        <w:rPrChange w:id="759"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0" w:author="Jade Raposa" w:date="2024-10-17T00:16:00Z">
      <w:r>
        <w:rPr>
          <w:rFonts w:ascii="Georgia" w:hAnsi="Georgia"/>
          <w:lang w:val="en-US"/>
          <w:rPrChange w:id="761" w:author="Jade Raposa" w:date="2024-10-17T00:16:00Z">
            <w:rPr/>
          </w:rPrChange>
        </w:rPr>
        <w:tab/>
      </w:r>
      <w:r>
        <w:rPr>
          <w:rFonts w:ascii="Georgia" w:hAnsi="Georgia"/>
          <w:lang w:val="en-US"/>
          <w:rPrChange w:id="762" w:author="Jade Raposa" w:date="2024-10-17T00:16:00Z">
            <w:rPr/>
          </w:rPrChange>
        </w:rPr>
        <w:tab/>
      </w:r>
      <w:r>
        <w:rPr>
          <w:rFonts w:ascii="Georgia" w:hAnsi="Georgia"/>
          <w:lang w:val="en-US"/>
          <w:rPrChange w:id="763"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77777777" w:rsidR="008F456D" w:rsidRDefault="002B278F">
    <w:pPr>
      <w:pStyle w:val="Footer"/>
      <w:jc w:val="right"/>
      <w:rPr>
        <w:rFonts w:ascii="Georgia" w:hAnsi="Georgia"/>
      </w:rPr>
      <w:pPrChange w:id="764" w:author="Jade Raposa" w:date="2024-10-17T00:16:00Z">
        <w:pPr>
          <w:pStyle w:val="Footer"/>
        </w:pPr>
      </w:pPrChange>
    </w:pPr>
    <w:ins w:id="765" w:author="Jade Raposa" w:date="2024-10-17T00:16:00Z">
      <w:r>
        <w:rPr>
          <w:rFonts w:ascii="Georgia" w:hAnsi="Georgia"/>
        </w:rPr>
        <w:t>Hardware Requirements  |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66"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77777777" w:rsidR="008F456D" w:rsidRPr="008F456D" w:rsidRDefault="002B278F">
    <w:pPr>
      <w:pStyle w:val="Header"/>
      <w:jc w:val="right"/>
      <w:rPr>
        <w:rFonts w:ascii="Georgia" w:hAnsi="Georgia"/>
        <w:lang w:val="en-US"/>
        <w:rPrChange w:id="45" w:author="Jade Raposa" w:date="2024-10-16T23:28:00Z">
          <w:rPr>
            <w:rFonts w:ascii="Georgia" w:hAnsi="Georgia"/>
          </w:rPr>
        </w:rPrChange>
      </w:rPr>
    </w:pPr>
    <w:ins w:id="46" w:author="Jade Raposa" w:date="2024-10-16T23:28:00Z">
      <w:r>
        <w:rPr>
          <w:rFonts w:ascii="Georgia" w:hAnsi="Georgia"/>
          <w:rPrChange w:id="47" w:author="Jade Raposa" w:date="2024-10-16T23:28:00Z">
            <w:rPr/>
          </w:rPrChange>
        </w:rPr>
        <w:t>Certificate Of Approval  |  v</w:t>
      </w:r>
    </w:ins>
    <w:r>
      <w:rPr>
        <w:rFonts w:ascii="Georgia" w:hAnsi="Georgia"/>
        <w:noProof/>
        <w:lang w:val="en-US"/>
        <w:rPrChange w:id="48"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9" w:author="Jade Raposa" w:date="2024-10-16T23:28:00Z"/>
    <w:sdt>
      <w:sdtPr>
        <w:rPr>
          <w:rFonts w:ascii="Georgia" w:hAnsi="Georgia"/>
          <w:lang w:val="en-US"/>
        </w:rPr>
        <w:id w:val="-890565310"/>
        <w:docPartObj>
          <w:docPartGallery w:val="AutoText"/>
        </w:docPartObj>
      </w:sdtPr>
      <w:sdtContent>
        <w:customXmlDelRangeEnd w:id="49"/>
        <w:del w:id="50" w:author="Jade Raposa" w:date="2024-10-16T21:37:00Z">
          <w:r>
            <w:rPr>
              <w:rFonts w:ascii="Georgia" w:hAnsi="Georgia"/>
              <w:lang w:val="en-US"/>
              <w:rPrChange w:id="51" w:author="Jade Raposa" w:date="2024-10-16T23:28:00Z">
                <w:rPr>
                  <w:rFonts w:ascii="Georgia" w:hAnsi="Georgia"/>
                </w:rPr>
              </w:rPrChange>
            </w:rPr>
            <w:fldChar w:fldCharType="begin"/>
          </w:r>
          <w:r>
            <w:rPr>
              <w:rFonts w:ascii="Georgia" w:hAnsi="Georgia"/>
              <w:lang w:val="en-US"/>
              <w:rPrChange w:id="52" w:author="Jade Raposa" w:date="2024-10-16T23:28:00Z">
                <w:rPr>
                  <w:rFonts w:ascii="Georgia" w:hAnsi="Georgia"/>
                </w:rPr>
              </w:rPrChange>
            </w:rPr>
            <w:delInstrText xml:space="preserve"> PAGE   \* MERGEFORMAT </w:delInstrText>
          </w:r>
          <w:r>
            <w:rPr>
              <w:rFonts w:ascii="Georgia" w:hAnsi="Georgia"/>
              <w:lang w:val="en-US"/>
              <w:rPrChange w:id="53" w:author="Jade Raposa" w:date="2024-10-16T23:28:00Z">
                <w:rPr>
                  <w:rFonts w:ascii="Georgia" w:hAnsi="Georgia"/>
                </w:rPr>
              </w:rPrChange>
            </w:rPr>
            <w:fldChar w:fldCharType="separate"/>
          </w:r>
          <w:r>
            <w:rPr>
              <w:rFonts w:ascii="Georgia" w:hAnsi="Georgia"/>
              <w:lang w:val="en-US"/>
              <w:rPrChange w:id="54" w:author="Jade Raposa" w:date="2024-10-16T23:28:00Z">
                <w:rPr>
                  <w:rFonts w:ascii="Georgia" w:hAnsi="Georgia"/>
                </w:rPr>
              </w:rPrChange>
            </w:rPr>
            <w:delText>2</w:delText>
          </w:r>
          <w:r>
            <w:rPr>
              <w:rFonts w:ascii="Georgia" w:hAnsi="Georgia"/>
              <w:lang w:val="en-US"/>
              <w:rPrChange w:id="55" w:author="Jade Raposa" w:date="2024-10-16T23:28:00Z">
                <w:rPr>
                  <w:rFonts w:ascii="Georgia" w:hAnsi="Georgia"/>
                </w:rPr>
              </w:rPrChange>
            </w:rPr>
            <w:fldChar w:fldCharType="end"/>
          </w:r>
        </w:del>
        <w:customXmlDelRangeStart w:id="56" w:author="Jade Raposa" w:date="2024-10-16T23:28:00Z"/>
      </w:sdtContent>
    </w:sdt>
    <w:customXmlDelRangeEnd w:id="56"/>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77777777" w:rsidR="008F456D" w:rsidRPr="008F456D" w:rsidRDefault="002B278F">
    <w:pPr>
      <w:pStyle w:val="Footer"/>
      <w:jc w:val="right"/>
      <w:rPr>
        <w:rFonts w:ascii="Georgia" w:hAnsi="Georgia"/>
        <w:lang w:val="en-US"/>
        <w:rPrChange w:id="767" w:author="Jade Raposa" w:date="2024-10-17T00:17:00Z">
          <w:rPr>
            <w:rFonts w:ascii="Georgia" w:hAnsi="Georgia"/>
          </w:rPr>
        </w:rPrChange>
      </w:rPr>
      <w:pPrChange w:id="768" w:author="Jade Raposa" w:date="2024-10-17T00:17:00Z">
        <w:pPr>
          <w:pStyle w:val="Footer"/>
        </w:pPr>
      </w:pPrChange>
    </w:pPr>
    <w:ins w:id="769" w:author="Jade Raposa" w:date="2024-10-17T00:17:00Z">
      <w:r>
        <w:rPr>
          <w:rFonts w:ascii="Georgia" w:hAnsi="Georgia"/>
          <w:rPrChange w:id="770" w:author="Jade Raposa" w:date="2024-10-17T00:17:00Z">
            <w:rPr/>
          </w:rPrChange>
        </w:rPr>
        <w:t>Operational Issues</w:t>
      </w:r>
      <w:r>
        <w:rPr>
          <w:rFonts w:ascii="Georgia" w:hAnsi="Georgia"/>
        </w:rPr>
        <w:t xml:space="preserve"> </w:t>
      </w:r>
      <w:r>
        <w:rPr>
          <w:rFonts w:ascii="Georgia" w:hAnsi="Georgia"/>
          <w:rPrChange w:id="771" w:author="Jade Raposa" w:date="2024-10-17T00:17:00Z">
            <w:rPr/>
          </w:rPrChange>
        </w:rPr>
        <w:t xml:space="preserve"> | </w:t>
      </w:r>
      <w:r>
        <w:rPr>
          <w:rFonts w:ascii="Georgia" w:hAnsi="Georgia"/>
        </w:rPr>
        <w:t xml:space="preserve"> </w:t>
      </w:r>
      <w:r>
        <w:rPr>
          <w:rFonts w:ascii="Georgia" w:hAnsi="Georgia"/>
          <w:rPrChange w:id="772" w:author="Jade Raposa" w:date="2024-10-17T00:17:00Z">
            <w:rPr/>
          </w:rPrChange>
        </w:rPr>
        <w:t>50</w:t>
      </w:r>
    </w:ins>
    <w:r>
      <w:rPr>
        <w:rFonts w:ascii="Georgia" w:hAnsi="Georgia"/>
        <w:noProof/>
        <w:lang w:val="en-US"/>
        <w:rPrChange w:id="773"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4" w:author="Jade Raposa" w:date="2024-10-17T00:17:00Z">
      <w:r>
        <w:rPr>
          <w:rFonts w:ascii="Georgia" w:hAnsi="Georgia"/>
          <w:lang w:val="en-US"/>
          <w:rPrChange w:id="775" w:author="Jade Raposa" w:date="2024-10-17T00:17:00Z">
            <w:rPr/>
          </w:rPrChange>
        </w:rPr>
        <w:tab/>
      </w:r>
      <w:r>
        <w:rPr>
          <w:rFonts w:ascii="Georgia" w:hAnsi="Georgia"/>
          <w:lang w:val="en-US"/>
          <w:rPrChange w:id="776" w:author="Jade Raposa" w:date="2024-10-17T00:17:00Z">
            <w:rPr/>
          </w:rPrChange>
        </w:rPr>
        <w:tab/>
      </w:r>
      <w:r>
        <w:rPr>
          <w:rFonts w:ascii="Georgia" w:hAnsi="Georgia"/>
          <w:lang w:val="en-US"/>
          <w:rPrChange w:id="777"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7777777" w:rsidR="008F456D" w:rsidRDefault="002B278F">
    <w:pPr>
      <w:pStyle w:val="Footer"/>
      <w:jc w:val="right"/>
      <w:rPr>
        <w:rFonts w:ascii="Georgia" w:hAnsi="Georgia"/>
      </w:rPr>
      <w:pPrChange w:id="778" w:author="Jade Raposa" w:date="2024-10-17T00:17:00Z">
        <w:pPr>
          <w:pStyle w:val="Footer"/>
        </w:pPr>
      </w:pPrChange>
    </w:pPr>
    <w:ins w:id="779" w:author="Jade Raposa" w:date="2024-10-17T00:17:00Z">
      <w:r>
        <w:rPr>
          <w:rFonts w:ascii="Georgia" w:hAnsi="Georgia"/>
        </w:rPr>
        <w:t>Technical Issues  |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0"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77777777" w:rsidR="008F456D" w:rsidRDefault="002B278F">
    <w:pPr>
      <w:pStyle w:val="Footer"/>
      <w:jc w:val="right"/>
      <w:rPr>
        <w:rFonts w:ascii="Georgia" w:hAnsi="Georgia"/>
      </w:rPr>
      <w:pPrChange w:id="781" w:author="Jade Raposa" w:date="2024-10-17T00:18:00Z">
        <w:pPr>
          <w:pStyle w:val="Footer"/>
        </w:pPr>
      </w:pPrChange>
    </w:pPr>
    <w:ins w:id="782" w:author="Jade Raposa" w:date="2024-10-17T00:18:00Z">
      <w:r>
        <w:rPr>
          <w:rFonts w:ascii="Georgia" w:hAnsi="Georgia"/>
          <w:rPrChange w:id="783" w:author="Jade Raposa" w:date="2024-10-17T00:18:00Z">
            <w:rPr/>
          </w:rPrChange>
        </w:rPr>
        <w:t>Functional Requirements</w:t>
      </w:r>
      <w:r>
        <w:rPr>
          <w:rFonts w:ascii="Georgia" w:hAnsi="Georgia"/>
        </w:rPr>
        <w:t xml:space="preserve"> </w:t>
      </w:r>
      <w:r>
        <w:rPr>
          <w:rFonts w:ascii="Georgia" w:hAnsi="Georgia"/>
          <w:rPrChange w:id="784" w:author="Jade Raposa" w:date="2024-10-17T00:18:00Z">
            <w:rPr/>
          </w:rPrChange>
        </w:rPr>
        <w:t xml:space="preserve"> | </w:t>
      </w:r>
      <w:r>
        <w:rPr>
          <w:rFonts w:ascii="Georgia" w:hAnsi="Georgia"/>
        </w:rPr>
        <w:t xml:space="preserve"> </w:t>
      </w:r>
      <w:r>
        <w:rPr>
          <w:rFonts w:ascii="Georgia" w:hAnsi="Georgia"/>
          <w:rPrChange w:id="785" w:author="Jade Raposa" w:date="2024-10-17T00:18:00Z">
            <w:rPr/>
          </w:rPrChange>
        </w:rPr>
        <w:t>52</w:t>
      </w:r>
    </w:ins>
    <w:r>
      <w:rPr>
        <w:rFonts w:ascii="Georgia" w:hAnsi="Georgia"/>
        <w:noProof/>
        <w:lang w:val="en-US"/>
        <w:rPrChange w:id="786"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7" w:author="Jade Raposa" w:date="2024-10-17T00:18:00Z">
      <w:r>
        <w:rPr>
          <w:rFonts w:ascii="Georgia" w:hAnsi="Georgia"/>
          <w:rPrChange w:id="788" w:author="Jade Raposa" w:date="2024-10-17T00:18:00Z">
            <w:rPr/>
          </w:rPrChange>
        </w:rPr>
        <w:tab/>
      </w:r>
      <w:r>
        <w:rPr>
          <w:rFonts w:ascii="Georgia" w:hAnsi="Georgia"/>
          <w:rPrChange w:id="789"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77777777" w:rsidR="008F456D" w:rsidRDefault="002B278F">
    <w:pPr>
      <w:pStyle w:val="Footer"/>
      <w:jc w:val="right"/>
      <w:rPr>
        <w:rFonts w:ascii="Georgia" w:hAnsi="Georgia"/>
      </w:rPr>
      <w:pPrChange w:id="790" w:author="Jade Raposa" w:date="2024-10-17T00:17:00Z">
        <w:pPr>
          <w:pStyle w:val="Footer"/>
        </w:pPr>
      </w:pPrChange>
    </w:pPr>
    <w:ins w:id="791" w:author="Jade Raposa" w:date="2024-10-17T00:17:00Z">
      <w:r>
        <w:rPr>
          <w:rFonts w:ascii="Georgia" w:hAnsi="Georgia"/>
        </w:rPr>
        <w:t>Economic Issues  |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2"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77777777" w:rsidR="008F456D" w:rsidRDefault="002B278F">
    <w:pPr>
      <w:pStyle w:val="Footer"/>
      <w:jc w:val="right"/>
      <w:rPr>
        <w:rFonts w:ascii="Georgia" w:hAnsi="Georgia"/>
      </w:rPr>
      <w:pPrChange w:id="793" w:author="Jade Raposa" w:date="2024-10-17T00:19:00Z">
        <w:pPr>
          <w:pStyle w:val="Footer"/>
        </w:pPr>
      </w:pPrChange>
    </w:pPr>
    <w:ins w:id="794" w:author="Jade Raposa" w:date="2024-10-17T00:19:00Z">
      <w:r>
        <w:rPr>
          <w:rFonts w:ascii="Georgia" w:hAnsi="Georgia"/>
          <w:rPrChange w:id="795" w:author="Jade Raposa" w:date="2024-10-17T00:19:00Z">
            <w:rPr/>
          </w:rPrChange>
        </w:rPr>
        <w:t xml:space="preserve">Functional Requirements </w:t>
      </w:r>
      <w:r>
        <w:rPr>
          <w:rFonts w:ascii="Georgia" w:hAnsi="Georgia"/>
        </w:rPr>
        <w:t xml:space="preserve"> </w:t>
      </w:r>
      <w:r>
        <w:rPr>
          <w:rFonts w:ascii="Georgia" w:hAnsi="Georgia"/>
          <w:rPrChange w:id="796" w:author="Jade Raposa" w:date="2024-10-17T00:19:00Z">
            <w:rPr/>
          </w:rPrChange>
        </w:rPr>
        <w:t>|</w:t>
      </w:r>
      <w:r>
        <w:rPr>
          <w:rFonts w:ascii="Georgia" w:hAnsi="Georgia"/>
        </w:rPr>
        <w:t xml:space="preserve"> </w:t>
      </w:r>
      <w:r>
        <w:rPr>
          <w:rFonts w:ascii="Georgia" w:hAnsi="Georgia"/>
          <w:rPrChange w:id="797" w:author="Jade Raposa" w:date="2024-10-17T00:19:00Z">
            <w:rPr/>
          </w:rPrChange>
        </w:rPr>
        <w:t xml:space="preserve"> 54</w:t>
      </w:r>
    </w:ins>
    <w:r>
      <w:rPr>
        <w:rFonts w:ascii="Georgia" w:hAnsi="Georgia"/>
        <w:noProof/>
        <w:lang w:val="en-US"/>
        <w:rPrChange w:id="798"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9" w:author="Jade Raposa" w:date="2024-10-17T00:19:00Z">
      <w:r>
        <w:rPr>
          <w:rFonts w:ascii="Georgia" w:hAnsi="Georgia"/>
          <w:rPrChange w:id="800" w:author="Jade Raposa" w:date="2024-10-17T00:19:00Z">
            <w:rPr/>
          </w:rPrChange>
        </w:rPr>
        <w:tab/>
      </w:r>
      <w:r>
        <w:rPr>
          <w:rFonts w:ascii="Georgia" w:hAnsi="Georgia"/>
          <w:rPrChange w:id="801" w:author="Jade Raposa" w:date="2024-10-17T00:19:00Z">
            <w:rPr/>
          </w:rPrChange>
        </w:rPr>
        <w:tab/>
      </w:r>
      <w:r>
        <w:rPr>
          <w:rFonts w:ascii="Georgia" w:hAnsi="Georgia"/>
        </w:rPr>
        <w:delText>Functional Requirements | 5</w:delText>
      </w:r>
    </w:del>
    <w:del w:id="802"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7777777" w:rsidR="008F456D" w:rsidRDefault="002B278F">
    <w:pPr>
      <w:pStyle w:val="Footer"/>
      <w:jc w:val="right"/>
      <w:rPr>
        <w:rFonts w:ascii="Georgia" w:hAnsi="Georgia"/>
      </w:rPr>
      <w:pPrChange w:id="803" w:author="Jade Raposa" w:date="2024-10-17T00:18:00Z">
        <w:pPr>
          <w:pStyle w:val="Footer"/>
        </w:pPr>
      </w:pPrChange>
    </w:pPr>
    <w:ins w:id="804" w:author="Jade Raposa" w:date="2024-10-17T00:18:00Z">
      <w:r>
        <w:rPr>
          <w:rFonts w:ascii="Georgia" w:hAnsi="Georgia"/>
        </w:rPr>
        <w:t>Functional Requirements  |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5"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77777777" w:rsidR="008F456D" w:rsidRDefault="002B278F">
    <w:pPr>
      <w:pStyle w:val="Footer"/>
      <w:jc w:val="right"/>
      <w:rPr>
        <w:rFonts w:ascii="Georgia" w:hAnsi="Georgia"/>
      </w:rPr>
      <w:pPrChange w:id="807" w:author="Jade Raposa" w:date="2024-10-17T00:21:00Z">
        <w:pPr>
          <w:pStyle w:val="Footer"/>
        </w:pPr>
      </w:pPrChange>
    </w:pPr>
    <w:ins w:id="808" w:author="Jade Raposa" w:date="2024-10-17T00:21:00Z">
      <w:r>
        <w:rPr>
          <w:rFonts w:ascii="Georgia" w:hAnsi="Georgia"/>
          <w:rPrChange w:id="809" w:author="Jade Raposa" w:date="2024-10-17T00:21:00Z">
            <w:rPr/>
          </w:rPrChange>
        </w:rPr>
        <w:t xml:space="preserve">Functional Requirements </w:t>
      </w:r>
      <w:r>
        <w:rPr>
          <w:rFonts w:ascii="Georgia" w:hAnsi="Georgia"/>
        </w:rPr>
        <w:t xml:space="preserve"> </w:t>
      </w:r>
      <w:r>
        <w:rPr>
          <w:rFonts w:ascii="Georgia" w:hAnsi="Georgia"/>
          <w:rPrChange w:id="810" w:author="Jade Raposa" w:date="2024-10-17T00:21:00Z">
            <w:rPr/>
          </w:rPrChange>
        </w:rPr>
        <w:t xml:space="preserve">| </w:t>
      </w:r>
      <w:r>
        <w:rPr>
          <w:rFonts w:ascii="Georgia" w:hAnsi="Georgia"/>
        </w:rPr>
        <w:t xml:space="preserve"> </w:t>
      </w:r>
      <w:r>
        <w:rPr>
          <w:rFonts w:ascii="Georgia" w:hAnsi="Georgia"/>
          <w:rPrChange w:id="811" w:author="Jade Raposa" w:date="2024-10-17T00:21:00Z">
            <w:rPr/>
          </w:rPrChange>
        </w:rPr>
        <w:t>56</w:t>
      </w:r>
    </w:ins>
    <w:r>
      <w:rPr>
        <w:rFonts w:ascii="Georgia" w:hAnsi="Georgia"/>
        <w:noProof/>
        <w:lang w:val="en-US"/>
        <w:rPrChange w:id="812"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3" w:author="Jade Raposa" w:date="2024-10-17T00:21:00Z">
      <w:r>
        <w:rPr>
          <w:rFonts w:ascii="Georgia" w:hAnsi="Georgia"/>
          <w:rPrChange w:id="814" w:author="Jade Raposa" w:date="2024-10-17T00:21:00Z">
            <w:rPr/>
          </w:rPrChange>
        </w:rPr>
        <w:tab/>
      </w:r>
      <w:r>
        <w:rPr>
          <w:rFonts w:ascii="Georgia" w:hAnsi="Georgia"/>
          <w:rPrChange w:id="815" w:author="Jade Raposa" w:date="2024-10-17T00:21:00Z">
            <w:rPr/>
          </w:rPrChange>
        </w:rPr>
        <w:tab/>
      </w:r>
      <w:r>
        <w:rPr>
          <w:rFonts w:ascii="Georgia" w:hAnsi="Georgia"/>
        </w:rPr>
        <w:delText>Functional Requirements | 5</w:delText>
      </w:r>
    </w:del>
    <w:del w:id="816"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77777777" w:rsidR="008F456D" w:rsidRDefault="002B278F">
    <w:pPr>
      <w:pStyle w:val="Footer"/>
      <w:jc w:val="right"/>
      <w:rPr>
        <w:rFonts w:ascii="Georgia" w:hAnsi="Georgia"/>
      </w:rPr>
      <w:pPrChange w:id="817" w:author="Jade Raposa" w:date="2024-10-17T00:19:00Z">
        <w:pPr>
          <w:pStyle w:val="Footer"/>
        </w:pPr>
      </w:pPrChange>
    </w:pPr>
    <w:ins w:id="818" w:author="Jade Raposa" w:date="2024-10-17T00:19:00Z">
      <w:r>
        <w:rPr>
          <w:rFonts w:ascii="Georgia" w:hAnsi="Georgia"/>
        </w:rPr>
        <w:t>Functional Requirements  |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9" w:author="Jade Raposa" w:date="2024-10-17T00:19:00Z">
      <w:r>
        <w:rPr>
          <w:rFonts w:ascii="Georgia" w:hAnsi="Georgia"/>
        </w:rPr>
        <w:tab/>
      </w:r>
      <w:r>
        <w:rPr>
          <w:rFonts w:ascii="Georgia" w:hAnsi="Georgia"/>
        </w:rPr>
        <w:tab/>
        <w:delText>Functional Requirements | 5</w:delText>
      </w:r>
    </w:del>
    <w:del w:id="820"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77777777" w:rsidR="008F456D" w:rsidRDefault="002B278F">
    <w:pPr>
      <w:pStyle w:val="Footer"/>
      <w:jc w:val="right"/>
      <w:rPr>
        <w:rFonts w:ascii="Georgia" w:hAnsi="Georgia"/>
      </w:rPr>
      <w:pPrChange w:id="823" w:author="Jade Raposa" w:date="2024-10-17T00:19:00Z">
        <w:pPr>
          <w:pStyle w:val="Footer"/>
        </w:pPr>
      </w:pPrChange>
    </w:pPr>
    <w:ins w:id="824" w:author="Jade Raposa" w:date="2024-10-17T00:19:00Z">
      <w:r>
        <w:rPr>
          <w:rFonts w:ascii="Georgia" w:hAnsi="Georgia"/>
        </w:rPr>
        <w:t>Functional Requirements  |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25" w:author="Jade Raposa" w:date="2024-10-17T00:20:00Z">
      <w:r>
        <w:rPr>
          <w:rFonts w:ascii="Georgia" w:hAnsi="Georgia"/>
        </w:rPr>
        <w:t>7</w:t>
      </w:r>
    </w:ins>
    <w:del w:id="826" w:author="Jade Raposa" w:date="2024-10-17T00:19:00Z">
      <w:r>
        <w:rPr>
          <w:rFonts w:ascii="Georgia" w:hAnsi="Georgia"/>
        </w:rPr>
        <w:tab/>
      </w:r>
      <w:r>
        <w:rPr>
          <w:rFonts w:ascii="Georgia" w:hAnsi="Georgia"/>
        </w:rPr>
        <w:tab/>
        <w:delText>Functional Requirements | 5</w:delText>
      </w:r>
    </w:del>
    <w:del w:id="827"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547145217" name="Picture 54714521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77777777" w:rsidR="008F456D" w:rsidRPr="008F456D" w:rsidRDefault="002B278F">
    <w:pPr>
      <w:pStyle w:val="Header"/>
      <w:tabs>
        <w:tab w:val="clear" w:pos="4680"/>
        <w:tab w:val="clear" w:pos="9360"/>
        <w:tab w:val="right" w:pos="8640"/>
      </w:tabs>
      <w:jc w:val="right"/>
      <w:rPr>
        <w:rFonts w:ascii="Georgia" w:hAnsi="Georgia"/>
        <w:rPrChange w:id="57" w:author="Jade Raposa" w:date="2024-10-16T21:12:00Z">
          <w:rPr/>
        </w:rPrChange>
      </w:rPr>
      <w:pPrChange w:id="58" w:author="Jade Raposa" w:date="2024-10-16T21:13:00Z">
        <w:pPr>
          <w:pStyle w:val="Header"/>
          <w:tabs>
            <w:tab w:val="clear" w:pos="4680"/>
            <w:tab w:val="clear" w:pos="9360"/>
            <w:tab w:val="right" w:pos="8640"/>
          </w:tabs>
        </w:pPr>
      </w:pPrChange>
    </w:pPr>
    <w:ins w:id="59"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60" w:author="Jade Raposa" w:date="2024-10-16T21:22:00Z">
      <w:r>
        <w:t xml:space="preserve"> </w:t>
      </w:r>
      <w:r>
        <w:rPr>
          <w:rFonts w:ascii="Georgia" w:hAnsi="Georgia"/>
        </w:rPr>
        <w:t>Capstone Project 2 Completion  |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829024271" name="Picture 82902427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Conclusions</w:t>
    </w:r>
    <w:ins w:id="892" w:author="Jade Raposa" w:date="2024-10-16T22:56:00Z">
      <w:r>
        <w:rPr>
          <w:rFonts w:ascii="Georgia" w:hAnsi="Georgia"/>
        </w:rPr>
        <w:t xml:space="preserve">  </w:t>
      </w:r>
    </w:ins>
    <w:r>
      <w:rPr>
        <w:rFonts w:ascii="Georgia" w:hAnsi="Georgia"/>
      </w:rPr>
      <w:t xml:space="preserve">| </w:t>
    </w:r>
    <w:ins w:id="893"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77777777" w:rsidR="008F456D" w:rsidRDefault="002B278F">
    <w:pPr>
      <w:pStyle w:val="Footer"/>
      <w:jc w:val="right"/>
      <w:rPr>
        <w:rFonts w:ascii="Georgia" w:hAnsi="Georgia"/>
      </w:rPr>
      <w:pPrChange w:id="894" w:author="Jade Raposa" w:date="2024-10-17T00:21:00Z">
        <w:pPr>
          <w:pStyle w:val="Footer"/>
        </w:pPr>
      </w:pPrChange>
    </w:pPr>
    <w:ins w:id="895" w:author="Jade Raposa" w:date="2024-10-17T00:21:00Z">
      <w:r>
        <w:rPr>
          <w:rFonts w:ascii="Georgia" w:hAnsi="Georgia"/>
        </w:rPr>
        <w:t>Findings  |  58</w:t>
      </w:r>
    </w:ins>
    <w:del w:id="896"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897"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77777777" w:rsidR="008F456D" w:rsidRDefault="002B278F">
    <w:pPr>
      <w:pStyle w:val="Footer"/>
      <w:jc w:val="right"/>
      <w:rPr>
        <w:rFonts w:ascii="Georgia" w:hAnsi="Georgia"/>
      </w:rPr>
      <w:pPrChange w:id="997" w:author="Jade Raposa" w:date="2024-10-16T22:53:00Z">
        <w:pPr>
          <w:pStyle w:val="Footer"/>
        </w:pPr>
      </w:pPrChange>
    </w:pPr>
    <w:r>
      <w:rPr>
        <w:rFonts w:ascii="Georgia" w:hAnsi="Georgia"/>
        <w:noProof/>
        <w:lang w:val="en-US"/>
        <w:rPrChange w:id="998"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999" w:author="Jade Raposa" w:date="2024-10-16T22:53:00Z">
      <w:r>
        <w:rPr>
          <w:rFonts w:ascii="Georgia" w:hAnsi="Georgia"/>
          <w:rPrChange w:id="1000" w:author="Jade Raposa" w:date="2024-10-16T22:53:00Z">
            <w:rPr/>
          </w:rPrChange>
        </w:rPr>
        <w:t xml:space="preserve">Findings, Conclusions, and Recommendations </w:t>
      </w:r>
      <w:r>
        <w:t xml:space="preserve"> </w:t>
      </w:r>
    </w:ins>
    <w:del w:id="1001" w:author="Jade Raposa" w:date="2024-10-16T22:53:00Z">
      <w:r>
        <w:tab/>
      </w:r>
      <w:r>
        <w:tab/>
      </w:r>
    </w:del>
    <w:del w:id="1002" w:author="Jade Raposa" w:date="2024-10-16T22:52:00Z">
      <w:r>
        <w:rPr>
          <w:rFonts w:ascii="Georgia" w:hAnsi="Georgia"/>
        </w:rPr>
        <w:delText>References</w:delText>
      </w:r>
    </w:del>
    <w:r>
      <w:rPr>
        <w:rFonts w:ascii="Georgia" w:hAnsi="Georgia"/>
      </w:rPr>
      <w:t xml:space="preserve">| </w:t>
    </w:r>
    <w:del w:id="1003" w:author="Jade Raposa" w:date="2024-10-16T22:51:00Z">
      <w:r>
        <w:rPr>
          <w:rFonts w:ascii="Georgia" w:hAnsi="Georgia"/>
        </w:rPr>
        <w:delText>61</w:delText>
      </w:r>
    </w:del>
    <w:ins w:id="1004"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77777777" w:rsidR="008F456D" w:rsidRDefault="002B278F">
    <w:pPr>
      <w:pStyle w:val="Footer"/>
      <w:jc w:val="right"/>
      <w:rPr>
        <w:rFonts w:ascii="Georgia" w:hAnsi="Georgia"/>
      </w:rPr>
      <w:pPrChange w:id="1005" w:author="Jade Raposa" w:date="2024-10-16T22:56:00Z">
        <w:pPr>
          <w:pStyle w:val="Footer"/>
        </w:pPr>
      </w:pPrChange>
    </w:pPr>
    <w:ins w:id="1006" w:author="Jade Raposa" w:date="2024-10-16T22:56:00Z">
      <w:r>
        <w:rPr>
          <w:rFonts w:ascii="Georgia" w:hAnsi="Georgia"/>
        </w:rPr>
        <w:t>References  |  60</w:t>
      </w:r>
    </w:ins>
    <w:del w:id="1007"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008"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77777777" w:rsidR="008F456D" w:rsidRDefault="002B278F">
    <w:pPr>
      <w:pStyle w:val="Footer"/>
      <w:jc w:val="right"/>
      <w:rPr>
        <w:rFonts w:ascii="Georgia" w:hAnsi="Georgia"/>
      </w:rPr>
      <w:pPrChange w:id="1031" w:author="Jade Raposa" w:date="2024-10-16T23:01:00Z">
        <w:pPr>
          <w:pStyle w:val="Footer"/>
        </w:pPr>
      </w:pPrChange>
    </w:pPr>
    <w:ins w:id="1032" w:author="Jade Raposa" w:date="2024-10-16T23:01:00Z">
      <w:r>
        <w:rPr>
          <w:rFonts w:ascii="Georgia" w:hAnsi="Georgia"/>
          <w:rPrChange w:id="1033" w:author="Jade Raposa" w:date="2024-10-16T23:01:00Z">
            <w:rPr/>
          </w:rPrChange>
        </w:rPr>
        <w:t>References  |  6</w:t>
      </w:r>
    </w:ins>
    <w:r>
      <w:rPr>
        <w:rFonts w:ascii="Georgia" w:hAnsi="Georgia"/>
        <w:noProof/>
        <w:lang w:val="en-US"/>
        <w:rPrChange w:id="1034"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35" w:author="Jade Raposa" w:date="2024-10-16T23:01:00Z">
      <w:r>
        <w:rPr>
          <w:rFonts w:ascii="Georgia" w:hAnsi="Georgia"/>
        </w:rPr>
        <w:t>2</w:t>
      </w:r>
    </w:ins>
    <w:del w:id="1036" w:author="Jade Raposa" w:date="2024-10-16T23:00:00Z">
      <w:r>
        <w:rPr>
          <w:rFonts w:ascii="Georgia" w:hAnsi="Georgia"/>
          <w:rPrChange w:id="1037" w:author="Jade Raposa" w:date="2024-10-16T23:01:00Z">
            <w:rPr/>
          </w:rPrChange>
        </w:rPr>
        <w:tab/>
      </w:r>
      <w:r>
        <w:rPr>
          <w:rFonts w:ascii="Georgia" w:hAnsi="Georgia"/>
          <w:rPrChange w:id="1038"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7777777" w:rsidR="008F456D" w:rsidRDefault="002B278F">
    <w:pPr>
      <w:pStyle w:val="Footer"/>
      <w:jc w:val="right"/>
      <w:rPr>
        <w:rFonts w:ascii="Georgia" w:hAnsi="Georgia"/>
      </w:rPr>
      <w:pPrChange w:id="1039" w:author="Jade Raposa" w:date="2024-10-16T23:00:00Z">
        <w:pPr>
          <w:pStyle w:val="Footer"/>
        </w:pPr>
      </w:pPrChange>
    </w:pPr>
    <w:r>
      <w:rPr>
        <w:rFonts w:ascii="Georgia" w:hAnsi="Georgia"/>
      </w:rPr>
      <w:t xml:space="preserve">References  | </w:t>
    </w:r>
    <w:ins w:id="1040" w:author="Jade Raposa" w:date="2024-10-16T23:00:00Z">
      <w:r>
        <w:rPr>
          <w:rFonts w:ascii="Georgia" w:hAnsi="Georgia"/>
        </w:rPr>
        <w:t xml:space="preserve"> </w:t>
      </w:r>
    </w:ins>
    <w:r>
      <w:rPr>
        <w:rFonts w:ascii="Georgia" w:hAnsi="Georgia"/>
      </w:rPr>
      <w:t>6</w:t>
    </w:r>
    <w:ins w:id="1041" w:author="Jade Raposa" w:date="2024-10-16T23:00:00Z">
      <w:r>
        <w:rPr>
          <w:rFonts w:ascii="Georgia" w:hAnsi="Georgia"/>
        </w:rPr>
        <w:t>1</w:t>
      </w:r>
    </w:ins>
    <w:del w:id="1042" w:author="Jade Raposa" w:date="2024-10-16T23:00:00Z">
      <w:r>
        <w:rPr>
          <w:rFonts w:ascii="Georgia" w:hAnsi="Georgia"/>
        </w:rPr>
        <w:delText>2</w:delText>
      </w:r>
      <w:r>
        <w:rPr>
          <w:rFonts w:ascii="Georgia" w:hAnsi="Georgia"/>
        </w:rPr>
        <w:tab/>
        <w:delText xml:space="preserve">                                                                                                                References| 62</w:delText>
      </w:r>
    </w:del>
    <w:del w:id="1043"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77777777" w:rsidR="008F456D" w:rsidRDefault="002B278F">
    <w:pPr>
      <w:pStyle w:val="Footer"/>
      <w:jc w:val="right"/>
      <w:rPr>
        <w:rFonts w:ascii="Georgia" w:hAnsi="Georgia"/>
      </w:rPr>
      <w:pPrChange w:id="1088" w:author="Jade Raposa" w:date="2024-10-16T23:01:00Z">
        <w:pPr>
          <w:pStyle w:val="Footer"/>
        </w:pPr>
      </w:pPrChange>
    </w:pPr>
    <w:ins w:id="1089" w:author="Jade Raposa" w:date="2024-10-16T23:01:00Z">
      <w:r>
        <w:rPr>
          <w:rFonts w:ascii="Georgia" w:hAnsi="Georgia"/>
          <w:rPrChange w:id="1090" w:author="Jade Raposa" w:date="2024-10-16T23:01:00Z">
            <w:rPr/>
          </w:rPrChange>
        </w:rPr>
        <w:t>References  |  6</w:t>
      </w:r>
    </w:ins>
    <w:r>
      <w:rPr>
        <w:rFonts w:ascii="Georgia" w:hAnsi="Georgia"/>
        <w:noProof/>
        <w:lang w:val="en-US"/>
        <w:rPrChange w:id="1091"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092" w:author="Jade Raposa" w:date="2024-10-17T00:22:00Z">
      <w:r>
        <w:rPr>
          <w:rFonts w:ascii="Georgia" w:hAnsi="Georgia"/>
        </w:rPr>
        <w:t>4</w:t>
      </w:r>
    </w:ins>
    <w:del w:id="1093" w:author="Jade Raposa" w:date="2024-10-16T23:00:00Z">
      <w:r>
        <w:rPr>
          <w:rFonts w:ascii="Georgia" w:hAnsi="Georgia"/>
          <w:rPrChange w:id="1094" w:author="Jade Raposa" w:date="2024-10-16T23:01:00Z">
            <w:rPr/>
          </w:rPrChange>
        </w:rPr>
        <w:tab/>
      </w:r>
      <w:r>
        <w:rPr>
          <w:rFonts w:ascii="Georgia" w:hAnsi="Georgia"/>
          <w:rPrChange w:id="1095"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77777777" w:rsidR="008F456D" w:rsidRDefault="002B278F">
    <w:pPr>
      <w:pStyle w:val="Footer"/>
      <w:jc w:val="right"/>
      <w:rPr>
        <w:rFonts w:ascii="Georgia" w:hAnsi="Georgia"/>
      </w:rPr>
      <w:pPrChange w:id="1096" w:author="Jade Raposa" w:date="2024-10-16T23:03:00Z">
        <w:pPr>
          <w:pStyle w:val="Footer"/>
        </w:pPr>
      </w:pPrChange>
    </w:pPr>
    <w:ins w:id="1097" w:author="Jade Raposa" w:date="2024-10-16T23:03:00Z">
      <w:r>
        <w:rPr>
          <w:rFonts w:ascii="Georgia" w:hAnsi="Georgia"/>
        </w:rPr>
        <w:t>References</w:t>
      </w:r>
    </w:ins>
    <w:ins w:id="1098" w:author="Jade Raposa" w:date="2024-10-16T23:04:00Z">
      <w:r>
        <w:rPr>
          <w:rFonts w:ascii="Georgia" w:hAnsi="Georgia"/>
        </w:rPr>
        <w:t xml:space="preserve">  |</w:t>
      </w:r>
    </w:ins>
    <w:ins w:id="1099" w:author="Jade Raposa" w:date="2024-10-16T23:03:00Z">
      <w:r>
        <w:rPr>
          <w:rFonts w:ascii="Georgia" w:hAnsi="Georgia"/>
        </w:rPr>
        <w:t xml:space="preserve"> </w:t>
      </w:r>
    </w:ins>
    <w:ins w:id="1100" w:author="Jade Raposa" w:date="2024-10-16T23:04:00Z">
      <w:r>
        <w:rPr>
          <w:rFonts w:ascii="Georgia" w:hAnsi="Georgia"/>
        </w:rPr>
        <w:t xml:space="preserve"> </w:t>
      </w:r>
    </w:ins>
    <w:ins w:id="1101" w:author="Jade Raposa" w:date="2024-10-16T23:03:00Z">
      <w:r>
        <w:rPr>
          <w:rFonts w:ascii="Georgia" w:hAnsi="Georgia"/>
        </w:rPr>
        <w:t>6</w:t>
      </w:r>
    </w:ins>
    <w:ins w:id="1102" w:author="Jade Raposa" w:date="2024-10-17T00:22:00Z">
      <w:r>
        <w:rPr>
          <w:rFonts w:ascii="Georgia" w:hAnsi="Georgia"/>
        </w:rPr>
        <w:t>3</w:t>
      </w:r>
    </w:ins>
    <w:del w:id="1103"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77777777" w:rsidR="008F456D" w:rsidRDefault="002B278F">
    <w:pPr>
      <w:pStyle w:val="Footer"/>
      <w:rPr>
        <w:rFonts w:ascii="Georgia" w:hAnsi="Georgia"/>
      </w:rPr>
    </w:pPr>
    <w:r>
      <w:rPr>
        <w:rFonts w:ascii="Georgia" w:hAnsi="Georgia"/>
      </w:rPr>
      <w:tab/>
      <w:t xml:space="preserve">                                                                                                                                              Appendix A </w:t>
    </w:r>
    <w:ins w:id="1107" w:author="Jade Raposa" w:date="2024-10-16T23:07:00Z">
      <w:r>
        <w:rPr>
          <w:rFonts w:ascii="Georgia" w:hAnsi="Georgia"/>
        </w:rPr>
        <w:t xml:space="preserve"> </w:t>
      </w:r>
    </w:ins>
    <w:r>
      <w:rPr>
        <w:rFonts w:ascii="Georgia" w:hAnsi="Georgia"/>
      </w:rPr>
      <w:t>|</w:t>
    </w:r>
    <w:ins w:id="1108" w:author="Jade Raposa" w:date="2024-10-16T23:07:00Z">
      <w:r>
        <w:rPr>
          <w:rFonts w:ascii="Georgia" w:hAnsi="Georgia"/>
        </w:rPr>
        <w:t xml:space="preserve"> </w:t>
      </w:r>
    </w:ins>
    <w:r>
      <w:rPr>
        <w:rFonts w:ascii="Georgia" w:hAnsi="Georgia"/>
      </w:rPr>
      <w:t xml:space="preserve"> 6</w:t>
    </w:r>
    <w:ins w:id="1109" w:author="Jade Raposa" w:date="2024-10-17T00:22:00Z">
      <w:r>
        <w:rPr>
          <w:rFonts w:ascii="Georgia" w:hAnsi="Georgia"/>
        </w:rPr>
        <w:t>5</w:t>
      </w:r>
    </w:ins>
    <w:del w:id="1110"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2" w:author="Jade Raposa" w:date="2024-10-16T21:23:00Z">
      <w:r>
        <w:t xml:space="preserve"> </w:t>
      </w:r>
    </w:ins>
    <w:ins w:id="93" w:author="Jade Raposa" w:date="2024-10-16T21:37:00Z">
      <w:r>
        <w:rPr>
          <w:rFonts w:ascii="Georgia" w:hAnsi="Georgia"/>
        </w:rPr>
        <w:t>Executive Summary</w:t>
      </w:r>
    </w:ins>
    <w:ins w:id="94" w:author="Jade Raposa" w:date="2024-10-16T21:03:00Z">
      <w:r>
        <w:t xml:space="preserve"> </w:t>
      </w:r>
    </w:ins>
    <w:sdt>
      <w:sdtPr>
        <w:id w:val="575024372"/>
        <w:docPartObj>
          <w:docPartGallery w:val="AutoText"/>
        </w:docPartObj>
      </w:sdtPr>
      <w:sdtEndPr>
        <w:rPr>
          <w:rFonts w:ascii="Georgia" w:hAnsi="Georgia"/>
        </w:rPr>
      </w:sdtEndPr>
      <w:sdtContent>
        <w:ins w:id="95" w:author="Jade Raposa" w:date="2024-10-16T21:02:00Z">
          <w:r>
            <w:t xml:space="preserve"> |</w:t>
          </w:r>
        </w:ins>
        <w:ins w:id="96" w:author="Jade Raposa" w:date="2024-10-16T21:03:00Z">
          <w:r>
            <w:t xml:space="preserve">  </w:t>
          </w:r>
        </w:ins>
        <w:ins w:id="97" w:author="Jade Raposa" w:date="2024-10-16T21:47:00Z">
          <w:r>
            <w:rPr>
              <w:rFonts w:ascii="Georgia" w:hAnsi="Georgia"/>
              <w:rPrChange w:id="98" w:author="Jade Raposa" w:date="2024-10-16T21:47:00Z">
                <w:rPr/>
              </w:rPrChange>
            </w:rPr>
            <w:t>vii</w:t>
          </w:r>
        </w:ins>
        <w:del w:id="99"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77777777" w:rsidR="008F456D" w:rsidRDefault="002B278F">
    <w:pPr>
      <w:pStyle w:val="Footer"/>
      <w:jc w:val="right"/>
      <w:rPr>
        <w:rFonts w:ascii="Georgia" w:hAnsi="Georgia"/>
      </w:rPr>
      <w:pPrChange w:id="1111" w:author="Jade Raposa" w:date="2024-10-17T00:24:00Z">
        <w:pPr>
          <w:pStyle w:val="Footer"/>
        </w:pPr>
      </w:pPrChange>
    </w:pPr>
    <w:ins w:id="1112" w:author="Jade Raposa" w:date="2024-10-17T00:24:00Z">
      <w:r>
        <w:rPr>
          <w:rFonts w:ascii="Georgia" w:hAnsi="Georgia"/>
          <w:rPrChange w:id="1113" w:author="Jade Raposa" w:date="2024-10-17T00:24:00Z">
            <w:rPr/>
          </w:rPrChange>
        </w:rPr>
        <w:t>Appendix B</w:t>
      </w:r>
      <w:r>
        <w:rPr>
          <w:rFonts w:ascii="Georgia" w:hAnsi="Georgia"/>
        </w:rPr>
        <w:t xml:space="preserve"> </w:t>
      </w:r>
      <w:r>
        <w:rPr>
          <w:rFonts w:ascii="Georgia" w:hAnsi="Georgia"/>
          <w:rPrChange w:id="1114" w:author="Jade Raposa" w:date="2024-10-17T00:24:00Z">
            <w:rPr/>
          </w:rPrChange>
        </w:rPr>
        <w:t xml:space="preserve"> | </w:t>
      </w:r>
      <w:r>
        <w:rPr>
          <w:rFonts w:ascii="Georgia" w:hAnsi="Georgia"/>
        </w:rPr>
        <w:t xml:space="preserve"> </w:t>
      </w:r>
      <w:r>
        <w:rPr>
          <w:rFonts w:ascii="Georgia" w:hAnsi="Georgia"/>
          <w:rPrChange w:id="1115" w:author="Jade Raposa" w:date="2024-10-17T00:24:00Z">
            <w:rPr/>
          </w:rPrChange>
        </w:rPr>
        <w:t>67</w:t>
      </w:r>
    </w:ins>
    <w:r>
      <w:rPr>
        <w:rFonts w:ascii="Georgia" w:hAnsi="Georgia"/>
        <w:noProof/>
        <w:lang w:val="en-US"/>
        <w:rPrChange w:id="1116"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17" w:author="Jade Raposa" w:date="2024-10-17T00:24:00Z">
      <w:r>
        <w:rPr>
          <w:rFonts w:ascii="Georgia" w:hAnsi="Georgia"/>
          <w:rPrChange w:id="1118" w:author="Jade Raposa" w:date="2024-10-17T00:24:00Z">
            <w:rPr/>
          </w:rPrChange>
        </w:rPr>
        <w:tab/>
      </w:r>
      <w:r>
        <w:rPr>
          <w:rFonts w:ascii="Georgia" w:hAnsi="Georgia"/>
          <w:rPrChange w:id="1119" w:author="Jade Raposa" w:date="2024-10-17T00:24:00Z">
            <w:rPr/>
          </w:rPrChange>
        </w:rPr>
        <w:tab/>
      </w:r>
    </w:del>
    <w:del w:id="1120"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77777777" w:rsidR="008F456D" w:rsidRDefault="002B278F">
    <w:pPr>
      <w:pStyle w:val="Footer"/>
      <w:jc w:val="right"/>
      <w:rPr>
        <w:rFonts w:ascii="Georgia" w:hAnsi="Georgia"/>
      </w:rPr>
      <w:pPrChange w:id="1121" w:author="Jade Raposa" w:date="2024-10-17T00:23:00Z">
        <w:pPr>
          <w:pStyle w:val="Footer"/>
        </w:pPr>
      </w:pPrChange>
    </w:pPr>
    <w:ins w:id="1122" w:author="Jade Raposa" w:date="2024-10-17T00:23:00Z">
      <w:r>
        <w:rPr>
          <w:rFonts w:ascii="Georgia" w:hAnsi="Georgia"/>
        </w:rPr>
        <w:t>Appendix B  |  66</w:t>
      </w:r>
    </w:ins>
    <w:del w:id="1123" w:author="Jade Raposa" w:date="2024-10-17T00:23:00Z">
      <w:r>
        <w:rPr>
          <w:rFonts w:ascii="Georgia" w:hAnsi="Georgia"/>
        </w:rPr>
        <w:tab/>
      </w:r>
    </w:del>
    <w:r>
      <w:rPr>
        <w:rFonts w:ascii="Georgia" w:hAnsi="Georgia"/>
      </w:rPr>
      <w:t xml:space="preserve">                                                                                                                                             </w:t>
    </w:r>
    <w:del w:id="1124"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25"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7777777" w:rsidR="008F456D" w:rsidRDefault="002B278F">
    <w:pPr>
      <w:pStyle w:val="Footer"/>
      <w:jc w:val="right"/>
      <w:rPr>
        <w:rFonts w:ascii="Georgia" w:hAnsi="Georgia"/>
      </w:rPr>
      <w:pPrChange w:id="1126" w:author="Jade Raposa" w:date="2024-10-17T00:24:00Z">
        <w:pPr>
          <w:pStyle w:val="Footer"/>
        </w:pPr>
      </w:pPrChange>
    </w:pPr>
    <w:ins w:id="1127" w:author="Jade Raposa" w:date="2024-10-17T00:24:00Z">
      <w:r>
        <w:rPr>
          <w:rFonts w:ascii="Georgia" w:hAnsi="Georgia"/>
          <w:rPrChange w:id="1128" w:author="Jade Raposa" w:date="2024-10-17T00:24:00Z">
            <w:rPr/>
          </w:rPrChange>
        </w:rPr>
        <w:t>Appendix C</w:t>
      </w:r>
      <w:r>
        <w:rPr>
          <w:rFonts w:ascii="Georgia" w:hAnsi="Georgia"/>
        </w:rPr>
        <w:t xml:space="preserve"> </w:t>
      </w:r>
      <w:r>
        <w:rPr>
          <w:rFonts w:ascii="Georgia" w:hAnsi="Georgia"/>
          <w:rPrChange w:id="1129" w:author="Jade Raposa" w:date="2024-10-17T00:24:00Z">
            <w:rPr/>
          </w:rPrChange>
        </w:rPr>
        <w:t xml:space="preserve"> |</w:t>
      </w:r>
      <w:r>
        <w:rPr>
          <w:rFonts w:ascii="Georgia" w:hAnsi="Georgia"/>
        </w:rPr>
        <w:t xml:space="preserve"> </w:t>
      </w:r>
      <w:r>
        <w:rPr>
          <w:rFonts w:ascii="Georgia" w:hAnsi="Georgia"/>
          <w:rPrChange w:id="1130" w:author="Jade Raposa" w:date="2024-10-17T00:24:00Z">
            <w:rPr/>
          </w:rPrChange>
        </w:rPr>
        <w:t xml:space="preserve"> 68</w:t>
      </w:r>
    </w:ins>
    <w:r>
      <w:rPr>
        <w:rFonts w:ascii="Georgia" w:hAnsi="Georgia"/>
        <w:noProof/>
        <w:lang w:val="en-US"/>
        <w:rPrChange w:id="1131"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32" w:author="Jade Raposa" w:date="2024-10-17T00:24:00Z">
      <w:r>
        <w:rPr>
          <w:rFonts w:ascii="Georgia" w:hAnsi="Georgia"/>
          <w:rPrChange w:id="1133" w:author="Jade Raposa" w:date="2024-10-17T00:24:00Z">
            <w:rPr/>
          </w:rPrChange>
        </w:rPr>
        <w:tab/>
      </w:r>
      <w:r>
        <w:rPr>
          <w:rFonts w:ascii="Georgia" w:hAnsi="Georgia"/>
          <w:rPrChange w:id="1134"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77777777" w:rsidR="008F456D" w:rsidRDefault="002B278F">
    <w:pPr>
      <w:pStyle w:val="Footer"/>
      <w:jc w:val="right"/>
      <w:rPr>
        <w:rFonts w:ascii="Georgia" w:hAnsi="Georgia"/>
      </w:rPr>
      <w:pPrChange w:id="1135" w:author="Jade Raposa" w:date="2024-10-17T00:28:00Z">
        <w:pPr>
          <w:pStyle w:val="Footer"/>
        </w:pPr>
      </w:pPrChange>
    </w:pPr>
    <w:ins w:id="1136" w:author="Jade Raposa" w:date="2024-10-17T00:28:00Z">
      <w:r>
        <w:rPr>
          <w:rFonts w:ascii="Georgia" w:hAnsi="Georgia"/>
        </w:rPr>
        <w:t>Appendix C</w:t>
      </w:r>
    </w:ins>
    <w:ins w:id="1137" w:author="Jade Raposa" w:date="2024-10-17T00:29:00Z">
      <w:r>
        <w:rPr>
          <w:rFonts w:ascii="Georgia" w:hAnsi="Georgia"/>
        </w:rPr>
        <w:t xml:space="preserve">  </w:t>
      </w:r>
    </w:ins>
    <w:ins w:id="1138" w:author="Jade Raposa" w:date="2024-10-17T00:28:00Z">
      <w:r>
        <w:rPr>
          <w:rFonts w:ascii="Georgia" w:hAnsi="Georgia"/>
        </w:rPr>
        <w:t xml:space="preserve">| </w:t>
      </w:r>
    </w:ins>
    <w:ins w:id="1139" w:author="Jade Raposa" w:date="2024-10-17T00:29:00Z">
      <w:r>
        <w:rPr>
          <w:rFonts w:ascii="Georgia" w:hAnsi="Georgia"/>
        </w:rPr>
        <w:t xml:space="preserve"> </w:t>
      </w:r>
    </w:ins>
    <w:ins w:id="1140" w:author="Jade Raposa" w:date="2024-10-17T00:28:00Z">
      <w:r>
        <w:rPr>
          <w:rFonts w:ascii="Georgia" w:hAnsi="Georgia"/>
        </w:rPr>
        <w:t>70</w:t>
      </w:r>
    </w:ins>
    <w:del w:id="1141"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42"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77777777" w:rsidR="008F456D" w:rsidRDefault="002B278F">
    <w:pPr>
      <w:pStyle w:val="Footer"/>
      <w:jc w:val="right"/>
      <w:rPr>
        <w:rFonts w:ascii="Georgia" w:hAnsi="Georgia"/>
      </w:rPr>
      <w:pPrChange w:id="1217" w:author="Jade Raposa" w:date="2024-10-17T00:25:00Z">
        <w:pPr>
          <w:pStyle w:val="Footer"/>
        </w:pPr>
      </w:pPrChange>
    </w:pPr>
    <w:ins w:id="1218" w:author="Jade Raposa" w:date="2024-10-17T00:25:00Z">
      <w:r>
        <w:rPr>
          <w:rFonts w:ascii="Georgia" w:hAnsi="Georgia"/>
        </w:rPr>
        <w:t>Appendix C  |  7</w:t>
      </w:r>
    </w:ins>
    <w:r>
      <w:rPr>
        <w:rFonts w:ascii="Georgia" w:hAnsi="Georgia"/>
        <w:noProof/>
        <w:lang w:val="en-US"/>
        <w:rPrChange w:id="1219"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522969492" name="Picture 1522969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20" w:author="Jade Raposa" w:date="2024-10-17T00:39:00Z">
      <w:r>
        <w:rPr>
          <w:rFonts w:ascii="Georgia" w:hAnsi="Georgia"/>
        </w:rPr>
        <w:t>0</w:t>
      </w:r>
    </w:ins>
    <w:del w:id="1221" w:author="Jade Raposa" w:date="2024-10-17T00:25:00Z">
      <w:r>
        <w:rPr>
          <w:rFonts w:ascii="Georgia" w:hAnsi="Georgia"/>
          <w:rPrChange w:id="1222" w:author="Jade Raposa" w:date="2024-10-17T00:25:00Z">
            <w:rPr/>
          </w:rPrChange>
        </w:rPr>
        <w:tab/>
      </w:r>
      <w:r>
        <w:rPr>
          <w:rFonts w:ascii="Georgia" w:hAnsi="Georgia"/>
          <w:rPrChange w:id="1223"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77777777" w:rsidR="008F456D" w:rsidRDefault="002B278F">
    <w:pPr>
      <w:pStyle w:val="Footer"/>
      <w:jc w:val="right"/>
      <w:rPr>
        <w:rFonts w:ascii="Georgia" w:hAnsi="Georgia"/>
      </w:rPr>
      <w:pPrChange w:id="1224" w:author="Jade Raposa" w:date="2024-10-17T00:28:00Z">
        <w:pPr>
          <w:pStyle w:val="Footer"/>
        </w:pPr>
      </w:pPrChange>
    </w:pPr>
    <w:ins w:id="1225" w:author="Jade Raposa" w:date="2024-10-17T00:28:00Z">
      <w:r>
        <w:rPr>
          <w:rFonts w:ascii="Georgia" w:hAnsi="Georgia"/>
        </w:rPr>
        <w:t>Appendix C</w:t>
      </w:r>
    </w:ins>
    <w:ins w:id="1226" w:author="Jade Raposa" w:date="2024-10-17T00:29:00Z">
      <w:r>
        <w:rPr>
          <w:rFonts w:ascii="Georgia" w:hAnsi="Georgia"/>
        </w:rPr>
        <w:t xml:space="preserve">  </w:t>
      </w:r>
    </w:ins>
    <w:ins w:id="1227" w:author="Jade Raposa" w:date="2024-10-17T00:28:00Z">
      <w:r>
        <w:rPr>
          <w:rFonts w:ascii="Georgia" w:hAnsi="Georgia"/>
        </w:rPr>
        <w:t xml:space="preserve">| </w:t>
      </w:r>
    </w:ins>
    <w:ins w:id="1228" w:author="Jade Raposa" w:date="2024-10-17T00:29:00Z">
      <w:r>
        <w:rPr>
          <w:rFonts w:ascii="Georgia" w:hAnsi="Georgia"/>
        </w:rPr>
        <w:t xml:space="preserve"> </w:t>
      </w:r>
    </w:ins>
    <w:ins w:id="1229" w:author="Jade Raposa" w:date="2024-10-17T00:39:00Z">
      <w:r>
        <w:rPr>
          <w:rFonts w:ascii="Georgia" w:hAnsi="Georgia"/>
        </w:rPr>
        <w:t>69</w:t>
      </w:r>
    </w:ins>
    <w:del w:id="1230"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007396208" name="Picture 1007396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31"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77777777" w:rsidR="008F456D" w:rsidRDefault="002B278F">
    <w:pPr>
      <w:pStyle w:val="Footer"/>
      <w:jc w:val="right"/>
      <w:rPr>
        <w:rFonts w:ascii="Georgia" w:hAnsi="Georgia"/>
      </w:rPr>
      <w:pPrChange w:id="1233" w:author="Jade Raposa" w:date="2024-10-17T00:31:00Z">
        <w:pPr>
          <w:pStyle w:val="Footer"/>
        </w:pPr>
      </w:pPrChange>
    </w:pPr>
    <w:ins w:id="1234" w:author="Jade Raposa" w:date="2024-10-17T00:31:00Z">
      <w:r>
        <w:rPr>
          <w:rFonts w:ascii="Georgia" w:hAnsi="Georgia"/>
          <w:rPrChange w:id="1235" w:author="Jade Raposa" w:date="2024-10-17T00:31:00Z">
            <w:rPr/>
          </w:rPrChange>
        </w:rPr>
        <w:t>Appendix C</w:t>
      </w:r>
      <w:r>
        <w:rPr>
          <w:rFonts w:ascii="Georgia" w:hAnsi="Georgia"/>
        </w:rPr>
        <w:t xml:space="preserve"> </w:t>
      </w:r>
      <w:r>
        <w:rPr>
          <w:rFonts w:ascii="Georgia" w:hAnsi="Georgia"/>
          <w:rPrChange w:id="1236" w:author="Jade Raposa" w:date="2024-10-17T00:31:00Z">
            <w:rPr/>
          </w:rPrChange>
        </w:rPr>
        <w:t xml:space="preserve"> |</w:t>
      </w:r>
      <w:r>
        <w:rPr>
          <w:rFonts w:ascii="Georgia" w:hAnsi="Georgia"/>
        </w:rPr>
        <w:t xml:space="preserve"> </w:t>
      </w:r>
      <w:r>
        <w:rPr>
          <w:rFonts w:ascii="Georgia" w:hAnsi="Georgia"/>
          <w:rPrChange w:id="1237" w:author="Jade Raposa" w:date="2024-10-17T00:31:00Z">
            <w:rPr/>
          </w:rPrChange>
        </w:rPr>
        <w:t xml:space="preserve"> 7</w:t>
      </w:r>
    </w:ins>
    <w:r>
      <w:rPr>
        <w:rFonts w:ascii="Georgia" w:hAnsi="Georgia"/>
        <w:noProof/>
        <w:lang w:val="en-US"/>
        <w:rPrChange w:id="1238"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39" w:author="Jade Raposa" w:date="2024-10-17T00:44:00Z">
      <w:r>
        <w:rPr>
          <w:rFonts w:ascii="Georgia" w:hAnsi="Georgia"/>
        </w:rPr>
        <w:t>2</w:t>
      </w:r>
    </w:ins>
    <w:del w:id="1240" w:author="Jade Raposa" w:date="2024-10-17T00:31:00Z">
      <w:r>
        <w:rPr>
          <w:rFonts w:ascii="Georgia" w:hAnsi="Georgia"/>
          <w:rPrChange w:id="1241" w:author="Jade Raposa" w:date="2024-10-17T00:31:00Z">
            <w:rPr/>
          </w:rPrChange>
        </w:rPr>
        <w:tab/>
      </w:r>
      <w:r>
        <w:rPr>
          <w:rFonts w:ascii="Georgia" w:hAnsi="Georgia"/>
          <w:rPrChange w:id="1242"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77777777" w:rsidR="008F456D" w:rsidRDefault="002B278F">
    <w:pPr>
      <w:pStyle w:val="Footer"/>
      <w:jc w:val="right"/>
      <w:rPr>
        <w:rFonts w:ascii="Georgia" w:hAnsi="Georgia"/>
      </w:rPr>
      <w:pPrChange w:id="1243" w:author="Jade Raposa" w:date="2024-10-17T00:28:00Z">
        <w:pPr>
          <w:pStyle w:val="Footer"/>
        </w:pPr>
      </w:pPrChange>
    </w:pPr>
    <w:ins w:id="1244" w:author="Jade Raposa" w:date="2024-10-17T00:28:00Z">
      <w:r>
        <w:rPr>
          <w:rFonts w:ascii="Georgia" w:hAnsi="Georgia"/>
        </w:rPr>
        <w:t>Appendix C</w:t>
      </w:r>
    </w:ins>
    <w:ins w:id="1245" w:author="Jade Raposa" w:date="2024-10-17T00:29:00Z">
      <w:r>
        <w:rPr>
          <w:rFonts w:ascii="Georgia" w:hAnsi="Georgia"/>
        </w:rPr>
        <w:t xml:space="preserve">  </w:t>
      </w:r>
    </w:ins>
    <w:ins w:id="1246" w:author="Jade Raposa" w:date="2024-10-17T00:28:00Z">
      <w:r>
        <w:rPr>
          <w:rFonts w:ascii="Georgia" w:hAnsi="Georgia"/>
        </w:rPr>
        <w:t xml:space="preserve">| </w:t>
      </w:r>
    </w:ins>
    <w:ins w:id="1247" w:author="Jade Raposa" w:date="2024-10-17T00:29:00Z">
      <w:r>
        <w:rPr>
          <w:rFonts w:ascii="Georgia" w:hAnsi="Georgia"/>
        </w:rPr>
        <w:t xml:space="preserve"> </w:t>
      </w:r>
    </w:ins>
    <w:ins w:id="1248" w:author="Jade Raposa" w:date="2024-10-17T00:39:00Z">
      <w:r>
        <w:rPr>
          <w:rFonts w:ascii="Georgia" w:hAnsi="Georgia"/>
        </w:rPr>
        <w:t>7</w:t>
      </w:r>
    </w:ins>
    <w:ins w:id="1249" w:author="Jade Raposa" w:date="2024-10-17T00:40:00Z">
      <w:r>
        <w:rPr>
          <w:rFonts w:ascii="Georgia" w:hAnsi="Georgia"/>
        </w:rPr>
        <w:t>1</w:t>
      </w:r>
    </w:ins>
    <w:del w:id="1250"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51"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256" w:author="Jade Raposa" w:date="2024-10-17T00:42:00Z">
      <w:r>
        <w:rPr>
          <w:rFonts w:ascii="Georgia" w:hAnsi="Georgia"/>
        </w:rPr>
        <w:t>2</w:t>
      </w:r>
    </w:ins>
    <w:del w:id="1257"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77777777" w:rsidR="008F456D" w:rsidRDefault="002B278F">
    <w:pPr>
      <w:pStyle w:val="Footer"/>
      <w:jc w:val="right"/>
      <w:rPr>
        <w:rFonts w:ascii="Georgia" w:hAnsi="Georgia"/>
      </w:rPr>
      <w:pPrChange w:id="1258" w:author="Jade Raposa" w:date="2024-10-17T00:28:00Z">
        <w:pPr>
          <w:pStyle w:val="Footer"/>
        </w:pPr>
      </w:pPrChange>
    </w:pPr>
    <w:ins w:id="1259" w:author="Jade Raposa" w:date="2024-10-17T00:28:00Z">
      <w:r>
        <w:rPr>
          <w:rFonts w:ascii="Georgia" w:hAnsi="Georgia"/>
        </w:rPr>
        <w:t xml:space="preserve">Appendix </w:t>
      </w:r>
    </w:ins>
    <w:ins w:id="1260" w:author="Jade Raposa" w:date="2024-10-17T00:50:00Z">
      <w:r>
        <w:rPr>
          <w:rFonts w:ascii="Georgia" w:hAnsi="Georgia"/>
        </w:rPr>
        <w:t>D</w:t>
      </w:r>
    </w:ins>
    <w:ins w:id="1261" w:author="Jade Raposa" w:date="2024-10-17T00:29:00Z">
      <w:r>
        <w:rPr>
          <w:rFonts w:ascii="Georgia" w:hAnsi="Georgia"/>
        </w:rPr>
        <w:t xml:space="preserve">  </w:t>
      </w:r>
    </w:ins>
    <w:ins w:id="1262" w:author="Jade Raposa" w:date="2024-10-17T00:28:00Z">
      <w:r>
        <w:rPr>
          <w:rFonts w:ascii="Georgia" w:hAnsi="Georgia"/>
        </w:rPr>
        <w:t xml:space="preserve">| </w:t>
      </w:r>
    </w:ins>
    <w:ins w:id="1263" w:author="Jade Raposa" w:date="2024-10-17T00:29:00Z">
      <w:r>
        <w:rPr>
          <w:rFonts w:ascii="Georgia" w:hAnsi="Georgia"/>
        </w:rPr>
        <w:t xml:space="preserve"> </w:t>
      </w:r>
    </w:ins>
    <w:ins w:id="1264" w:author="Jade Raposa" w:date="2024-10-17T00:39:00Z">
      <w:r>
        <w:rPr>
          <w:rFonts w:ascii="Georgia" w:hAnsi="Georgia"/>
        </w:rPr>
        <w:t>7</w:t>
      </w:r>
    </w:ins>
    <w:ins w:id="1265" w:author="Jade Raposa" w:date="2024-10-17T00:50:00Z">
      <w:r>
        <w:rPr>
          <w:rFonts w:ascii="Georgia" w:hAnsi="Georgia"/>
        </w:rPr>
        <w:t>3</w:t>
      </w:r>
    </w:ins>
    <w:del w:id="1266"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267"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77777777" w:rsidR="008F456D" w:rsidRPr="008F456D" w:rsidRDefault="002B278F">
    <w:pPr>
      <w:pStyle w:val="Header"/>
      <w:tabs>
        <w:tab w:val="clear" w:pos="4680"/>
        <w:tab w:val="clear" w:pos="9360"/>
        <w:tab w:val="right" w:pos="8640"/>
      </w:tabs>
      <w:jc w:val="right"/>
      <w:rPr>
        <w:rFonts w:ascii="Georgia" w:hAnsi="Georgia"/>
        <w:rPrChange w:id="100" w:author="Jade Raposa" w:date="2024-10-16T21:12:00Z">
          <w:rPr/>
        </w:rPrChange>
      </w:rPr>
      <w:pPrChange w:id="101" w:author="Jade Raposa" w:date="2024-10-16T21:13:00Z">
        <w:pPr>
          <w:pStyle w:val="Header"/>
          <w:tabs>
            <w:tab w:val="clear" w:pos="4680"/>
            <w:tab w:val="clear" w:pos="9360"/>
            <w:tab w:val="right" w:pos="8640"/>
          </w:tabs>
        </w:pPr>
      </w:pPrChange>
    </w:pPr>
    <w:ins w:id="102"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03" w:author="Jade Raposa" w:date="2024-10-16T21:22:00Z">
      <w:r>
        <w:t xml:space="preserve"> </w:t>
      </w:r>
    </w:ins>
    <w:ins w:id="104" w:author="Jade Raposa" w:date="2024-10-16T21:36:00Z">
      <w:r>
        <w:rPr>
          <w:rFonts w:ascii="Georgia" w:hAnsi="Georgia"/>
        </w:rPr>
        <w:t>Executive Summary</w:t>
      </w:r>
    </w:ins>
    <w:ins w:id="105" w:author="Jade Raposa" w:date="2024-10-16T21:22:00Z">
      <w:r>
        <w:rPr>
          <w:rFonts w:ascii="Georgia" w:hAnsi="Georgia"/>
        </w:rPr>
        <w:t xml:space="preserve">  |  </w:t>
      </w:r>
    </w:ins>
    <w:ins w:id="106" w:author="Jade Raposa" w:date="2024-10-16T21:37:00Z">
      <w:r>
        <w:rPr>
          <w:rFonts w:ascii="Georgia" w:hAnsi="Georgia"/>
        </w:rPr>
        <w:t>v</w:t>
      </w:r>
    </w:ins>
    <w:ins w:id="107"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77777777" w:rsidR="008F456D" w:rsidRDefault="002B278F">
    <w:pPr>
      <w:pStyle w:val="Footer"/>
      <w:jc w:val="right"/>
      <w:rPr>
        <w:rFonts w:ascii="Georgia" w:hAnsi="Georgia"/>
      </w:rPr>
      <w:pPrChange w:id="1327" w:author="Jade Raposa" w:date="2024-10-17T00:48:00Z">
        <w:pPr>
          <w:pStyle w:val="Footer"/>
        </w:pPr>
      </w:pPrChange>
    </w:pPr>
    <w:ins w:id="1328" w:author="Jade Raposa" w:date="2024-10-17T00:48:00Z">
      <w:r>
        <w:rPr>
          <w:rFonts w:ascii="Georgia" w:hAnsi="Georgia"/>
          <w:rPrChange w:id="1329" w:author="Jade Raposa" w:date="2024-10-17T00:48:00Z">
            <w:rPr/>
          </w:rPrChange>
        </w:rPr>
        <w:t xml:space="preserve">Appendix D </w:t>
      </w:r>
      <w:r>
        <w:rPr>
          <w:rFonts w:ascii="Georgia" w:hAnsi="Georgia"/>
        </w:rPr>
        <w:t xml:space="preserve"> </w:t>
      </w:r>
      <w:r>
        <w:rPr>
          <w:rFonts w:ascii="Georgia" w:hAnsi="Georgia"/>
          <w:rPrChange w:id="1330" w:author="Jade Raposa" w:date="2024-10-17T00:48:00Z">
            <w:rPr/>
          </w:rPrChange>
        </w:rPr>
        <w:t>|</w:t>
      </w:r>
      <w:r>
        <w:rPr>
          <w:rFonts w:ascii="Georgia" w:hAnsi="Georgia"/>
        </w:rPr>
        <w:t xml:space="preserve"> </w:t>
      </w:r>
      <w:r>
        <w:rPr>
          <w:rFonts w:ascii="Georgia" w:hAnsi="Georgia"/>
          <w:rPrChange w:id="1331" w:author="Jade Raposa" w:date="2024-10-17T00:48:00Z">
            <w:rPr/>
          </w:rPrChange>
        </w:rPr>
        <w:t xml:space="preserve"> 74</w:t>
      </w:r>
    </w:ins>
    <w:r>
      <w:rPr>
        <w:rFonts w:ascii="Georgia" w:hAnsi="Georgia"/>
        <w:noProof/>
        <w:lang w:val="en-US"/>
        <w:rPrChange w:id="1332"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3" w:author="Jade Raposa" w:date="2024-10-17T00:48:00Z">
      <w:r>
        <w:rPr>
          <w:rFonts w:ascii="Georgia" w:hAnsi="Georgia"/>
          <w:rPrChange w:id="1334" w:author="Jade Raposa" w:date="2024-10-17T00:48:00Z">
            <w:rPr/>
          </w:rPrChange>
        </w:rPr>
        <w:tab/>
      </w:r>
      <w:r>
        <w:rPr>
          <w:rFonts w:ascii="Georgia" w:hAnsi="Georgia"/>
          <w:rPrChange w:id="1335"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77777777" w:rsidR="008F456D" w:rsidRDefault="002B278F">
    <w:pPr>
      <w:pStyle w:val="Footer"/>
      <w:jc w:val="right"/>
      <w:rPr>
        <w:rFonts w:ascii="Georgia" w:hAnsi="Georgia"/>
      </w:rPr>
      <w:pPrChange w:id="1430" w:author="Jade Raposa" w:date="2024-10-17T00:46:00Z">
        <w:pPr>
          <w:pStyle w:val="Footer"/>
        </w:pPr>
      </w:pPrChange>
    </w:pPr>
    <w:ins w:id="1431" w:author="Jade Raposa" w:date="2024-10-17T00:46:00Z">
      <w:r>
        <w:rPr>
          <w:rFonts w:ascii="Georgia" w:hAnsi="Georgia"/>
          <w:rPrChange w:id="1432" w:author="Jade Raposa" w:date="2024-10-17T00:46:00Z">
            <w:rPr/>
          </w:rPrChange>
        </w:rPr>
        <w:t>Appendix D</w:t>
      </w:r>
      <w:r>
        <w:rPr>
          <w:rFonts w:ascii="Georgia" w:hAnsi="Georgia"/>
        </w:rPr>
        <w:t xml:space="preserve"> </w:t>
      </w:r>
      <w:r>
        <w:rPr>
          <w:rFonts w:ascii="Georgia" w:hAnsi="Georgia"/>
          <w:rPrChange w:id="1433" w:author="Jade Raposa" w:date="2024-10-17T00:46:00Z">
            <w:rPr/>
          </w:rPrChange>
        </w:rPr>
        <w:t xml:space="preserve"> | </w:t>
      </w:r>
      <w:r>
        <w:rPr>
          <w:rFonts w:ascii="Georgia" w:hAnsi="Georgia"/>
        </w:rPr>
        <w:t xml:space="preserve"> </w:t>
      </w:r>
      <w:r>
        <w:rPr>
          <w:rFonts w:ascii="Georgia" w:hAnsi="Georgia"/>
          <w:rPrChange w:id="1434" w:author="Jade Raposa" w:date="2024-10-17T00:46:00Z">
            <w:rPr/>
          </w:rPrChange>
        </w:rPr>
        <w:t>7</w:t>
      </w:r>
    </w:ins>
    <w:r>
      <w:rPr>
        <w:rFonts w:ascii="Georgia" w:hAnsi="Georgia"/>
        <w:noProof/>
        <w:lang w:val="en-US"/>
        <w:rPrChange w:id="1435" w:author="Jade Raposa" w:date="2024-10-17T00:46:00Z">
          <w:rPr>
            <w:noProof/>
            <w:lang w:val="en-US"/>
          </w:rPr>
        </w:rPrChange>
      </w:rPr>
      <w:drawing>
        <wp:anchor distT="0" distB="0" distL="114300" distR="114300" simplePos="0" relativeHeight="251752448" behindDoc="1" locked="0" layoutInCell="1" allowOverlap="1" wp14:anchorId="3D338294" wp14:editId="7C2533AA">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23462" name="Picture 125192346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436" w:author="Jade Raposa" w:date="2024-10-17T00:47:00Z">
      <w:r>
        <w:rPr>
          <w:rFonts w:ascii="Georgia" w:hAnsi="Georgia"/>
        </w:rPr>
        <w:t>5</w:t>
      </w:r>
    </w:ins>
    <w:del w:id="1437" w:author="Jade Raposa" w:date="2024-10-17T00:46:00Z">
      <w:r>
        <w:rPr>
          <w:rFonts w:ascii="Georgia" w:hAnsi="Georgia"/>
          <w:rPrChange w:id="1438" w:author="Jade Raposa" w:date="2024-10-17T00:46:00Z">
            <w:rPr/>
          </w:rPrChange>
        </w:rPr>
        <w:tab/>
      </w:r>
      <w:r>
        <w:rPr>
          <w:rFonts w:ascii="Georgia" w:hAnsi="Georgia"/>
          <w:rPrChange w:id="1439" w:author="Jade Raposa" w:date="2024-10-17T00:46:00Z">
            <w:rPr/>
          </w:rPrChange>
        </w:rPr>
        <w:tab/>
      </w:r>
      <w:r>
        <w:rPr>
          <w:rFonts w:ascii="Georgia" w:hAnsi="Georgia"/>
        </w:rPr>
        <w:delText>Appendix D | 73</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77777777" w:rsidR="008F456D" w:rsidRDefault="002B278F">
    <w:pPr>
      <w:pStyle w:val="Footer"/>
      <w:jc w:val="right"/>
      <w:rPr>
        <w:rFonts w:ascii="Georgia" w:hAnsi="Georgia"/>
      </w:rPr>
      <w:pPrChange w:id="1440" w:author="Jade Raposa" w:date="2024-10-17T00:28:00Z">
        <w:pPr>
          <w:pStyle w:val="Footer"/>
        </w:pPr>
      </w:pPrChange>
    </w:pPr>
    <w:ins w:id="1441" w:author="Jade Raposa" w:date="2024-10-17T00:28:00Z">
      <w:r>
        <w:rPr>
          <w:rFonts w:ascii="Georgia" w:hAnsi="Georgia"/>
        </w:rPr>
        <w:t xml:space="preserve">Appendix </w:t>
      </w:r>
    </w:ins>
    <w:ins w:id="1442" w:author="Jade Raposa" w:date="2024-10-17T00:50:00Z">
      <w:r>
        <w:rPr>
          <w:rFonts w:ascii="Georgia" w:hAnsi="Georgia"/>
        </w:rPr>
        <w:t>D</w:t>
      </w:r>
    </w:ins>
    <w:ins w:id="1443" w:author="Jade Raposa" w:date="2024-10-17T00:29:00Z">
      <w:r>
        <w:rPr>
          <w:rFonts w:ascii="Georgia" w:hAnsi="Georgia"/>
        </w:rPr>
        <w:t xml:space="preserve">  </w:t>
      </w:r>
    </w:ins>
    <w:ins w:id="1444" w:author="Jade Raposa" w:date="2024-10-17T00:28:00Z">
      <w:r>
        <w:rPr>
          <w:rFonts w:ascii="Georgia" w:hAnsi="Georgia"/>
        </w:rPr>
        <w:t xml:space="preserve">| </w:t>
      </w:r>
    </w:ins>
    <w:ins w:id="1445" w:author="Jade Raposa" w:date="2024-10-17T00:29:00Z">
      <w:r>
        <w:rPr>
          <w:rFonts w:ascii="Georgia" w:hAnsi="Georgia"/>
        </w:rPr>
        <w:t xml:space="preserve"> </w:t>
      </w:r>
    </w:ins>
    <w:ins w:id="1446" w:author="Jade Raposa" w:date="2024-10-17T00:39:00Z">
      <w:r>
        <w:rPr>
          <w:rFonts w:ascii="Georgia" w:hAnsi="Georgia"/>
        </w:rPr>
        <w:t>7</w:t>
      </w:r>
    </w:ins>
    <w:ins w:id="1447" w:author="Jade Raposa" w:date="2024-10-17T00:52:00Z">
      <w:r>
        <w:rPr>
          <w:rFonts w:ascii="Georgia" w:hAnsi="Georgia"/>
        </w:rPr>
        <w:t>5</w:t>
      </w:r>
    </w:ins>
    <w:del w:id="1448" w:author="Jade Raposa" w:date="2024-10-17T00:28:00Z">
      <w:r>
        <w:rPr>
          <w:rFonts w:ascii="Georgia" w:hAnsi="Georgia"/>
        </w:rPr>
        <w:tab/>
        <w:delText xml:space="preserve">                                                                                                                                              Appendix C| 6</w:delText>
      </w:r>
    </w:del>
    <w:r>
      <w:rPr>
        <w:noProof/>
        <w:lang w:val="en-US"/>
      </w:rPr>
      <w:drawing>
        <wp:anchor distT="0" distB="0" distL="114300" distR="114300" simplePos="0" relativeHeight="251795456" behindDoc="1" locked="0" layoutInCell="1" allowOverlap="1" wp14:anchorId="3A3C0109" wp14:editId="2B008EE9">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0208" name="Picture 111040020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449" w:author="Jade Raposa" w:date="2024-10-17T00:28:00Z">
      <w:r>
        <w:rPr>
          <w:rFonts w:ascii="Georgia" w:hAnsi="Georgia"/>
        </w:rPr>
        <w:delText>7</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77777777" w:rsidR="008F456D" w:rsidRDefault="002B278F">
    <w:pPr>
      <w:pStyle w:val="Footer"/>
      <w:rPr>
        <w:rFonts w:ascii="Georgia" w:hAnsi="Georgia"/>
      </w:rPr>
    </w:pPr>
    <w:r>
      <w:rPr>
        <w:noProof/>
        <w:lang w:val="en-US"/>
      </w:rPr>
      <w:drawing>
        <wp:anchor distT="0" distB="0" distL="114300" distR="114300" simplePos="0" relativeHeight="251753472" behindDoc="1" locked="0" layoutInCell="1" allowOverlap="1" wp14:anchorId="4F7755EA" wp14:editId="3027C09C">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5483" name="Picture 115726548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74</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77777777" w:rsidR="008F456D" w:rsidRDefault="002B278F">
    <w:pPr>
      <w:pStyle w:val="Footer"/>
      <w:jc w:val="right"/>
      <w:rPr>
        <w:rFonts w:ascii="Georgia" w:hAnsi="Georgia"/>
      </w:rPr>
      <w:pPrChange w:id="1536" w:author="Jade Raposa" w:date="2024-10-17T00:28:00Z">
        <w:pPr>
          <w:pStyle w:val="Footer"/>
        </w:pPr>
      </w:pPrChange>
    </w:pPr>
    <w:ins w:id="1537" w:author="Jade Raposa" w:date="2024-10-17T00:28:00Z">
      <w:r>
        <w:rPr>
          <w:rFonts w:ascii="Georgia" w:hAnsi="Georgia"/>
        </w:rPr>
        <w:t xml:space="preserve">Appendix </w:t>
      </w:r>
    </w:ins>
    <w:ins w:id="1538" w:author="Jade Raposa" w:date="2024-10-17T00:50:00Z">
      <w:r>
        <w:rPr>
          <w:rFonts w:ascii="Georgia" w:hAnsi="Georgia"/>
        </w:rPr>
        <w:t>D</w:t>
      </w:r>
    </w:ins>
    <w:ins w:id="1539" w:author="Jade Raposa" w:date="2024-10-17T00:29:00Z">
      <w:r>
        <w:rPr>
          <w:rFonts w:ascii="Georgia" w:hAnsi="Georgia"/>
        </w:rPr>
        <w:t xml:space="preserve">  </w:t>
      </w:r>
    </w:ins>
    <w:ins w:id="1540" w:author="Jade Raposa" w:date="2024-10-17T00:28:00Z">
      <w:r>
        <w:rPr>
          <w:rFonts w:ascii="Georgia" w:hAnsi="Georgia"/>
        </w:rPr>
        <w:t xml:space="preserve">| </w:t>
      </w:r>
    </w:ins>
    <w:ins w:id="1541" w:author="Jade Raposa" w:date="2024-10-17T00:29:00Z">
      <w:r>
        <w:rPr>
          <w:rFonts w:ascii="Georgia" w:hAnsi="Georgia"/>
        </w:rPr>
        <w:t xml:space="preserve"> </w:t>
      </w:r>
    </w:ins>
    <w:ins w:id="1542" w:author="Jade Raposa" w:date="2024-10-17T00:39:00Z">
      <w:r>
        <w:rPr>
          <w:rFonts w:ascii="Georgia" w:hAnsi="Georgia"/>
        </w:rPr>
        <w:t>7</w:t>
      </w:r>
    </w:ins>
    <w:ins w:id="1543" w:author="Jade Raposa" w:date="2024-10-17T00:56:00Z">
      <w:r>
        <w:rPr>
          <w:rFonts w:ascii="Georgia" w:hAnsi="Georgia"/>
        </w:rPr>
        <w:t>6</w:t>
      </w:r>
    </w:ins>
    <w:del w:id="1544" w:author="Jade Raposa" w:date="2024-10-17T00:28:00Z">
      <w:r>
        <w:rPr>
          <w:rFonts w:ascii="Georgia" w:hAnsi="Georgia"/>
        </w:rPr>
        <w:tab/>
        <w:delText xml:space="preserve">                                                                                                                                              Appendix C| 6</w:delText>
      </w:r>
    </w:del>
    <w:r>
      <w:rPr>
        <w:noProof/>
        <w:lang w:val="en-US"/>
      </w:rPr>
      <w:drawing>
        <wp:anchor distT="0" distB="0" distL="114300" distR="114300" simplePos="0" relativeHeight="251798528" behindDoc="1" locked="0" layoutInCell="1" allowOverlap="1" wp14:anchorId="0014E8E8" wp14:editId="3D37C3A7">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3352" name="Picture 7926335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45" w:author="Jade Raposa" w:date="2024-10-17T00:28:00Z">
      <w:r>
        <w:rPr>
          <w:rFonts w:ascii="Georgia" w:hAnsi="Georgia"/>
        </w:rPr>
        <w:delText>7</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77777777" w:rsidR="008F456D" w:rsidRDefault="002B278F">
    <w:pPr>
      <w:pStyle w:val="Footer"/>
      <w:rPr>
        <w:rFonts w:ascii="Georgia" w:hAnsi="Georgia"/>
      </w:rPr>
    </w:pPr>
    <w:r>
      <w:rPr>
        <w:noProof/>
        <w:lang w:val="en-US"/>
      </w:rPr>
      <w:drawing>
        <wp:anchor distT="0" distB="0" distL="114300" distR="114300" simplePos="0" relativeHeight="251754496" behindDoc="1" locked="0" layoutInCell="1" allowOverlap="1" wp14:anchorId="1F59C06D" wp14:editId="5137E625">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1074" name="Picture 4453107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75</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77777777" w:rsidR="008F456D" w:rsidRDefault="002B278F">
    <w:pPr>
      <w:pStyle w:val="Footer"/>
      <w:jc w:val="right"/>
      <w:rPr>
        <w:rFonts w:ascii="Georgia" w:hAnsi="Georgia"/>
      </w:rPr>
      <w:pPrChange w:id="1587" w:author="Jade Raposa" w:date="2024-10-17T00:28:00Z">
        <w:pPr>
          <w:pStyle w:val="Footer"/>
        </w:pPr>
      </w:pPrChange>
    </w:pPr>
    <w:ins w:id="1588" w:author="Jade Raposa" w:date="2024-10-17T00:28:00Z">
      <w:r>
        <w:rPr>
          <w:rFonts w:ascii="Georgia" w:hAnsi="Georgia"/>
        </w:rPr>
        <w:t xml:space="preserve">Appendix </w:t>
      </w:r>
    </w:ins>
    <w:ins w:id="1589" w:author="Jade Raposa" w:date="2024-10-17T00:50:00Z">
      <w:r>
        <w:rPr>
          <w:rFonts w:ascii="Georgia" w:hAnsi="Georgia"/>
        </w:rPr>
        <w:t>D</w:t>
      </w:r>
    </w:ins>
    <w:ins w:id="1590" w:author="Jade Raposa" w:date="2024-10-17T00:29:00Z">
      <w:r>
        <w:rPr>
          <w:rFonts w:ascii="Georgia" w:hAnsi="Georgia"/>
        </w:rPr>
        <w:t xml:space="preserve">  </w:t>
      </w:r>
    </w:ins>
    <w:ins w:id="1591" w:author="Jade Raposa" w:date="2024-10-17T00:28:00Z">
      <w:r>
        <w:rPr>
          <w:rFonts w:ascii="Georgia" w:hAnsi="Georgia"/>
        </w:rPr>
        <w:t xml:space="preserve">| </w:t>
      </w:r>
    </w:ins>
    <w:ins w:id="1592" w:author="Jade Raposa" w:date="2024-10-17T00:29:00Z">
      <w:r>
        <w:rPr>
          <w:rFonts w:ascii="Georgia" w:hAnsi="Georgia"/>
        </w:rPr>
        <w:t xml:space="preserve"> </w:t>
      </w:r>
    </w:ins>
    <w:ins w:id="1593" w:author="Jade Raposa" w:date="2024-10-17T00:39:00Z">
      <w:r>
        <w:rPr>
          <w:rFonts w:ascii="Georgia" w:hAnsi="Georgia"/>
        </w:rPr>
        <w:t>7</w:t>
      </w:r>
    </w:ins>
    <w:ins w:id="1594" w:author="Jade Raposa" w:date="2024-10-17T00:57:00Z">
      <w:r>
        <w:rPr>
          <w:rFonts w:ascii="Georgia" w:hAnsi="Georgia"/>
        </w:rPr>
        <w:t>7</w:t>
      </w:r>
    </w:ins>
    <w:del w:id="1595" w:author="Jade Raposa" w:date="2024-10-17T00:28:00Z">
      <w:r>
        <w:rPr>
          <w:rFonts w:ascii="Georgia" w:hAnsi="Georgia"/>
        </w:rPr>
        <w:tab/>
        <w:delText xml:space="preserve">                                                                                                                                              Appendix C| 6</w:delText>
      </w:r>
    </w:del>
    <w:r>
      <w:rPr>
        <w:noProof/>
        <w:lang w:val="en-US"/>
      </w:rPr>
      <w:drawing>
        <wp:anchor distT="0" distB="0" distL="114300" distR="114300" simplePos="0" relativeHeight="251796480" behindDoc="1" locked="0" layoutInCell="1" allowOverlap="1" wp14:anchorId="6884FD65" wp14:editId="50F9F15E">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24833" name="Picture 12514248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96" w:author="Jade Raposa" w:date="2024-10-17T00:28:00Z">
      <w:r>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77777777" w:rsidR="008F456D" w:rsidRDefault="002B278F">
    <w:pPr>
      <w:pStyle w:val="Footer"/>
      <w:jc w:val="right"/>
      <w:rPr>
        <w:rFonts w:ascii="Georgia" w:hAnsi="Georgia"/>
      </w:rPr>
      <w:pPrChange w:id="1688" w:author="Jade Raposa" w:date="2024-10-17T00:28:00Z">
        <w:pPr>
          <w:pStyle w:val="Footer"/>
        </w:pPr>
      </w:pPrChange>
    </w:pPr>
    <w:ins w:id="1689" w:author="Jade Raposa" w:date="2024-10-17T00:28:00Z">
      <w:r>
        <w:rPr>
          <w:rFonts w:ascii="Georgia" w:hAnsi="Georgia"/>
        </w:rPr>
        <w:t xml:space="preserve">Appendix </w:t>
      </w:r>
    </w:ins>
    <w:ins w:id="1690" w:author="Jade Raposa" w:date="2024-10-17T00:50:00Z">
      <w:r>
        <w:rPr>
          <w:rFonts w:ascii="Georgia" w:hAnsi="Georgia"/>
        </w:rPr>
        <w:t>D</w:t>
      </w:r>
    </w:ins>
    <w:ins w:id="1691" w:author="Jade Raposa" w:date="2024-10-17T00:29:00Z">
      <w:r>
        <w:rPr>
          <w:rFonts w:ascii="Georgia" w:hAnsi="Georgia"/>
        </w:rPr>
        <w:t xml:space="preserve">  </w:t>
      </w:r>
    </w:ins>
    <w:ins w:id="1692" w:author="Jade Raposa" w:date="2024-10-17T00:28:00Z">
      <w:r>
        <w:rPr>
          <w:rFonts w:ascii="Georgia" w:hAnsi="Georgia"/>
        </w:rPr>
        <w:t xml:space="preserve">| </w:t>
      </w:r>
    </w:ins>
    <w:ins w:id="1693" w:author="Jade Raposa" w:date="2024-10-17T00:29:00Z">
      <w:r>
        <w:rPr>
          <w:rFonts w:ascii="Georgia" w:hAnsi="Georgia"/>
        </w:rPr>
        <w:t xml:space="preserve"> </w:t>
      </w:r>
    </w:ins>
    <w:ins w:id="1694" w:author="Jade Raposa" w:date="2024-10-17T00:39:00Z">
      <w:r>
        <w:rPr>
          <w:rFonts w:ascii="Georgia" w:hAnsi="Georgia"/>
        </w:rPr>
        <w:t>7</w:t>
      </w:r>
    </w:ins>
    <w:ins w:id="1695" w:author="Jade Raposa" w:date="2024-10-17T00:57:00Z">
      <w:r>
        <w:rPr>
          <w:rFonts w:ascii="Georgia" w:hAnsi="Georgia"/>
        </w:rPr>
        <w:t>8</w:t>
      </w:r>
    </w:ins>
    <w:del w:id="1696"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97"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77777777" w:rsidR="008F456D" w:rsidRDefault="002B278F">
    <w:pPr>
      <w:pStyle w:val="Footer"/>
      <w:rPr>
        <w:rFonts w:ascii="Georgia" w:hAnsi="Georgia"/>
      </w:rPr>
    </w:pPr>
    <w:r>
      <w:rPr>
        <w:noProof/>
        <w:lang w:val="en-US"/>
      </w:rPr>
      <w:drawing>
        <wp:anchor distT="0" distB="0" distL="114300" distR="114300" simplePos="0" relativeHeight="251755520" behindDoc="1" locked="0" layoutInCell="1" allowOverlap="1" wp14:anchorId="3E92774B" wp14:editId="13F757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6394" name="Picture 129934639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w:t>
    </w:r>
    <w:ins w:id="1783" w:author="Jade Raposa" w:date="2024-10-17T00:59:00Z">
      <w:r>
        <w:rPr>
          <w:rFonts w:ascii="Georgia" w:hAnsi="Georgia"/>
        </w:rPr>
        <w:t>9</w:t>
      </w:r>
    </w:ins>
    <w:del w:id="1784" w:author="Jade Raposa" w:date="2024-10-17T00:56:00Z">
      <w:r>
        <w:rPr>
          <w:rFonts w:ascii="Georgia" w:hAnsi="Georgia"/>
        </w:rPr>
        <w:delText>6</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77777777" w:rsidR="008F456D" w:rsidRDefault="002B278F">
    <w:pPr>
      <w:pStyle w:val="Footer"/>
      <w:jc w:val="right"/>
      <w:rPr>
        <w:rFonts w:ascii="Georgia" w:hAnsi="Georgia"/>
      </w:rPr>
      <w:pPrChange w:id="1785" w:author="Jade Raposa" w:date="2024-10-17T00:28:00Z">
        <w:pPr>
          <w:pStyle w:val="Footer"/>
        </w:pPr>
      </w:pPrChange>
    </w:pPr>
    <w:ins w:id="1786" w:author="Jade Raposa" w:date="2024-10-17T00:28:00Z">
      <w:r>
        <w:rPr>
          <w:rFonts w:ascii="Georgia" w:hAnsi="Georgia"/>
        </w:rPr>
        <w:t xml:space="preserve">Appendix </w:t>
      </w:r>
    </w:ins>
    <w:ins w:id="1787" w:author="Jade Raposa" w:date="2024-10-17T00:50:00Z">
      <w:r>
        <w:rPr>
          <w:rFonts w:ascii="Georgia" w:hAnsi="Georgia"/>
        </w:rPr>
        <w:t>D</w:t>
      </w:r>
    </w:ins>
    <w:ins w:id="1788" w:author="Jade Raposa" w:date="2024-10-17T00:29:00Z">
      <w:r>
        <w:rPr>
          <w:rFonts w:ascii="Georgia" w:hAnsi="Georgia"/>
        </w:rPr>
        <w:t xml:space="preserve">  </w:t>
      </w:r>
    </w:ins>
    <w:ins w:id="1789" w:author="Jade Raposa" w:date="2024-10-17T00:28:00Z">
      <w:r>
        <w:rPr>
          <w:rFonts w:ascii="Georgia" w:hAnsi="Georgia"/>
        </w:rPr>
        <w:t xml:space="preserve">| </w:t>
      </w:r>
    </w:ins>
    <w:ins w:id="1790" w:author="Jade Raposa" w:date="2024-10-17T00:29:00Z">
      <w:r>
        <w:rPr>
          <w:rFonts w:ascii="Georgia" w:hAnsi="Georgia"/>
        </w:rPr>
        <w:t xml:space="preserve"> </w:t>
      </w:r>
    </w:ins>
    <w:ins w:id="1791" w:author="Jade Raposa" w:date="2024-10-17T00:39:00Z">
      <w:r>
        <w:rPr>
          <w:rFonts w:ascii="Georgia" w:hAnsi="Georgia"/>
        </w:rPr>
        <w:t>7</w:t>
      </w:r>
    </w:ins>
    <w:ins w:id="1792" w:author="Jade Raposa" w:date="2024-10-17T00:58:00Z">
      <w:r>
        <w:rPr>
          <w:rFonts w:ascii="Georgia" w:hAnsi="Georgia"/>
        </w:rPr>
        <w:t>9</w:t>
      </w:r>
    </w:ins>
    <w:del w:id="1793" w:author="Jade Raposa" w:date="2024-10-17T00:28:00Z">
      <w:r>
        <w:rPr>
          <w:rFonts w:ascii="Georgia" w:hAnsi="Georgia"/>
        </w:rPr>
        <w:tab/>
        <w:delText xml:space="preserve">                                                                                                                                              Appendix C| 6</w:delText>
      </w:r>
    </w:del>
    <w:r>
      <w:rPr>
        <w:noProof/>
        <w:lang w:val="en-US"/>
      </w:rPr>
      <w:drawing>
        <wp:anchor distT="0" distB="0" distL="114300" distR="114300" simplePos="0" relativeHeight="251799552" behindDoc="1" locked="0" layoutInCell="1" allowOverlap="1" wp14:anchorId="12D29F22" wp14:editId="352F8AE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46384" name="Picture 40454638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794"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8" w:author="Jade Raposa" w:date="2024-10-16T21:23:00Z">
      <w:r>
        <w:t xml:space="preserve"> </w:t>
      </w:r>
    </w:ins>
    <w:ins w:id="189" w:author="Jade Raposa" w:date="2024-10-16T21:42:00Z">
      <w:r>
        <w:rPr>
          <w:rFonts w:ascii="Georgia" w:hAnsi="Georgia"/>
        </w:rPr>
        <w:t>Table Of Contents</w:t>
      </w:r>
    </w:ins>
    <w:ins w:id="190" w:author="Jade Raposa" w:date="2024-10-16T21:03:00Z">
      <w:r>
        <w:t xml:space="preserve"> </w:t>
      </w:r>
    </w:ins>
    <w:sdt>
      <w:sdtPr>
        <w:id w:val="1104623424"/>
        <w:docPartObj>
          <w:docPartGallery w:val="AutoText"/>
        </w:docPartObj>
      </w:sdtPr>
      <w:sdtEndPr>
        <w:rPr>
          <w:rFonts w:ascii="Georgia" w:hAnsi="Georgia"/>
        </w:rPr>
      </w:sdtEndPr>
      <w:sdtContent>
        <w:ins w:id="191" w:author="Jade Raposa" w:date="2024-10-16T21:02:00Z">
          <w:r>
            <w:t xml:space="preserve"> |</w:t>
          </w:r>
        </w:ins>
        <w:ins w:id="192" w:author="Jade Raposa" w:date="2024-10-16T21:03:00Z">
          <w:r>
            <w:t xml:space="preserve">  </w:t>
          </w:r>
        </w:ins>
        <w:del w:id="193"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94" w:author="Jade Raposa" w:date="2024-10-16T21:47:00Z">
          <w:r>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77777777" w:rsidR="008F456D" w:rsidRDefault="002B278F">
    <w:pPr>
      <w:pStyle w:val="Footer"/>
      <w:rPr>
        <w:rFonts w:ascii="Georgia" w:hAnsi="Georgia"/>
      </w:rPr>
    </w:pPr>
    <w:r>
      <w:rPr>
        <w:noProof/>
        <w:lang w:val="en-US"/>
      </w:rPr>
      <w:drawing>
        <wp:anchor distT="0" distB="0" distL="114300" distR="114300" simplePos="0" relativeHeight="251756544" behindDoc="1" locked="0" layoutInCell="1" allowOverlap="1" wp14:anchorId="7BF1B369" wp14:editId="027CB304">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4709" name="Picture 184446470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77777777" w:rsidR="008F456D" w:rsidRDefault="002B278F">
    <w:pPr>
      <w:pStyle w:val="Footer"/>
      <w:jc w:val="right"/>
      <w:rPr>
        <w:rFonts w:ascii="Georgia" w:hAnsi="Georgia"/>
      </w:rPr>
      <w:pPrChange w:id="1907" w:author="Jade Raposa" w:date="2024-10-17T00:28:00Z">
        <w:pPr>
          <w:pStyle w:val="Footer"/>
        </w:pPr>
      </w:pPrChange>
    </w:pPr>
    <w:ins w:id="1908" w:author="Jade Raposa" w:date="2024-10-17T00:28:00Z">
      <w:r>
        <w:rPr>
          <w:rFonts w:ascii="Georgia" w:hAnsi="Georgia"/>
        </w:rPr>
        <w:t xml:space="preserve">Appendix </w:t>
      </w:r>
    </w:ins>
    <w:ins w:id="1909" w:author="Jade Raposa" w:date="2024-10-17T00:50:00Z">
      <w:r>
        <w:rPr>
          <w:rFonts w:ascii="Georgia" w:hAnsi="Georgia"/>
        </w:rPr>
        <w:t>D</w:t>
      </w:r>
    </w:ins>
    <w:ins w:id="1910" w:author="Jade Raposa" w:date="2024-10-17T00:29:00Z">
      <w:r>
        <w:rPr>
          <w:rFonts w:ascii="Georgia" w:hAnsi="Georgia"/>
        </w:rPr>
        <w:t xml:space="preserve">  </w:t>
      </w:r>
    </w:ins>
    <w:ins w:id="1911" w:author="Jade Raposa" w:date="2024-10-17T00:28:00Z">
      <w:r>
        <w:rPr>
          <w:rFonts w:ascii="Georgia" w:hAnsi="Georgia"/>
        </w:rPr>
        <w:t xml:space="preserve">| </w:t>
      </w:r>
    </w:ins>
    <w:ins w:id="1912" w:author="Jade Raposa" w:date="2024-10-17T00:29:00Z">
      <w:r>
        <w:rPr>
          <w:rFonts w:ascii="Georgia" w:hAnsi="Georgia"/>
        </w:rPr>
        <w:t xml:space="preserve"> </w:t>
      </w:r>
    </w:ins>
    <w:ins w:id="1913" w:author="Jade Raposa" w:date="2024-10-17T00:59:00Z">
      <w:r>
        <w:rPr>
          <w:rFonts w:ascii="Georgia" w:hAnsi="Georgia"/>
        </w:rPr>
        <w:t>80</w:t>
      </w:r>
    </w:ins>
    <w:del w:id="1914" w:author="Jade Raposa" w:date="2024-10-17T00:28:00Z">
      <w:r>
        <w:rPr>
          <w:rFonts w:ascii="Georgia" w:hAnsi="Georgia"/>
        </w:rPr>
        <w:tab/>
        <w:delText xml:space="preserve">                                                                                                                                              Appendix C| 6</w:delText>
      </w:r>
    </w:del>
    <w:r>
      <w:rPr>
        <w:noProof/>
        <w:lang w:val="en-US"/>
      </w:rPr>
      <w:drawing>
        <wp:anchor distT="0" distB="0" distL="114300" distR="114300" simplePos="0" relativeHeight="251800576" behindDoc="1" locked="0" layoutInCell="1" allowOverlap="1" wp14:anchorId="04EC5B47" wp14:editId="7A765675">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153" name="Picture 1669039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915" w:author="Jade Raposa" w:date="2024-10-17T00:28:00Z">
      <w:r>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77777777" w:rsidR="008F456D" w:rsidRDefault="002B278F">
    <w:pPr>
      <w:pStyle w:val="Footer"/>
      <w:rPr>
        <w:rFonts w:ascii="Georgia" w:hAnsi="Georgia"/>
      </w:rPr>
    </w:pPr>
    <w:r>
      <w:rPr>
        <w:noProof/>
        <w:lang w:val="en-US"/>
      </w:rPr>
      <w:drawing>
        <wp:anchor distT="0" distB="0" distL="114300" distR="114300" simplePos="0" relativeHeight="251757568" behindDoc="1" locked="0" layoutInCell="1" allowOverlap="1" wp14:anchorId="28DFC905" wp14:editId="2C2F9F8E">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5125" name="Picture 1774851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79</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7777777" w:rsidR="008F456D" w:rsidRDefault="002B278F">
    <w:pPr>
      <w:pStyle w:val="Footer"/>
      <w:jc w:val="right"/>
      <w:rPr>
        <w:rFonts w:ascii="Georgia" w:hAnsi="Georgia"/>
      </w:rPr>
      <w:pPrChange w:id="2070" w:author="Jade Raposa" w:date="2024-10-17T00:28:00Z">
        <w:pPr>
          <w:pStyle w:val="Footer"/>
        </w:pPr>
      </w:pPrChange>
    </w:pPr>
    <w:ins w:id="2071" w:author="Jade Raposa" w:date="2024-10-17T00:28:00Z">
      <w:r>
        <w:rPr>
          <w:rFonts w:ascii="Georgia" w:hAnsi="Georgia"/>
        </w:rPr>
        <w:t xml:space="preserve">Appendix </w:t>
      </w:r>
    </w:ins>
    <w:ins w:id="2072" w:author="Jade Raposa" w:date="2024-10-17T00:50:00Z">
      <w:r>
        <w:rPr>
          <w:rFonts w:ascii="Georgia" w:hAnsi="Georgia"/>
        </w:rPr>
        <w:t>D</w:t>
      </w:r>
    </w:ins>
    <w:ins w:id="2073" w:author="Jade Raposa" w:date="2024-10-17T00:29:00Z">
      <w:r>
        <w:rPr>
          <w:rFonts w:ascii="Georgia" w:hAnsi="Georgia"/>
        </w:rPr>
        <w:t xml:space="preserve">  </w:t>
      </w:r>
    </w:ins>
    <w:ins w:id="2074" w:author="Jade Raposa" w:date="2024-10-17T00:28:00Z">
      <w:r>
        <w:rPr>
          <w:rFonts w:ascii="Georgia" w:hAnsi="Georgia"/>
        </w:rPr>
        <w:t xml:space="preserve">| </w:t>
      </w:r>
    </w:ins>
    <w:ins w:id="2075" w:author="Jade Raposa" w:date="2024-10-17T00:29:00Z">
      <w:r>
        <w:rPr>
          <w:rFonts w:ascii="Georgia" w:hAnsi="Georgia"/>
        </w:rPr>
        <w:t xml:space="preserve"> </w:t>
      </w:r>
    </w:ins>
    <w:ins w:id="2076" w:author="Jade Raposa" w:date="2024-10-17T00:59:00Z">
      <w:r>
        <w:rPr>
          <w:rFonts w:ascii="Georgia" w:hAnsi="Georgia"/>
        </w:rPr>
        <w:t>8</w:t>
      </w:r>
    </w:ins>
    <w:ins w:id="2077" w:author="Jade Raposa" w:date="2024-10-17T01:01:00Z">
      <w:r>
        <w:rPr>
          <w:rFonts w:ascii="Georgia" w:hAnsi="Georgia"/>
        </w:rPr>
        <w:t>1</w:t>
      </w:r>
    </w:ins>
    <w:del w:id="2078" w:author="Jade Raposa" w:date="2024-10-17T00:28:00Z">
      <w:r>
        <w:rPr>
          <w:rFonts w:ascii="Georgia" w:hAnsi="Georgia"/>
        </w:rPr>
        <w:tab/>
        <w:delText xml:space="preserve">                                                                                                                                              Appendix C| 6</w:delText>
      </w:r>
    </w:del>
    <w:r>
      <w:rPr>
        <w:noProof/>
        <w:lang w:val="en-US"/>
      </w:rPr>
      <w:drawing>
        <wp:anchor distT="0" distB="0" distL="114300" distR="114300" simplePos="0" relativeHeight="251802624" behindDoc="1" locked="0" layoutInCell="1" allowOverlap="1" wp14:anchorId="3A08E327" wp14:editId="01FF1D79">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30704" name="Picture 19078307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079" w:author="Jade Raposa" w:date="2024-10-17T00:28:00Z">
      <w:r>
        <w:rPr>
          <w:rFonts w:ascii="Georgia" w:hAnsi="Georgia"/>
        </w:rPr>
        <w:delText>7</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77777777" w:rsidR="008F456D" w:rsidRDefault="002B278F">
    <w:pPr>
      <w:pStyle w:val="Footer"/>
      <w:jc w:val="right"/>
      <w:rPr>
        <w:rFonts w:ascii="Georgia" w:hAnsi="Georgia"/>
      </w:rPr>
      <w:pPrChange w:id="2182" w:author="Jade Raposa" w:date="2024-10-17T00:28:00Z">
        <w:pPr>
          <w:pStyle w:val="Footer"/>
        </w:pPr>
      </w:pPrChange>
    </w:pPr>
    <w:ins w:id="2183" w:author="Jade Raposa" w:date="2024-10-17T00:28:00Z">
      <w:r>
        <w:rPr>
          <w:rFonts w:ascii="Georgia" w:hAnsi="Georgia"/>
        </w:rPr>
        <w:t xml:space="preserve">Appendix </w:t>
      </w:r>
    </w:ins>
    <w:ins w:id="2184" w:author="Jade Raposa" w:date="2024-10-17T00:50:00Z">
      <w:r>
        <w:rPr>
          <w:rFonts w:ascii="Georgia" w:hAnsi="Georgia"/>
        </w:rPr>
        <w:t>D</w:t>
      </w:r>
    </w:ins>
    <w:ins w:id="2185" w:author="Jade Raposa" w:date="2024-10-17T00:29:00Z">
      <w:r>
        <w:rPr>
          <w:rFonts w:ascii="Georgia" w:hAnsi="Georgia"/>
        </w:rPr>
        <w:t xml:space="preserve">  </w:t>
      </w:r>
    </w:ins>
    <w:ins w:id="2186" w:author="Jade Raposa" w:date="2024-10-17T00:28:00Z">
      <w:r>
        <w:rPr>
          <w:rFonts w:ascii="Georgia" w:hAnsi="Georgia"/>
        </w:rPr>
        <w:t xml:space="preserve">| </w:t>
      </w:r>
    </w:ins>
    <w:ins w:id="2187" w:author="Jade Raposa" w:date="2024-10-17T00:29:00Z">
      <w:r>
        <w:rPr>
          <w:rFonts w:ascii="Georgia" w:hAnsi="Georgia"/>
        </w:rPr>
        <w:t xml:space="preserve"> </w:t>
      </w:r>
    </w:ins>
    <w:ins w:id="2188" w:author="Jade Raposa" w:date="2024-10-17T00:59:00Z">
      <w:r>
        <w:rPr>
          <w:rFonts w:ascii="Georgia" w:hAnsi="Georgia"/>
        </w:rPr>
        <w:t>8</w:t>
      </w:r>
    </w:ins>
    <w:ins w:id="2189" w:author="Jade Raposa" w:date="2024-10-17T01:02:00Z">
      <w:r>
        <w:rPr>
          <w:rFonts w:ascii="Georgia" w:hAnsi="Georgia"/>
        </w:rPr>
        <w:t>2</w:t>
      </w:r>
    </w:ins>
    <w:del w:id="2190" w:author="Jade Raposa" w:date="2024-10-17T00:28:00Z">
      <w:r>
        <w:rPr>
          <w:rFonts w:ascii="Georgia" w:hAnsi="Georgia"/>
        </w:rPr>
        <w:tab/>
        <w:delText xml:space="preserve">                                                                                                                                              Appendix C| 6</w:delText>
      </w:r>
    </w:del>
    <w:r>
      <w:rPr>
        <w:noProof/>
        <w:lang w:val="en-US"/>
      </w:rPr>
      <w:drawing>
        <wp:anchor distT="0" distB="0" distL="114300" distR="114300" simplePos="0" relativeHeight="251803648" behindDoc="1" locked="0" layoutInCell="1" allowOverlap="1" wp14:anchorId="331A5751" wp14:editId="1494864A">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94227" name="Picture 64859422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191" w:author="Jade Raposa" w:date="2024-10-17T00:28:00Z">
      <w:r>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77777777" w:rsidR="008F456D" w:rsidRDefault="002B278F">
    <w:pPr>
      <w:pStyle w:val="Footer"/>
      <w:jc w:val="right"/>
      <w:rPr>
        <w:rFonts w:ascii="Georgia" w:hAnsi="Georgia"/>
      </w:rPr>
      <w:pPrChange w:id="2370" w:author="Jade Raposa" w:date="2024-10-17T00:28:00Z">
        <w:pPr>
          <w:pStyle w:val="Footer"/>
        </w:pPr>
      </w:pPrChange>
    </w:pPr>
    <w:ins w:id="2371" w:author="Jade Raposa" w:date="2024-10-17T00:28:00Z">
      <w:r>
        <w:rPr>
          <w:rFonts w:ascii="Georgia" w:hAnsi="Georgia"/>
        </w:rPr>
        <w:t xml:space="preserve">Appendix </w:t>
      </w:r>
    </w:ins>
    <w:ins w:id="2372" w:author="Jade Raposa" w:date="2024-10-17T00:50:00Z">
      <w:r>
        <w:rPr>
          <w:rFonts w:ascii="Georgia" w:hAnsi="Georgia"/>
        </w:rPr>
        <w:t>D</w:t>
      </w:r>
    </w:ins>
    <w:ins w:id="2373" w:author="Jade Raposa" w:date="2024-10-17T00:29:00Z">
      <w:r>
        <w:rPr>
          <w:rFonts w:ascii="Georgia" w:hAnsi="Georgia"/>
        </w:rPr>
        <w:t xml:space="preserve">  </w:t>
      </w:r>
    </w:ins>
    <w:ins w:id="2374" w:author="Jade Raposa" w:date="2024-10-17T00:28:00Z">
      <w:r>
        <w:rPr>
          <w:rFonts w:ascii="Georgia" w:hAnsi="Georgia"/>
        </w:rPr>
        <w:t xml:space="preserve">| </w:t>
      </w:r>
    </w:ins>
    <w:ins w:id="2375" w:author="Jade Raposa" w:date="2024-10-17T00:29:00Z">
      <w:r>
        <w:rPr>
          <w:rFonts w:ascii="Georgia" w:hAnsi="Georgia"/>
        </w:rPr>
        <w:t xml:space="preserve"> </w:t>
      </w:r>
    </w:ins>
    <w:ins w:id="2376" w:author="Jade Raposa" w:date="2024-10-17T00:59:00Z">
      <w:r>
        <w:rPr>
          <w:rFonts w:ascii="Georgia" w:hAnsi="Georgia"/>
        </w:rPr>
        <w:t>8</w:t>
      </w:r>
    </w:ins>
    <w:ins w:id="2377" w:author="Jade Raposa" w:date="2024-10-17T01:04:00Z">
      <w:r>
        <w:rPr>
          <w:rFonts w:ascii="Georgia" w:hAnsi="Georgia"/>
        </w:rPr>
        <w:t>3</w:t>
      </w:r>
    </w:ins>
    <w:del w:id="2378"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379" w:author="Jade Raposa" w:date="2024-10-17T00:28:00Z">
      <w:r>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77777777" w:rsidR="008F456D" w:rsidRDefault="002B278F">
    <w:pPr>
      <w:pStyle w:val="Footer"/>
      <w:jc w:val="right"/>
      <w:rPr>
        <w:rFonts w:ascii="Georgia" w:hAnsi="Georgia"/>
      </w:rPr>
      <w:pPrChange w:id="2399" w:author="Jade Raposa" w:date="2024-10-17T00:28:00Z">
        <w:pPr>
          <w:pStyle w:val="Footer"/>
        </w:pPr>
      </w:pPrChange>
    </w:pPr>
    <w:ins w:id="2400" w:author="Jade Raposa" w:date="2024-10-17T01:04:00Z">
      <w:r>
        <w:rPr>
          <w:rFonts w:ascii="Georgia" w:hAnsi="Georgia"/>
        </w:rPr>
        <w:t>Curriculum Vitae</w:t>
      </w:r>
    </w:ins>
    <w:ins w:id="2401" w:author="Jade Raposa" w:date="2024-10-17T00:29:00Z">
      <w:r>
        <w:rPr>
          <w:rFonts w:ascii="Georgia" w:hAnsi="Georgia"/>
        </w:rPr>
        <w:t xml:space="preserve">  </w:t>
      </w:r>
    </w:ins>
    <w:ins w:id="2402" w:author="Jade Raposa" w:date="2024-10-17T00:28:00Z">
      <w:r>
        <w:rPr>
          <w:rFonts w:ascii="Georgia" w:hAnsi="Georgia"/>
        </w:rPr>
        <w:t xml:space="preserve">| </w:t>
      </w:r>
    </w:ins>
    <w:ins w:id="2403" w:author="Jade Raposa" w:date="2024-10-17T00:29:00Z">
      <w:r>
        <w:rPr>
          <w:rFonts w:ascii="Georgia" w:hAnsi="Georgia"/>
        </w:rPr>
        <w:t xml:space="preserve"> </w:t>
      </w:r>
    </w:ins>
    <w:ins w:id="2404" w:author="Jade Raposa" w:date="2024-10-17T00:59:00Z">
      <w:r>
        <w:rPr>
          <w:rFonts w:ascii="Georgia" w:hAnsi="Georgia"/>
        </w:rPr>
        <w:t>8</w:t>
      </w:r>
    </w:ins>
    <w:ins w:id="2405" w:author="Jade Raposa" w:date="2024-10-17T01:04:00Z">
      <w:r>
        <w:rPr>
          <w:rFonts w:ascii="Georgia" w:hAnsi="Georgia"/>
        </w:rPr>
        <w:t>4</w:t>
      </w:r>
    </w:ins>
    <w:del w:id="2406"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2407" w:author="Jade Raposa" w:date="2024-10-17T00:28:00Z">
      <w:r>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4FE71B43"/>
    <w:multiLevelType w:val="multilevel"/>
    <w:tmpl w:val="4FE71B43"/>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772773666">
    <w:abstractNumId w:val="14"/>
  </w:num>
  <w:num w:numId="2" w16cid:durableId="1841969301">
    <w:abstractNumId w:val="10"/>
  </w:num>
  <w:num w:numId="3" w16cid:durableId="517737640">
    <w:abstractNumId w:val="17"/>
    <w:lvlOverride w:ilvl="0">
      <w:lvl w:ilvl="0">
        <w:numFmt w:val="lowerLetter"/>
        <w:lvlText w:val="%1."/>
        <w:lvlJc w:val="left"/>
      </w:lvl>
    </w:lvlOverride>
  </w:num>
  <w:num w:numId="4" w16cid:durableId="1551721375">
    <w:abstractNumId w:val="18"/>
    <w:lvlOverride w:ilvl="0">
      <w:lvl w:ilvl="0">
        <w:numFmt w:val="lowerLetter"/>
        <w:lvlText w:val="%1."/>
        <w:lvlJc w:val="left"/>
      </w:lvl>
    </w:lvlOverride>
  </w:num>
  <w:num w:numId="5" w16cid:durableId="1028218246">
    <w:abstractNumId w:val="2"/>
    <w:lvlOverride w:ilvl="0">
      <w:lvl w:ilvl="0">
        <w:numFmt w:val="lowerLetter"/>
        <w:lvlText w:val="%1."/>
        <w:lvlJc w:val="left"/>
      </w:lvl>
    </w:lvlOverride>
  </w:num>
  <w:num w:numId="6" w16cid:durableId="291787790">
    <w:abstractNumId w:val="5"/>
  </w:num>
  <w:num w:numId="7" w16cid:durableId="798844855">
    <w:abstractNumId w:val="3"/>
  </w:num>
  <w:num w:numId="8" w16cid:durableId="115832078">
    <w:abstractNumId w:val="6"/>
    <w:lvlOverride w:ilvl="0">
      <w:lvl w:ilvl="0">
        <w:numFmt w:val="bullet"/>
        <w:lvlText w:val=""/>
        <w:lvlJc w:val="left"/>
        <w:pPr>
          <w:tabs>
            <w:tab w:val="left" w:pos="720"/>
          </w:tabs>
          <w:ind w:left="720" w:hanging="360"/>
        </w:pPr>
        <w:rPr>
          <w:rFonts w:ascii="Wingdings" w:hAnsi="Wingdings" w:hint="default"/>
          <w:sz w:val="20"/>
        </w:rPr>
      </w:lvl>
    </w:lvlOverride>
  </w:num>
  <w:num w:numId="9" w16cid:durableId="1827474760">
    <w:abstractNumId w:val="8"/>
  </w:num>
  <w:num w:numId="10" w16cid:durableId="17976191">
    <w:abstractNumId w:val="20"/>
  </w:num>
  <w:num w:numId="11" w16cid:durableId="143015082">
    <w:abstractNumId w:val="0"/>
  </w:num>
  <w:num w:numId="12" w16cid:durableId="1784228538">
    <w:abstractNumId w:val="1"/>
  </w:num>
  <w:num w:numId="13" w16cid:durableId="1605187031">
    <w:abstractNumId w:val="21"/>
  </w:num>
  <w:num w:numId="14" w16cid:durableId="854002586">
    <w:abstractNumId w:val="19"/>
  </w:num>
  <w:num w:numId="15" w16cid:durableId="879323639">
    <w:abstractNumId w:val="9"/>
  </w:num>
  <w:num w:numId="16" w16cid:durableId="67387998">
    <w:abstractNumId w:val="7"/>
  </w:num>
  <w:num w:numId="17" w16cid:durableId="1015809808">
    <w:abstractNumId w:val="15"/>
  </w:num>
  <w:num w:numId="18" w16cid:durableId="576670179">
    <w:abstractNumId w:val="12"/>
  </w:num>
  <w:num w:numId="19" w16cid:durableId="1980450544">
    <w:abstractNumId w:val="11"/>
  </w:num>
  <w:num w:numId="20" w16cid:durableId="1664159179">
    <w:abstractNumId w:val="13"/>
  </w:num>
  <w:num w:numId="21" w16cid:durableId="1308894745">
    <w:abstractNumId w:val="4"/>
  </w:num>
  <w:num w:numId="22" w16cid:durableId="162996838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None" w15:userId="Jade Raposa"/>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ocumentProtection w:edit="trackedChanges" w:enforcement="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649B"/>
    <w:rsid w:val="000208B1"/>
    <w:rsid w:val="0002130C"/>
    <w:rsid w:val="00023F3F"/>
    <w:rsid w:val="0002501F"/>
    <w:rsid w:val="00027408"/>
    <w:rsid w:val="000320B3"/>
    <w:rsid w:val="000321BD"/>
    <w:rsid w:val="00035720"/>
    <w:rsid w:val="00035FAB"/>
    <w:rsid w:val="0003641A"/>
    <w:rsid w:val="00037228"/>
    <w:rsid w:val="00045D89"/>
    <w:rsid w:val="00047F58"/>
    <w:rsid w:val="00050270"/>
    <w:rsid w:val="00054D8A"/>
    <w:rsid w:val="0006137D"/>
    <w:rsid w:val="00066D70"/>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B3C0D"/>
    <w:rsid w:val="000C1E6A"/>
    <w:rsid w:val="000C2474"/>
    <w:rsid w:val="000C4E16"/>
    <w:rsid w:val="000C5DF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36402"/>
    <w:rsid w:val="00137B58"/>
    <w:rsid w:val="00142F21"/>
    <w:rsid w:val="0014538E"/>
    <w:rsid w:val="00151634"/>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4A51"/>
    <w:rsid w:val="00207F21"/>
    <w:rsid w:val="00212BAE"/>
    <w:rsid w:val="002165B3"/>
    <w:rsid w:val="00225740"/>
    <w:rsid w:val="0022791F"/>
    <w:rsid w:val="0023086F"/>
    <w:rsid w:val="00230C25"/>
    <w:rsid w:val="0023212F"/>
    <w:rsid w:val="00234346"/>
    <w:rsid w:val="002412B9"/>
    <w:rsid w:val="00241D75"/>
    <w:rsid w:val="00247479"/>
    <w:rsid w:val="00247ED7"/>
    <w:rsid w:val="002537FF"/>
    <w:rsid w:val="00256E6C"/>
    <w:rsid w:val="002627B8"/>
    <w:rsid w:val="00265009"/>
    <w:rsid w:val="002652BA"/>
    <w:rsid w:val="002664AB"/>
    <w:rsid w:val="00266C5F"/>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979EA"/>
    <w:rsid w:val="002A08C7"/>
    <w:rsid w:val="002A1C3E"/>
    <w:rsid w:val="002A29EA"/>
    <w:rsid w:val="002A4036"/>
    <w:rsid w:val="002B02D6"/>
    <w:rsid w:val="002B278F"/>
    <w:rsid w:val="002B335C"/>
    <w:rsid w:val="002C0006"/>
    <w:rsid w:val="002C5612"/>
    <w:rsid w:val="002C6634"/>
    <w:rsid w:val="002D0A75"/>
    <w:rsid w:val="002D4A56"/>
    <w:rsid w:val="002D4F66"/>
    <w:rsid w:val="002D6E04"/>
    <w:rsid w:val="002E11F7"/>
    <w:rsid w:val="002E4CDA"/>
    <w:rsid w:val="002E6D74"/>
    <w:rsid w:val="002F0214"/>
    <w:rsid w:val="002F5B72"/>
    <w:rsid w:val="002F7062"/>
    <w:rsid w:val="003032D0"/>
    <w:rsid w:val="00306E71"/>
    <w:rsid w:val="00312B2A"/>
    <w:rsid w:val="003134CD"/>
    <w:rsid w:val="0031509C"/>
    <w:rsid w:val="00315B0D"/>
    <w:rsid w:val="00321671"/>
    <w:rsid w:val="003219B3"/>
    <w:rsid w:val="00336AC6"/>
    <w:rsid w:val="00337866"/>
    <w:rsid w:val="00337C0F"/>
    <w:rsid w:val="003400AB"/>
    <w:rsid w:val="0034020E"/>
    <w:rsid w:val="003403C2"/>
    <w:rsid w:val="00340A4B"/>
    <w:rsid w:val="003418DF"/>
    <w:rsid w:val="00341A86"/>
    <w:rsid w:val="003561AC"/>
    <w:rsid w:val="00357FD3"/>
    <w:rsid w:val="0036144F"/>
    <w:rsid w:val="003633BD"/>
    <w:rsid w:val="003661A0"/>
    <w:rsid w:val="003710EA"/>
    <w:rsid w:val="003758A6"/>
    <w:rsid w:val="0037612D"/>
    <w:rsid w:val="0038049B"/>
    <w:rsid w:val="00380915"/>
    <w:rsid w:val="00392D50"/>
    <w:rsid w:val="00395DDB"/>
    <w:rsid w:val="003A0C5B"/>
    <w:rsid w:val="003A36A6"/>
    <w:rsid w:val="003A7F0E"/>
    <w:rsid w:val="003B1D23"/>
    <w:rsid w:val="003B3B50"/>
    <w:rsid w:val="003B3DE4"/>
    <w:rsid w:val="003B41AC"/>
    <w:rsid w:val="003B7418"/>
    <w:rsid w:val="003C3A16"/>
    <w:rsid w:val="003D29A0"/>
    <w:rsid w:val="003D3B33"/>
    <w:rsid w:val="003D64C6"/>
    <w:rsid w:val="003E0EA7"/>
    <w:rsid w:val="003E154A"/>
    <w:rsid w:val="003E2A30"/>
    <w:rsid w:val="003E3502"/>
    <w:rsid w:val="003E483E"/>
    <w:rsid w:val="003E64F3"/>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40B99"/>
    <w:rsid w:val="00441D4D"/>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333C"/>
    <w:rsid w:val="004B3BEB"/>
    <w:rsid w:val="004B66EE"/>
    <w:rsid w:val="004C1AE1"/>
    <w:rsid w:val="004C4382"/>
    <w:rsid w:val="004C4DC7"/>
    <w:rsid w:val="004D362F"/>
    <w:rsid w:val="004D593D"/>
    <w:rsid w:val="004E07DC"/>
    <w:rsid w:val="004E1C87"/>
    <w:rsid w:val="004E39F0"/>
    <w:rsid w:val="004F10A5"/>
    <w:rsid w:val="00502C86"/>
    <w:rsid w:val="00505852"/>
    <w:rsid w:val="00505E8F"/>
    <w:rsid w:val="005115BB"/>
    <w:rsid w:val="00513324"/>
    <w:rsid w:val="00516CCD"/>
    <w:rsid w:val="00517074"/>
    <w:rsid w:val="0051764D"/>
    <w:rsid w:val="005177A4"/>
    <w:rsid w:val="00522AB8"/>
    <w:rsid w:val="00525EC4"/>
    <w:rsid w:val="00527EF4"/>
    <w:rsid w:val="005313D1"/>
    <w:rsid w:val="005314EC"/>
    <w:rsid w:val="00531FCC"/>
    <w:rsid w:val="0053299A"/>
    <w:rsid w:val="00533161"/>
    <w:rsid w:val="00533859"/>
    <w:rsid w:val="00533FDF"/>
    <w:rsid w:val="005352BC"/>
    <w:rsid w:val="005518CD"/>
    <w:rsid w:val="00561BB1"/>
    <w:rsid w:val="00566C43"/>
    <w:rsid w:val="00567F83"/>
    <w:rsid w:val="00571605"/>
    <w:rsid w:val="00580E98"/>
    <w:rsid w:val="0058174D"/>
    <w:rsid w:val="0058218F"/>
    <w:rsid w:val="005860B0"/>
    <w:rsid w:val="005A410C"/>
    <w:rsid w:val="005A4CA8"/>
    <w:rsid w:val="005A57C5"/>
    <w:rsid w:val="005B13F7"/>
    <w:rsid w:val="005B2921"/>
    <w:rsid w:val="005B336A"/>
    <w:rsid w:val="005B39A4"/>
    <w:rsid w:val="005B409B"/>
    <w:rsid w:val="005B668F"/>
    <w:rsid w:val="005B71AD"/>
    <w:rsid w:val="005C333F"/>
    <w:rsid w:val="005C3F92"/>
    <w:rsid w:val="005D1765"/>
    <w:rsid w:val="005D3E30"/>
    <w:rsid w:val="005E6543"/>
    <w:rsid w:val="005F1D01"/>
    <w:rsid w:val="006011E7"/>
    <w:rsid w:val="00602F85"/>
    <w:rsid w:val="0060573F"/>
    <w:rsid w:val="00616C66"/>
    <w:rsid w:val="00616D7E"/>
    <w:rsid w:val="00617169"/>
    <w:rsid w:val="00620A39"/>
    <w:rsid w:val="00621298"/>
    <w:rsid w:val="00624E05"/>
    <w:rsid w:val="006310AD"/>
    <w:rsid w:val="006319FD"/>
    <w:rsid w:val="00633655"/>
    <w:rsid w:val="00633BC8"/>
    <w:rsid w:val="00633FD7"/>
    <w:rsid w:val="0063430A"/>
    <w:rsid w:val="00636046"/>
    <w:rsid w:val="00637024"/>
    <w:rsid w:val="00637121"/>
    <w:rsid w:val="00637B0F"/>
    <w:rsid w:val="006401A3"/>
    <w:rsid w:val="00640481"/>
    <w:rsid w:val="00641650"/>
    <w:rsid w:val="00641A9A"/>
    <w:rsid w:val="006421C3"/>
    <w:rsid w:val="0064706E"/>
    <w:rsid w:val="00650131"/>
    <w:rsid w:val="006522DE"/>
    <w:rsid w:val="006538B4"/>
    <w:rsid w:val="00655FF5"/>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1A8A"/>
    <w:rsid w:val="006E6318"/>
    <w:rsid w:val="006E670C"/>
    <w:rsid w:val="006E7B7B"/>
    <w:rsid w:val="006F2EB8"/>
    <w:rsid w:val="007006B2"/>
    <w:rsid w:val="007017C0"/>
    <w:rsid w:val="00704997"/>
    <w:rsid w:val="0071096E"/>
    <w:rsid w:val="0071195E"/>
    <w:rsid w:val="00713DB2"/>
    <w:rsid w:val="00717F2A"/>
    <w:rsid w:val="00721906"/>
    <w:rsid w:val="007226BA"/>
    <w:rsid w:val="0072287B"/>
    <w:rsid w:val="00724EAD"/>
    <w:rsid w:val="00725251"/>
    <w:rsid w:val="0072754E"/>
    <w:rsid w:val="0072790A"/>
    <w:rsid w:val="0073134E"/>
    <w:rsid w:val="00731B67"/>
    <w:rsid w:val="00743CC4"/>
    <w:rsid w:val="00750479"/>
    <w:rsid w:val="007524B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B30BA"/>
    <w:rsid w:val="007B6A2D"/>
    <w:rsid w:val="007B7A0C"/>
    <w:rsid w:val="007C0617"/>
    <w:rsid w:val="007C0891"/>
    <w:rsid w:val="007C5E29"/>
    <w:rsid w:val="007D28B1"/>
    <w:rsid w:val="007D6B4D"/>
    <w:rsid w:val="007D72EF"/>
    <w:rsid w:val="007D74E3"/>
    <w:rsid w:val="007E0EA7"/>
    <w:rsid w:val="007E5688"/>
    <w:rsid w:val="007F0740"/>
    <w:rsid w:val="007F5B4E"/>
    <w:rsid w:val="008017D9"/>
    <w:rsid w:val="0080214E"/>
    <w:rsid w:val="0080221A"/>
    <w:rsid w:val="0080223B"/>
    <w:rsid w:val="0080342D"/>
    <w:rsid w:val="008052D6"/>
    <w:rsid w:val="0080686A"/>
    <w:rsid w:val="00811EB1"/>
    <w:rsid w:val="00813342"/>
    <w:rsid w:val="0081345B"/>
    <w:rsid w:val="008144CE"/>
    <w:rsid w:val="00826BEF"/>
    <w:rsid w:val="00833024"/>
    <w:rsid w:val="0083310C"/>
    <w:rsid w:val="00833F95"/>
    <w:rsid w:val="0083666C"/>
    <w:rsid w:val="00837B3A"/>
    <w:rsid w:val="00842E30"/>
    <w:rsid w:val="008502CA"/>
    <w:rsid w:val="00850D00"/>
    <w:rsid w:val="00851F6E"/>
    <w:rsid w:val="00854DF9"/>
    <w:rsid w:val="00857CCA"/>
    <w:rsid w:val="008642E7"/>
    <w:rsid w:val="008650B8"/>
    <w:rsid w:val="008651BE"/>
    <w:rsid w:val="0087579E"/>
    <w:rsid w:val="00884CAA"/>
    <w:rsid w:val="008850A6"/>
    <w:rsid w:val="00885E8A"/>
    <w:rsid w:val="008927FD"/>
    <w:rsid w:val="0089452D"/>
    <w:rsid w:val="008A5E2D"/>
    <w:rsid w:val="008B1E4F"/>
    <w:rsid w:val="008B30FB"/>
    <w:rsid w:val="008B479B"/>
    <w:rsid w:val="008C0392"/>
    <w:rsid w:val="008C13CD"/>
    <w:rsid w:val="008C2A54"/>
    <w:rsid w:val="008C2D78"/>
    <w:rsid w:val="008C2FCE"/>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635F"/>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3CF5"/>
    <w:rsid w:val="00A6782B"/>
    <w:rsid w:val="00A67CDD"/>
    <w:rsid w:val="00A70FF2"/>
    <w:rsid w:val="00A7250D"/>
    <w:rsid w:val="00A85397"/>
    <w:rsid w:val="00A86CDE"/>
    <w:rsid w:val="00A90576"/>
    <w:rsid w:val="00A93238"/>
    <w:rsid w:val="00A9396F"/>
    <w:rsid w:val="00A940C5"/>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37C1D"/>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4258"/>
    <w:rsid w:val="00BA4C24"/>
    <w:rsid w:val="00BA6556"/>
    <w:rsid w:val="00BA6AE1"/>
    <w:rsid w:val="00BA70F0"/>
    <w:rsid w:val="00BA795E"/>
    <w:rsid w:val="00BA7C11"/>
    <w:rsid w:val="00BB207C"/>
    <w:rsid w:val="00BB324F"/>
    <w:rsid w:val="00BC3C3D"/>
    <w:rsid w:val="00BC3C76"/>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54FB"/>
    <w:rsid w:val="00C15EAB"/>
    <w:rsid w:val="00C20046"/>
    <w:rsid w:val="00C205B9"/>
    <w:rsid w:val="00C25B3B"/>
    <w:rsid w:val="00C2643E"/>
    <w:rsid w:val="00C30011"/>
    <w:rsid w:val="00C33689"/>
    <w:rsid w:val="00C42534"/>
    <w:rsid w:val="00C441D6"/>
    <w:rsid w:val="00C46EB6"/>
    <w:rsid w:val="00C46EC7"/>
    <w:rsid w:val="00C50F19"/>
    <w:rsid w:val="00C5286C"/>
    <w:rsid w:val="00C56093"/>
    <w:rsid w:val="00C730A9"/>
    <w:rsid w:val="00C743FC"/>
    <w:rsid w:val="00C77602"/>
    <w:rsid w:val="00C80D75"/>
    <w:rsid w:val="00C81A6B"/>
    <w:rsid w:val="00C81E4A"/>
    <w:rsid w:val="00C92356"/>
    <w:rsid w:val="00C92B67"/>
    <w:rsid w:val="00C95ECB"/>
    <w:rsid w:val="00C976DF"/>
    <w:rsid w:val="00C97BA5"/>
    <w:rsid w:val="00CA14B5"/>
    <w:rsid w:val="00CA795E"/>
    <w:rsid w:val="00CB12D0"/>
    <w:rsid w:val="00CB1392"/>
    <w:rsid w:val="00CB5A4A"/>
    <w:rsid w:val="00CB75C7"/>
    <w:rsid w:val="00CB7D44"/>
    <w:rsid w:val="00CC11CE"/>
    <w:rsid w:val="00CC4CAB"/>
    <w:rsid w:val="00CD0D74"/>
    <w:rsid w:val="00CD6E16"/>
    <w:rsid w:val="00CE5D1F"/>
    <w:rsid w:val="00CF2C83"/>
    <w:rsid w:val="00CF2E71"/>
    <w:rsid w:val="00CF4CA3"/>
    <w:rsid w:val="00D03AFC"/>
    <w:rsid w:val="00D03BE4"/>
    <w:rsid w:val="00D047A9"/>
    <w:rsid w:val="00D05FD3"/>
    <w:rsid w:val="00D13453"/>
    <w:rsid w:val="00D13AA7"/>
    <w:rsid w:val="00D13BCB"/>
    <w:rsid w:val="00D16186"/>
    <w:rsid w:val="00D22172"/>
    <w:rsid w:val="00D2362F"/>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B6F31"/>
    <w:rsid w:val="00DC13A9"/>
    <w:rsid w:val="00DD6DE3"/>
    <w:rsid w:val="00DE03B4"/>
    <w:rsid w:val="00DE1529"/>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54B"/>
    <w:rsid w:val="00E26B93"/>
    <w:rsid w:val="00E31BD1"/>
    <w:rsid w:val="00E33438"/>
    <w:rsid w:val="00E346C1"/>
    <w:rsid w:val="00E352C6"/>
    <w:rsid w:val="00E35712"/>
    <w:rsid w:val="00E44DFE"/>
    <w:rsid w:val="00E464F1"/>
    <w:rsid w:val="00E47D5D"/>
    <w:rsid w:val="00E52A05"/>
    <w:rsid w:val="00E54F9C"/>
    <w:rsid w:val="00E62A67"/>
    <w:rsid w:val="00E62A6E"/>
    <w:rsid w:val="00E64323"/>
    <w:rsid w:val="00E7266D"/>
    <w:rsid w:val="00E73A8E"/>
    <w:rsid w:val="00E75552"/>
    <w:rsid w:val="00E75D98"/>
    <w:rsid w:val="00E822AF"/>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973"/>
    <w:rsid w:val="00F43BDA"/>
    <w:rsid w:val="00F47788"/>
    <w:rsid w:val="00F525EE"/>
    <w:rsid w:val="00F535C9"/>
    <w:rsid w:val="00F63467"/>
    <w:rsid w:val="00F63D9C"/>
    <w:rsid w:val="00F64401"/>
    <w:rsid w:val="00F677D3"/>
    <w:rsid w:val="00F7103B"/>
    <w:rsid w:val="00F81663"/>
    <w:rsid w:val="00F831FF"/>
    <w:rsid w:val="00F86BFC"/>
    <w:rsid w:val="00F92A21"/>
    <w:rsid w:val="00F92F92"/>
    <w:rsid w:val="00F94DB2"/>
    <w:rsid w:val="00FA1AF6"/>
    <w:rsid w:val="00FA3F95"/>
    <w:rsid w:val="00FA5B98"/>
    <w:rsid w:val="00FA66C3"/>
    <w:rsid w:val="00FB3913"/>
    <w:rsid w:val="00FB430C"/>
    <w:rsid w:val="00FC2D77"/>
    <w:rsid w:val="00FC5080"/>
    <w:rsid w:val="00FD29A9"/>
    <w:rsid w:val="00FD2A13"/>
    <w:rsid w:val="00FD494C"/>
    <w:rsid w:val="00FD75FB"/>
    <w:rsid w:val="00FE3CB8"/>
    <w:rsid w:val="00FE4246"/>
    <w:rsid w:val="00FE44EF"/>
    <w:rsid w:val="00FF0ADC"/>
    <w:rsid w:val="00FF2985"/>
    <w:rsid w:val="00FF312F"/>
    <w:rsid w:val="00FF5C3A"/>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paragraph" w:styleId="Revision">
    <w:name w:val="Revision"/>
    <w:hidden/>
    <w:uiPriority w:val="99"/>
    <w:unhideWhenUsed/>
    <w:rsid w:val="00DE1529"/>
    <w:rPr>
      <w:sz w:val="22"/>
      <w:szCs w:val="2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6.jpe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91.xml"/><Relationship Id="rId159" Type="http://schemas.openxmlformats.org/officeDocument/2006/relationships/header" Target="header100.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header" Target="header86.xml"/><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footer" Target="footer7.xml"/><Relationship Id="rId160" Type="http://schemas.openxmlformats.org/officeDocument/2006/relationships/image" Target="media/image39.jpeg"/><Relationship Id="rId22" Type="http://schemas.openxmlformats.org/officeDocument/2006/relationships/header" Target="header10.xml"/><Relationship Id="rId43" Type="http://schemas.openxmlformats.org/officeDocument/2006/relationships/header" Target="header28.xml"/><Relationship Id="rId64" Type="http://schemas.openxmlformats.org/officeDocument/2006/relationships/header" Target="header40.xml"/><Relationship Id="rId118" Type="http://schemas.openxmlformats.org/officeDocument/2006/relationships/header" Target="header81.xml"/><Relationship Id="rId139" Type="http://schemas.openxmlformats.org/officeDocument/2006/relationships/image" Target="media/image27.jpeg"/><Relationship Id="rId85" Type="http://schemas.openxmlformats.org/officeDocument/2006/relationships/header" Target="header58.xml"/><Relationship Id="rId150" Type="http://schemas.openxmlformats.org/officeDocument/2006/relationships/image" Target="media/image35.jpeg"/><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19.jpeg"/><Relationship Id="rId129" Type="http://schemas.openxmlformats.org/officeDocument/2006/relationships/image" Target="media/image22.jpe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image" Target="media/image28.jpeg"/><Relationship Id="rId145" Type="http://schemas.openxmlformats.org/officeDocument/2006/relationships/image" Target="media/image31.jpeg"/><Relationship Id="rId161" Type="http://schemas.openxmlformats.org/officeDocument/2006/relationships/header" Target="header10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header" Target="header82.xml"/><Relationship Id="rId44" Type="http://schemas.openxmlformats.org/officeDocument/2006/relationships/header" Target="header29.xml"/><Relationship Id="rId60" Type="http://schemas.openxmlformats.org/officeDocument/2006/relationships/header" Target="header38.xml"/><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header" Target="header87.xml"/><Relationship Id="rId135" Type="http://schemas.openxmlformats.org/officeDocument/2006/relationships/image" Target="media/image25.jpeg"/><Relationship Id="rId151" Type="http://schemas.openxmlformats.org/officeDocument/2006/relationships/image" Target="media/image36.jpeg"/><Relationship Id="rId156" Type="http://schemas.openxmlformats.org/officeDocument/2006/relationships/header" Target="header98.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7.jpeg"/><Relationship Id="rId125" Type="http://schemas.openxmlformats.org/officeDocument/2006/relationships/image" Target="media/image20.jpeg"/><Relationship Id="rId141" Type="http://schemas.openxmlformats.org/officeDocument/2006/relationships/image" Target="media/image29.jpeg"/><Relationship Id="rId146"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162" Type="http://schemas.openxmlformats.org/officeDocument/2006/relationships/header" Target="header102.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jpeg"/><Relationship Id="rId131" Type="http://schemas.openxmlformats.org/officeDocument/2006/relationships/image" Target="media/image23.jpeg"/><Relationship Id="rId136" Type="http://schemas.openxmlformats.org/officeDocument/2006/relationships/image" Target="media/image26.jpeg"/><Relationship Id="rId157" Type="http://schemas.openxmlformats.org/officeDocument/2006/relationships/image" Target="media/image38.jpeg"/><Relationship Id="rId61" Type="http://schemas.openxmlformats.org/officeDocument/2006/relationships/header" Target="header39.xml"/><Relationship Id="rId82" Type="http://schemas.openxmlformats.org/officeDocument/2006/relationships/image" Target="media/image10.png"/><Relationship Id="rId152" Type="http://schemas.openxmlformats.org/officeDocument/2006/relationships/header" Target="header95.xml"/><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1.jpeg"/><Relationship Id="rId147"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18.jpeg"/><Relationship Id="rId142" Type="http://schemas.openxmlformats.org/officeDocument/2006/relationships/image" Target="media/image30.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jpeg"/><Relationship Id="rId137" Type="http://schemas.openxmlformats.org/officeDocument/2006/relationships/header" Target="header90.xml"/><Relationship Id="rId158" Type="http://schemas.openxmlformats.org/officeDocument/2006/relationships/header" Target="header99.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image" Target="media/image8.png"/><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24.jpeg"/><Relationship Id="rId153" Type="http://schemas.openxmlformats.org/officeDocument/2006/relationships/header" Target="header96.xml"/><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header" Target="header85.xml"/><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header" Target="header83.xml"/><Relationship Id="rId143" Type="http://schemas.openxmlformats.org/officeDocument/2006/relationships/header" Target="header92.xml"/><Relationship Id="rId148" Type="http://schemas.openxmlformats.org/officeDocument/2006/relationships/image" Target="media/image34.jpeg"/><Relationship Id="rId164"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jpeg"/><Relationship Id="rId133" Type="http://schemas.openxmlformats.org/officeDocument/2006/relationships/header" Target="header88.xml"/><Relationship Id="rId154" Type="http://schemas.openxmlformats.org/officeDocument/2006/relationships/image" Target="media/image37.jpe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header" Target="header84.xml"/><Relationship Id="rId144" Type="http://schemas.openxmlformats.org/officeDocument/2006/relationships/header" Target="header93.xml"/><Relationship Id="rId90" Type="http://schemas.openxmlformats.org/officeDocument/2006/relationships/header" Target="header63.xml"/><Relationship Id="rId165"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32.xml"/><Relationship Id="rId69" Type="http://schemas.openxmlformats.org/officeDocument/2006/relationships/header" Target="header45.xml"/><Relationship Id="rId113" Type="http://schemas.openxmlformats.org/officeDocument/2006/relationships/image" Target="media/image13.jpeg"/><Relationship Id="rId134" Type="http://schemas.openxmlformats.org/officeDocument/2006/relationships/header" Target="header89.xml"/><Relationship Id="rId80" Type="http://schemas.openxmlformats.org/officeDocument/2006/relationships/header" Target="header54.xml"/><Relationship Id="rId155" Type="http://schemas.openxmlformats.org/officeDocument/2006/relationships/header" Target="header9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106</Pages>
  <Words>20607</Words>
  <Characters>117461</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5</cp:revision>
  <cp:lastPrinted>2024-10-14T00:35:00Z</cp:lastPrinted>
  <dcterms:created xsi:type="dcterms:W3CDTF">2024-11-05T15:03:00Z</dcterms:created>
  <dcterms:modified xsi:type="dcterms:W3CDTF">2024-11-05T15:06:00Z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