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rsidSect="008C2FCE">
          <w:headerReference w:type="default" r:id="rId9"/>
          <w:footerReference w:type="default" r:id="rId10"/>
          <w:headerReference w:type="first" r:id="rId11"/>
          <w:pgSz w:w="12240" w:h="15840"/>
          <w:pgMar w:top="1440" w:right="1440" w:bottom="1440" w:left="1440" w:header="706" w:footer="706" w:gutter="0"/>
          <w:pgNumType w:fmt="lowerRoman" w:start="1"/>
          <w:cols w:space="708"/>
          <w:titlePg/>
          <w:docGrid w:linePitch="360"/>
          <w:sectPrChange w:id="20" w:author="Jade Raposa" w:date="2024-11-05T23:06:00Z" w16du:dateUtc="2024-11-05T15:06:00Z">
            <w:sectPr w:rsidR="008F456D" w:rsidSect="008C2FCE">
              <w:pgMar w:top="994" w:right="1440" w:bottom="1440" w:left="2160" w:header="706" w:footer="706" w:gutter="0"/>
            </w:sectPr>
          </w:sectPrChange>
        </w:sectPr>
      </w:pPr>
    </w:p>
    <w:p w14:paraId="4A39981D" w14:textId="77777777" w:rsidR="008F456D" w:rsidRDefault="002B278F">
      <w:pPr>
        <w:jc w:val="center"/>
        <w:rPr>
          <w:rFonts w:ascii="Georgia" w:eastAsia="Times New Roman" w:hAnsi="Georgia" w:cs="Times New Roman"/>
          <w:lang w:eastAsia="en-PH"/>
        </w:rPr>
        <w:pPrChange w:id="21"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Bonagua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Bonagua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2"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3" w:author="Jade Raposa" w:date="2024-10-16T21:07:00Z"/>
          <w:rFonts w:ascii="Georgia" w:eastAsia="Times New Roman" w:hAnsi="Georgia" w:cs="Times New Roman"/>
          <w:color w:val="000000"/>
          <w:lang w:eastAsia="en-PH"/>
        </w:rPr>
        <w:pPrChange w:id="24" w:author="Jade Raposa" w:date="2024-10-16T21:04:00Z">
          <w:pPr>
            <w:spacing w:before="240" w:after="240" w:line="240" w:lineRule="auto"/>
            <w:jc w:val="center"/>
          </w:pPr>
        </w:pPrChange>
      </w:pPr>
    </w:p>
    <w:p w14:paraId="135A67D2" w14:textId="77777777" w:rsidR="008F456D" w:rsidRDefault="008F456D">
      <w:pPr>
        <w:rPr>
          <w:ins w:id="25" w:author="Jade Raposa" w:date="2024-10-16T21:04:00Z"/>
          <w:rFonts w:ascii="Georgia" w:eastAsia="Times New Roman" w:hAnsi="Georgia" w:cs="Times New Roman"/>
          <w:b/>
          <w:bCs/>
          <w:color w:val="000000"/>
          <w:lang w:eastAsia="en-PH"/>
        </w:rPr>
      </w:pPr>
    </w:p>
    <w:p w14:paraId="51EB1770" w14:textId="77777777" w:rsidR="008F456D" w:rsidRDefault="008F456D">
      <w:pPr>
        <w:rPr>
          <w:ins w:id="26" w:author="Jade Raposa" w:date="2024-10-16T21:09:00Z"/>
          <w:rFonts w:ascii="Georgia" w:eastAsia="Times New Roman" w:hAnsi="Georgia" w:cs="Times New Roman"/>
          <w:b/>
          <w:bCs/>
          <w:color w:val="000000"/>
          <w:lang w:eastAsia="en-PH"/>
        </w:rPr>
        <w:sectPr w:rsidR="008F456D" w:rsidSect="008C2FCE">
          <w:headerReference w:type="first" r:id="rId12"/>
          <w:pgSz w:w="12240" w:h="15840"/>
          <w:pgMar w:top="1440" w:right="1440" w:bottom="1440" w:left="1440" w:header="720" w:footer="706" w:gutter="0"/>
          <w:pgNumType w:fmt="lowerRoman" w:start="1"/>
          <w:cols w:space="708"/>
          <w:titlePg/>
          <w:docGrid w:linePitch="360"/>
          <w:sectPrChange w:id="32" w:author="Jade Raposa" w:date="2024-11-05T23:06:00Z" w16du:dateUtc="2024-11-05T15:06:00Z">
            <w:sectPr w:rsidR="008F456D" w:rsidSect="008C2FCE">
              <w:pgMar w:top="1710" w:right="1440" w:bottom="1440" w:left="2160" w:header="720" w:footer="706" w:gutter="0"/>
            </w:sectPr>
          </w:sectPrChange>
        </w:sectPr>
      </w:pPr>
    </w:p>
    <w:p w14:paraId="2D2B845C" w14:textId="77777777" w:rsidR="008F456D" w:rsidRDefault="002B278F">
      <w:pPr>
        <w:jc w:val="center"/>
        <w:rPr>
          <w:rFonts w:ascii="Georgia" w:eastAsia="Times New Roman" w:hAnsi="Georgia" w:cs="Times New Roman"/>
          <w:lang w:eastAsia="en-PH"/>
        </w:rPr>
        <w:pPrChange w:id="33"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Marc Austin K. Bonagua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r>
        <w:rPr>
          <w:rFonts w:ascii="Georgia" w:eastAsia="Georgia" w:hAnsi="Georgia" w:cs="Georgia"/>
        </w:rPr>
        <w:t>SoECS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V.ALAMO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4" w:author="Jade Raposa" w:date="2024-10-16T21:16:00Z"/>
          <w:rFonts w:ascii="Georgia" w:eastAsia="Times New Roman" w:hAnsi="Georgia" w:cs="Times New Roman"/>
          <w:color w:val="000000"/>
          <w:lang w:eastAsia="en-PH"/>
        </w:rPr>
        <w:sectPr w:rsidR="008F456D" w:rsidSect="008C2FCE">
          <w:headerReference w:type="first" r:id="rId13"/>
          <w:pgSz w:w="12240" w:h="15840"/>
          <w:pgMar w:top="1440" w:right="1440" w:bottom="1440" w:left="1440" w:header="706" w:footer="706" w:gutter="0"/>
          <w:pgNumType w:fmt="lowerRoman" w:start="1"/>
          <w:cols w:space="708"/>
          <w:titlePg/>
          <w:docGrid w:linePitch="360"/>
          <w:sectPrChange w:id="41" w:author="Jade Raposa"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42"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3"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Marc Austin K. Bonagua</w:t>
      </w:r>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4" w:author="Jade Raposa" w:date="2024-10-16T21:36:00Z"/>
          <w:rFonts w:ascii="Georgia" w:eastAsia="Times New Roman" w:hAnsi="Georgia" w:cs="Times New Roman"/>
          <w:color w:val="000000"/>
          <w:lang w:eastAsia="en-PH"/>
        </w:rPr>
        <w:sectPr w:rsidR="008F456D" w:rsidSect="008C2FCE">
          <w:headerReference w:type="default" r:id="rId14"/>
          <w:headerReference w:type="first" r:id="rId15"/>
          <w:pgSz w:w="12240" w:h="15840"/>
          <w:pgMar w:top="1440" w:right="1440" w:bottom="1440" w:left="1440" w:header="706" w:footer="706" w:gutter="0"/>
          <w:pgNumType w:fmt="lowerRoman" w:start="1"/>
          <w:cols w:space="708"/>
          <w:titlePg/>
          <w:docGrid w:linePitch="360"/>
          <w:sectPrChange w:id="61" w:author="Jade Raposa"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2"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3"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4" w:author="Jade Raposa" w:date="2024-10-16T17:41:00Z">
        <w:r>
          <w:rPr>
            <w:rFonts w:ascii="Georgia" w:eastAsia="Times New Roman" w:hAnsi="Georgia" w:cs="Times New Roman"/>
            <w:color w:val="000000"/>
            <w:lang w:eastAsia="en-PH"/>
          </w:rPr>
          <w:t xml:space="preserve"> </w:t>
        </w:r>
      </w:ins>
      <w:del w:id="65"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Marc Austin K. Bonagua</w:t>
      </w:r>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6" w:author="Jade Raposa" w:date="2024-10-16T18:13:00Z"/>
          <w:rFonts w:ascii="Georgia" w:eastAsia="Times New Roman" w:hAnsi="Georgia" w:cs="Times New Roman"/>
          <w:lang w:eastAsia="en-PH"/>
        </w:rPr>
        <w:pPrChange w:id="67" w:author="Jade Raposa" w:date="2024-10-16T18:14:00Z">
          <w:pPr>
            <w:spacing w:after="240" w:line="480" w:lineRule="auto"/>
            <w:ind w:firstLine="720"/>
            <w:jc w:val="both"/>
          </w:pPr>
        </w:pPrChange>
      </w:pPr>
      <w:commentRangeStart w:id="68"/>
      <w:commentRangeStart w:id="69"/>
      <w:ins w:id="70" w:author="Jade Raposa" w:date="2024-10-16T18:13:00Z">
        <w:r>
          <w:rPr>
            <w:rFonts w:ascii="Georgia" w:eastAsia="Times New Roman" w:hAnsi="Georgia" w:cs="Times New Roman"/>
            <w:lang w:eastAsia="en-PH"/>
          </w:rPr>
          <w:t>The</w:t>
        </w:r>
      </w:ins>
      <w:commentRangeEnd w:id="68"/>
      <w:ins w:id="71" w:author="Jade Raposa" w:date="2024-10-16T18:34:00Z">
        <w:r>
          <w:rPr>
            <w:rStyle w:val="CommentReference"/>
          </w:rPr>
          <w:commentReference w:id="68"/>
        </w:r>
      </w:ins>
      <w:commentRangeEnd w:id="69"/>
      <w:ins w:id="72" w:author="Jade Raposa" w:date="2024-10-16T18:35:00Z">
        <w:r>
          <w:rPr>
            <w:rStyle w:val="CommentReference"/>
          </w:rPr>
          <w:commentReference w:id="69"/>
        </w:r>
      </w:ins>
      <w:ins w:id="73"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4"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5" w:author="Jade Raposa" w:date="2024-10-16T18:10:00Z">
        <w:r>
          <w:rPr>
            <w:rFonts w:ascii="Georgia" w:eastAsia="Times New Roman" w:hAnsi="Georgia" w:cs="Times New Roman"/>
            <w:lang w:eastAsia="en-PH"/>
          </w:rPr>
          <w:delText xml:space="preserve"> </w:delText>
        </w:r>
      </w:del>
      <w:commentRangeStart w:id="76"/>
      <w:del w:id="77" w:author="Jade Raposa" w:date="2024-10-16T17:42:00Z">
        <w:r>
          <w:rPr>
            <w:rFonts w:ascii="Georgia" w:eastAsia="Times New Roman" w:hAnsi="Georgia" w:cs="Times New Roman"/>
            <w:lang w:eastAsia="en-PH"/>
          </w:rPr>
          <w:delText>increasing need</w:delText>
        </w:r>
        <w:commentRangeEnd w:id="76"/>
        <w:r>
          <w:rPr>
            <w:rStyle w:val="CommentReference"/>
          </w:rPr>
          <w:commentReference w:id="76"/>
        </w:r>
      </w:del>
      <w:del w:id="78" w:author="Jade Raposa" w:date="2024-10-16T17:43:00Z">
        <w:r>
          <w:rPr>
            <w:rFonts w:ascii="Georgia" w:eastAsia="Times New Roman" w:hAnsi="Georgia" w:cs="Times New Roman"/>
            <w:lang w:eastAsia="en-PH"/>
          </w:rPr>
          <w:delText xml:space="preserve"> </w:delText>
        </w:r>
      </w:del>
      <w:del w:id="79" w:author="Jade Raposa" w:date="2024-10-16T17:44:00Z">
        <w:r>
          <w:rPr>
            <w:rFonts w:ascii="Georgia" w:eastAsia="Times New Roman" w:hAnsi="Georgia" w:cs="Times New Roman"/>
            <w:lang w:eastAsia="en-PH"/>
          </w:rPr>
          <w:delText>for</w:delText>
        </w:r>
      </w:del>
      <w:del w:id="80" w:author="Jade Raposa" w:date="2024-10-16T18:10:00Z">
        <w:r>
          <w:rPr>
            <w:rFonts w:ascii="Georgia" w:eastAsia="Times New Roman" w:hAnsi="Georgia" w:cs="Times New Roman"/>
            <w:lang w:eastAsia="en-PH"/>
          </w:rPr>
          <w:delText xml:space="preserve"> </w:delText>
        </w:r>
      </w:del>
      <w:del w:id="81"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2" w:author="Jade Raposa" w:date="2024-10-16T18:13:00Z"/>
          <w:rFonts w:ascii="Georgia" w:eastAsia="Times New Roman" w:hAnsi="Georgia" w:cs="Times New Roman"/>
          <w:lang w:eastAsia="en-PH"/>
        </w:rPr>
        <w:pPrChange w:id="83"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4" w:author="Jade Raposa" w:date="2024-10-16T18:31:00Z"/>
          <w:rFonts w:ascii="Georgia" w:eastAsia="Times New Roman" w:hAnsi="Georgia" w:cs="Times New Roman"/>
          <w:lang w:eastAsia="en-PH"/>
        </w:rPr>
      </w:pPr>
      <w:ins w:id="85"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6"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7" w:author="Jade Raposa" w:date="2024-10-16T18:31:00Z"/>
          <w:rFonts w:ascii="Georgia" w:eastAsia="Times New Roman" w:hAnsi="Georgia" w:cs="Times New Roman"/>
          <w:lang w:eastAsia="en-PH"/>
        </w:rPr>
      </w:pPr>
      <w:ins w:id="88" w:author="Jade Raposa" w:date="2024-10-16T18:31:00Z">
        <w:r>
          <w:rPr>
            <w:rFonts w:ascii="Georgia" w:eastAsia="Times New Roman" w:hAnsi="Georgia" w:cs="Times New Roman"/>
            <w:lang w:eastAsia="en-PH"/>
          </w:rPr>
          <w:t xml:space="preserve">Educators can create and manage courses, post study materials, and assign activities such as quizzes and lessons. These resources become available to students once their mentorship request is approved, facilitating structured learning. The platform also allows educators to </w:t>
        </w:r>
        <w:r>
          <w:rPr>
            <w:rFonts w:ascii="Georgia" w:eastAsia="Times New Roman" w:hAnsi="Georgia" w:cs="Times New Roman"/>
            <w:lang w:eastAsia="en-PH"/>
          </w:rPr>
          <w:lastRenderedPageBreak/>
          <w:t>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9" w:author="Jade Raposa" w:date="2024-10-16T18:32:00Z"/>
          <w:rFonts w:ascii="Georgia" w:eastAsia="Times New Roman" w:hAnsi="Georgia" w:cs="Times New Roman"/>
          <w:lang w:eastAsia="en-PH"/>
        </w:rPr>
      </w:pPr>
      <w:ins w:id="90"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91" w:author="Jade Raposa" w:date="2024-10-16T21:38:00Z"/>
          <w:rFonts w:ascii="Georgia" w:eastAsia="Times New Roman" w:hAnsi="Georgia" w:cs="Times New Roman"/>
          <w:lang w:eastAsia="en-PH"/>
        </w:rPr>
        <w:sectPr w:rsidR="008F456D" w:rsidSect="008C2FCE">
          <w:headerReference w:type="default" r:id="rId19"/>
          <w:headerReference w:type="first" r:id="rId20"/>
          <w:pgSz w:w="12240" w:h="15840"/>
          <w:pgMar w:top="1440" w:right="1440" w:bottom="1440" w:left="1440" w:header="706" w:footer="706" w:gutter="0"/>
          <w:pgNumType w:fmt="lowerRoman" w:start="1"/>
          <w:cols w:space="708"/>
          <w:titlePg/>
          <w:docGrid w:linePitch="360"/>
          <w:sectPrChange w:id="108" w:author="Jade Raposa" w:date="2024-11-05T23:06:00Z" w16du:dateUtc="2024-11-05T15:06:00Z">
            <w:sectPr w:rsidR="008F456D" w:rsidSect="008C2FCE">
              <w:pgMar w:top="1620" w:right="1440" w:bottom="1440" w:left="2160" w:header="706" w:footer="706" w:gutter="0"/>
            </w:sectPr>
          </w:sectPrChange>
        </w:sectPr>
      </w:pPr>
      <w:ins w:id="109"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10"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11"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12" w:author="Jade Raposa" w:date="2024-10-16T18:31:00Z"/>
          <w:rFonts w:ascii="Georgia" w:eastAsia="Times New Roman" w:hAnsi="Georgia" w:cs="Times New Roman"/>
          <w:lang w:eastAsia="en-PH"/>
        </w:rPr>
        <w:pPrChange w:id="113" w:author="Jade Raposa" w:date="2024-10-16T21:38:00Z">
          <w:pPr>
            <w:spacing w:after="240" w:line="480" w:lineRule="auto"/>
            <w:ind w:firstLine="720"/>
            <w:jc w:val="both"/>
          </w:pPr>
        </w:pPrChange>
      </w:pPr>
      <w:del w:id="114"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5" w:author="Jade Raposa" w:date="2024-10-16T18:31:00Z"/>
          <w:rFonts w:ascii="Georgia" w:eastAsia="Times New Roman" w:hAnsi="Georgia" w:cs="Times New Roman"/>
          <w:lang w:eastAsia="en-PH"/>
        </w:rPr>
        <w:pPrChange w:id="116" w:author="Jade Raposa" w:date="2024-10-16T21:38:00Z">
          <w:pPr>
            <w:spacing w:after="240" w:line="480" w:lineRule="auto"/>
            <w:ind w:firstLine="720"/>
            <w:jc w:val="both"/>
          </w:pPr>
        </w:pPrChange>
      </w:pPr>
      <w:del w:id="117"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8" w:author="Jade Raposa" w:date="2024-10-16T18:32:00Z"/>
          <w:rFonts w:ascii="Georgia" w:eastAsia="Times New Roman" w:hAnsi="Georgia" w:cs="Times New Roman"/>
          <w:lang w:eastAsia="en-PH"/>
        </w:rPr>
        <w:pPrChange w:id="119" w:author="Jade Raposa" w:date="2024-10-16T21:38:00Z">
          <w:pPr/>
        </w:pPrChange>
      </w:pPr>
      <w:del w:id="120"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21"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MIT ,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REILAN L. CADUBLA</w:t>
      </w:r>
      <w:r>
        <w:rPr>
          <w:rFonts w:ascii="Georgia" w:eastAsia="Times New Roman" w:hAnsi="Georgia" w:cs="Times New Roman"/>
          <w:color w:val="000000"/>
          <w:lang w:eastAsia="en-PH"/>
        </w:rPr>
        <w:t xml:space="preserve"> ,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22"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3"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Title Page .  .  .  .  .  .  .  .  .  .  .  .  .  .  .  .  .  .  .  .  .  .  .  .  .  .  .  .  .  .  .  .  .  .  .  .  .  .</w:t>
      </w:r>
      <w:ins w:id="124"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5"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w:t>
      </w:r>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Recommendation for Final Defense .  .  .  .  .  .  .  .  .  .  .  .  .  .  .  .  .  .  .  .  .  .  .</w:t>
      </w:r>
      <w:ins w:id="126"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7"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Result of Final Defense .  .  .  .  .  .  .  .  .  .  .  .  .  .  .  .  .  .  .  .  .  .  .  .  .  .  .  .  .  .</w:t>
      </w:r>
      <w:ins w:id="128"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9"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Capstone Completion .  .  .  .  .  .  .  .  .  .  .  .  .  .  .  .  .  .  .  .  .  .  .  .  .  .  .  .  .  .  .</w:t>
      </w:r>
      <w:ins w:id="130"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Certificate of Approval .  .  .  .  .  .  .  .  .  .  .  .  .  .  .  .  .  .  .  .  .  .  .  .  .  .  .  .  .  .  .</w:t>
      </w:r>
      <w:ins w:id="132" w:author="Jade Raposa" w:date="2024-10-18T22:19:00Z">
        <w:r>
          <w:rPr>
            <w:rFonts w:ascii="Georgia" w:eastAsia="Times New Roman" w:hAnsi="Georgia" w:cs="Times New Roman"/>
            <w:color w:val="000000"/>
            <w:lang w:eastAsia="en-PH"/>
          </w:rPr>
          <w:t xml:space="preserve">  .  .  .</w:t>
        </w:r>
      </w:ins>
      <w:ins w:id="133"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4"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Executive Summary .  .  .  .  .  .  .  .  .  .  .  .  .  .  .  .  .  .  .  .  .  .  .  .  .  .  .  .  .  .  .  .</w:t>
      </w:r>
      <w:ins w:id="135"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6"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Acknowledgement .  .  .  .  .  .  .  .  .  .  .  .  .  .  .  .  .  .  .  .  .  .  .  .  .  .  .  .  .  .  .  .  .</w:t>
      </w:r>
      <w:ins w:id="137"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9"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Table of Contents .  .  .  .  .  .  .  .  .  .  .  .  .  .  .  .  .  .  .  .  .  .  .  .  .  .  .  .  .  .  .  .  .</w:t>
      </w:r>
      <w:ins w:id="140"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42" w:author="Jade Raposa" w:date="2024-10-18T22:27:00Z">
        <w:r>
          <w:rPr>
            <w:rFonts w:ascii="Georgia" w:eastAsia="Times New Roman" w:hAnsi="Georgia" w:cs="Times New Roman"/>
            <w:color w:val="000000"/>
            <w:lang w:eastAsia="en-PH"/>
          </w:rPr>
          <w:delText>vii</w:delText>
        </w:r>
      </w:del>
      <w:ins w:id="143" w:author="Jade Raposa" w:date="2024-10-18T22:27:00Z">
        <w:r>
          <w:rPr>
            <w:rFonts w:ascii="Georgia" w:eastAsia="Times New Roman" w:hAnsi="Georgia" w:cs="Times New Roman"/>
            <w:color w:val="000000"/>
            <w:lang w:eastAsia="en-PH"/>
          </w:rPr>
          <w:t>ix</w:t>
        </w:r>
      </w:ins>
      <w:del w:id="144"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5" w:author="Jade Raposa" w:date="2024-10-18T22:28:00Z">
        <w:r>
          <w:rPr>
            <w:rFonts w:ascii="Georgia" w:eastAsia="Times New Roman" w:hAnsi="Georgia" w:cs="Times New Roman"/>
            <w:color w:val="000000"/>
            <w:lang w:eastAsia="en-PH"/>
          </w:rPr>
          <w:delText xml:space="preserve">Tables </w:delText>
        </w:r>
      </w:del>
      <w:ins w:id="146"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  .  .  .  .  .  .  .  .  .  .  .  .  .  .  .  .  .  .  .  .  .  .  .  .  .  .  .  .  .  .  .  .  .  .  .</w:t>
      </w:r>
      <w:ins w:id="147" w:author="Jade Raposa" w:date="2024-10-18T22:21:00Z">
        <w:r>
          <w:rPr>
            <w:rFonts w:ascii="Georgia" w:eastAsia="Times New Roman" w:hAnsi="Georgia" w:cs="Times New Roman"/>
            <w:color w:val="000000"/>
            <w:lang w:eastAsia="en-PH"/>
          </w:rPr>
          <w:t xml:space="preserve">  .  .  .</w:t>
        </w:r>
      </w:ins>
      <w:ins w:id="148" w:author="Jade Raposa" w:date="2024-10-18T22:29:00Z">
        <w:r>
          <w:rPr>
            <w:rFonts w:ascii="Georgia" w:eastAsia="Times New Roman" w:hAnsi="Georgia" w:cs="Times New Roman"/>
            <w:color w:val="000000"/>
            <w:lang w:eastAsia="en-PH"/>
          </w:rPr>
          <w:tab/>
        </w:r>
      </w:ins>
      <w:del w:id="149"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50" w:author="Jade Raposa" w:date="2024-10-18T22:28:00Z">
        <w:r>
          <w:rPr>
            <w:rFonts w:ascii="Georgia" w:eastAsia="Times New Roman" w:hAnsi="Georgia" w:cs="Times New Roman"/>
            <w:color w:val="000000"/>
            <w:lang w:eastAsia="en-PH"/>
          </w:rPr>
          <w:delText>ix</w:delText>
        </w:r>
      </w:del>
      <w:ins w:id="151"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52" w:author="Jade Raposa" w:date="2024-10-18T22:28:00Z">
        <w:r>
          <w:rPr>
            <w:rFonts w:ascii="Georgia" w:eastAsia="Times New Roman" w:hAnsi="Georgia" w:cs="Times New Roman"/>
            <w:color w:val="000000"/>
            <w:lang w:eastAsia="en-PH"/>
          </w:rPr>
          <w:delText xml:space="preserve">Figures </w:delText>
        </w:r>
      </w:del>
      <w:ins w:id="153"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  .  .  .  .  .  .  .  .  .  .  .  .  .  .  .  .  .  .  .  .  .  .  .  .  .  .  .  .  .  .  .  .  .  .  .</w:t>
      </w:r>
      <w:ins w:id="154" w:author="Jade Raposa" w:date="2024-10-18T22:21:00Z">
        <w:r>
          <w:rPr>
            <w:rFonts w:ascii="Georgia" w:eastAsia="Times New Roman" w:hAnsi="Georgia" w:cs="Times New Roman"/>
            <w:color w:val="000000"/>
            <w:lang w:eastAsia="en-PH"/>
          </w:rPr>
          <w:t xml:space="preserve">  .  .  .</w:t>
        </w:r>
      </w:ins>
      <w:ins w:id="155"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6"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7" w:author="Jade Raposa" w:date="2024-10-18T22:28:00Z">
        <w:r>
          <w:rPr>
            <w:rFonts w:ascii="Georgia" w:eastAsia="Times New Roman" w:hAnsi="Georgia" w:cs="Times New Roman"/>
            <w:color w:val="000000"/>
            <w:lang w:eastAsia="en-PH"/>
          </w:rPr>
          <w:t>ii</w:t>
        </w:r>
      </w:ins>
      <w:ins w:id="158"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1  </w:t>
      </w:r>
      <w:r>
        <w:rPr>
          <w:rFonts w:ascii="Georgia" w:eastAsia="Times New Roman" w:hAnsi="Georgia" w:cs="Times New Roman"/>
          <w:b/>
          <w:bCs/>
          <w:color w:val="000000"/>
          <w:lang w:eastAsia="en-PH"/>
        </w:rPr>
        <w:tab/>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Project Context .  .  .  .  .  .  .  .  .  .  .  .  .  .  .  .  .  .  .  .  .  .  .  .  .</w:t>
      </w:r>
      <w:ins w:id="159" w:author="Jade Raposa" w:date="2024-10-18T22:21:00Z">
        <w:r>
          <w:rPr>
            <w:rFonts w:ascii="Georgia" w:eastAsia="Times New Roman" w:hAnsi="Georgia" w:cs="Times New Roman"/>
            <w:color w:val="000000"/>
            <w:lang w:eastAsia="en-PH"/>
          </w:rPr>
          <w:t xml:space="preserve">  .  .  .  .</w:t>
        </w:r>
      </w:ins>
      <w:ins w:id="160"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Description of the Existing System .  .  .  .  .  .  .  .  .  .  .  .  .  .</w:t>
      </w:r>
      <w:ins w:id="162" w:author="Jade Raposa" w:date="2024-10-18T22:21:00Z">
        <w:r>
          <w:rPr>
            <w:rFonts w:ascii="Georgia" w:eastAsia="Times New Roman" w:hAnsi="Georgia" w:cs="Times New Roman"/>
            <w:color w:val="000000"/>
            <w:lang w:eastAsia="en-PH"/>
          </w:rPr>
          <w:t xml:space="preserve">  .  .  .  . </w:t>
        </w:r>
      </w:ins>
      <w:ins w:id="163"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4"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5" w:author="Jade Raposa" w:date="2024-10-18T22:29:00Z">
        <w:r>
          <w:rPr>
            <w:rFonts w:ascii="Georgia" w:eastAsia="Times New Roman" w:hAnsi="Georgia" w:cs="Times New Roman"/>
            <w:color w:val="000000"/>
            <w:lang w:eastAsia="en-PH"/>
          </w:rPr>
          <w:t>6</w:t>
        </w:r>
      </w:ins>
      <w:del w:id="166"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Statement of the Problem .  .  .  .  .  .  .  .  .  .  .  .  .  .  .  .  .  .  .</w:t>
      </w:r>
      <w:ins w:id="167"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8"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Objectives of the Study .  .  .  .  .  .  .  .  .  .  .  .  .  .  .  .  .  .  .  .  .</w:t>
      </w:r>
      <w:ins w:id="169"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71" w:author="Jade Raposa" w:date="2024-10-18T22:30:00Z">
        <w:r>
          <w:rPr>
            <w:rFonts w:ascii="Georgia" w:eastAsia="Times New Roman" w:hAnsi="Georgia" w:cs="Times New Roman"/>
            <w:color w:val="000000"/>
            <w:lang w:eastAsia="en-PH"/>
          </w:rPr>
          <w:delText>10</w:delText>
        </w:r>
      </w:del>
      <w:ins w:id="172"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Purpose and Description .  .  .  .  .  .  .  .  .  .  .  .  .  .  .  .  .  .  .  .</w:t>
      </w:r>
      <w:ins w:id="173"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4"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5" w:author="Jade Raposa" w:date="2024-10-18T22:30:00Z">
        <w:r>
          <w:rPr>
            <w:rFonts w:ascii="Georgia" w:eastAsia="Times New Roman" w:hAnsi="Georgia" w:cs="Times New Roman"/>
            <w:color w:val="000000"/>
            <w:lang w:eastAsia="en-PH"/>
          </w:rPr>
          <w:t>0</w:t>
        </w:r>
      </w:ins>
      <w:del w:id="176"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Scope and Delimitation .  .  .  .  .  .  .  .  .  .  .  .  .  .  .  .  .  .  .  .  .</w:t>
      </w:r>
      <w:ins w:id="177"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8"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9" w:author="Jade Raposa" w:date="2024-10-18T22:30:00Z">
        <w:r>
          <w:rPr>
            <w:rFonts w:ascii="Georgia" w:eastAsia="Times New Roman" w:hAnsi="Georgia" w:cs="Times New Roman"/>
            <w:color w:val="000000"/>
            <w:lang w:eastAsia="en-PH"/>
          </w:rPr>
          <w:t>1</w:t>
        </w:r>
      </w:ins>
      <w:del w:id="180"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Technical Terms .  .  .  .  .  .  .  .  .  .  .  .  .  .  .  .  .  .  .  .  .  .  .  .  .</w:t>
      </w:r>
      <w:ins w:id="181"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2"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3" w:author="Jade Raposa" w:date="2024-10-18T22:31:00Z">
        <w:r>
          <w:rPr>
            <w:rFonts w:ascii="Georgia" w:eastAsia="Times New Roman" w:hAnsi="Georgia" w:cs="Times New Roman"/>
            <w:color w:val="000000"/>
            <w:lang w:eastAsia="en-PH"/>
          </w:rPr>
          <w:t>2</w:t>
        </w:r>
      </w:ins>
      <w:del w:id="184"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5"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6"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7" w:author="Jade Raposa" w:date="2024-10-16T21:48:00Z"/>
          <w:rFonts w:ascii="Georgia" w:eastAsia="Times New Roman" w:hAnsi="Georgia" w:cs="Times New Roman"/>
          <w:b/>
          <w:bCs/>
          <w:color w:val="000000"/>
          <w:lang w:eastAsia="en-PH"/>
        </w:rPr>
        <w:sectPr w:rsidR="008F456D" w:rsidSect="008C2FCE">
          <w:headerReference w:type="default" r:id="rId21"/>
          <w:headerReference w:type="first" r:id="rId22"/>
          <w:pgSz w:w="12240" w:h="15840"/>
          <w:pgMar w:top="1440" w:right="1440" w:bottom="1440" w:left="1440" w:header="706" w:footer="706" w:gutter="0"/>
          <w:pgNumType w:fmt="lowerRoman" w:start="1"/>
          <w:cols w:space="708"/>
          <w:titlePg/>
          <w:docGrid w:linePitch="360"/>
          <w:sectPrChange w:id="203" w:author="Jade Raposa" w:date="2024-11-05T23:06:00Z" w16du:dateUtc="2024-11-05T15:06:00Z">
            <w:sectPr w:rsidR="008F456D" w:rsidSect="008C2FCE">
              <w:pgMar w:top="1620" w:right="1440" w:bottom="1440" w:left="2160" w:header="706" w:footer="706" w:gutter="0"/>
            </w:sectPr>
          </w:sectPrChange>
        </w:sectPr>
      </w:pPr>
    </w:p>
    <w:p w14:paraId="1145B220" w14:textId="77777777" w:rsidR="008F456D" w:rsidRDefault="002B278F">
      <w:pPr>
        <w:rPr>
          <w:rFonts w:ascii="Georgia" w:eastAsia="Times New Roman" w:hAnsi="Georgia" w:cs="Times New Roman"/>
          <w:lang w:eastAsia="en-PH"/>
        </w:rPr>
        <w:pPrChange w:id="204"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2  </w:t>
      </w:r>
      <w:r>
        <w:rPr>
          <w:rFonts w:ascii="Georgia" w:eastAsia="Times New Roman" w:hAnsi="Georgia" w:cs="Times New Roman"/>
          <w:b/>
          <w:bCs/>
          <w:color w:val="000000"/>
          <w:lang w:eastAsia="en-PH"/>
        </w:rPr>
        <w:tab/>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5" w:author="Jade Raposa" w:date="2024-10-18T22:44:00Z">
        <w:r>
          <w:rPr>
            <w:rFonts w:ascii="Georgia" w:eastAsia="Times New Roman" w:hAnsi="Georgia" w:cs="Times New Roman"/>
            <w:color w:val="000000"/>
            <w:lang w:eastAsia="en-PH"/>
          </w:rPr>
          <w:delText xml:space="preserve"> </w:delText>
        </w:r>
      </w:del>
      <w:ins w:id="206" w:author="Jade Raposa" w:date="2024-10-18T22:44:00Z">
        <w:r>
          <w:rPr>
            <w:rFonts w:ascii="Georgia" w:eastAsia="Times New Roman" w:hAnsi="Georgia" w:cs="Times New Roman"/>
            <w:color w:val="000000"/>
            <w:lang w:eastAsia="en-PH"/>
          </w:rPr>
          <w:t xml:space="preserve"> </w:t>
        </w:r>
      </w:ins>
      <w:del w:id="207"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  .  .  .  .  .  .  .  .  .  .  .  .  .  .  .  .</w:t>
      </w:r>
      <w:del w:id="208" w:author="Jade Raposa" w:date="2024-10-18T22:23:00Z">
        <w:r>
          <w:rPr>
            <w:rFonts w:ascii="Georgia" w:eastAsia="Times New Roman" w:hAnsi="Georgia" w:cs="Times New Roman"/>
            <w:color w:val="000000"/>
            <w:lang w:eastAsia="en-PH"/>
          </w:rPr>
          <w:delText> </w:delText>
        </w:r>
      </w:del>
      <w:ins w:id="209" w:author="Jade Raposa" w:date="2024-10-18T22:23:00Z">
        <w:r>
          <w:rPr>
            <w:rFonts w:ascii="Georgia" w:eastAsia="Times New Roman" w:hAnsi="Georgia" w:cs="Times New Roman"/>
            <w:color w:val="000000"/>
            <w:lang w:eastAsia="en-PH"/>
          </w:rPr>
          <w:t xml:space="preserve">  .  .  .  .</w:t>
        </w:r>
      </w:ins>
      <w:ins w:id="210"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Purpose, Deliverables, and Development Activities .  .  .  .  .</w:t>
      </w:r>
      <w:ins w:id="21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Data Gathering Techniques .  .  .  .  .  .  .  .  .  .  .  .  .  .  .  .  .  .  .</w:t>
      </w:r>
      <w:ins w:id="21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Sources of Data .  .  .  .  .  .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Survey Results .  .  .  .  .  .  .  .  .  .  .  .  .  .  .  .  .  .  .  .  .  .  .  .  .  .</w:t>
      </w:r>
      <w:ins w:id="218"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Theoretical Framework .  .  .  .  .  .  .  .  .  .  .  .  .  .  .  .  .  .  .  .  .</w:t>
      </w:r>
      <w:ins w:id="22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Conceptual Framework .  .  .  .  .  .  .  .  .  .  .  .  .  .  .  .  .  .  .  .  .</w:t>
      </w:r>
      <w:ins w:id="22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        3  </w:t>
      </w:r>
      <w:r>
        <w:rPr>
          <w:rFonts w:ascii="Georgia" w:eastAsia="Times New Roman" w:hAnsi="Georgia" w:cs="Times New Roman"/>
          <w:b/>
          <w:bCs/>
          <w:color w:val="000000"/>
          <w:lang w:eastAsia="en-PH"/>
        </w:rPr>
        <w:tab/>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Flowchart.  .  .  .  .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Architecture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Software Design .  .  .  .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Database Design .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Requirements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Tradeoffs .  .  .  .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Design .  .  .  .  .  .  .  .  .  .  .  .  .  .  .  .  .  .  .  .  .  .  .  .  .  .</w:t>
      </w:r>
      <w:ins w:id="23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Project Timeline .  .  .  .  .  .  .  .  .  .  .  .  .  .  .  .  .  .  .  .  .  .  .  .  .</w:t>
      </w:r>
      <w:ins w:id="23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40" w:author="Jade Raposa" w:date="2024-10-16T21:49:00Z"/>
          <w:rFonts w:ascii="Georgia" w:eastAsia="Times New Roman" w:hAnsi="Georgia" w:cs="Times New Roman"/>
          <w:b/>
          <w:bCs/>
          <w:color w:val="000000"/>
          <w:lang w:eastAsia="en-PH"/>
        </w:rPr>
        <w:sectPr w:rsidR="008F456D" w:rsidSect="008C2FCE">
          <w:headerReference w:type="first" r:id="rId23"/>
          <w:pgSz w:w="12240" w:h="15840"/>
          <w:pgMar w:top="1440" w:right="1440" w:bottom="1440" w:left="1440" w:header="706" w:footer="706" w:gutter="0"/>
          <w:pgNumType w:fmt="lowerRoman" w:start="1"/>
          <w:cols w:space="708"/>
          <w:titlePg/>
          <w:docGrid w:linePitch="360"/>
          <w:sectPrChange w:id="249" w:author="Jade Raposa" w:date="2024-11-05T23:06:00Z" w16du:dateUtc="2024-11-05T15:06:00Z">
            <w:sectPr w:rsidR="008F456D" w:rsidSect="008C2FCE">
              <w:pgMar w:top="1620" w:right="1440" w:bottom="1440" w:left="2160" w:header="706" w:footer="706" w:gutter="0"/>
            </w:sectPr>
          </w:sectPrChange>
        </w:sectPr>
      </w:pPr>
    </w:p>
    <w:p w14:paraId="47537610" w14:textId="77777777" w:rsidR="008F456D" w:rsidRDefault="002B278F">
      <w:pPr>
        <w:rPr>
          <w:rFonts w:ascii="Georgia" w:eastAsia="Times New Roman" w:hAnsi="Georgia" w:cs="Times New Roman"/>
          <w:lang w:eastAsia="en-PH"/>
        </w:rPr>
        <w:pPrChange w:id="250"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Summary .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Findings .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Conclusions .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Recommendations .  .  .  .  .  .  .  .  .  .  .  .  .  .  .  .  .  .  .  .  .  .  .  .  </w:t>
      </w:r>
    </w:p>
    <w:p w14:paraId="25B487E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  .  .  .  .  .  .  .  .  .  .  .  .  .  .  .  .  .  .  .  .  .  .  .  .  .  .  .  .  .  .  .  .  </w:t>
      </w:r>
      <w:ins w:id="251"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Letter .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Questionnaires .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Code .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Manual .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Chart .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VITAE </w:t>
      </w:r>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52" w:author="Jade Raposa" w:date="2024-10-16T21:50:00Z"/>
          <w:rFonts w:ascii="Georgia" w:eastAsia="Times New Roman" w:hAnsi="Georgia" w:cs="Times New Roman"/>
          <w:lang w:eastAsia="en-PH"/>
        </w:rPr>
        <w:sectPr w:rsidR="008F456D" w:rsidSect="008C2FCE">
          <w:headerReference w:type="first" r:id="rId24"/>
          <w:pgSz w:w="12240" w:h="15840"/>
          <w:pgMar w:top="1440" w:right="1440" w:bottom="1440" w:left="1440" w:header="706" w:footer="706" w:gutter="0"/>
          <w:pgNumType w:fmt="lowerRoman" w:start="1"/>
          <w:cols w:space="708"/>
          <w:titlePg/>
          <w:docGrid w:linePitch="360"/>
          <w:sectPrChange w:id="262" w:author="Jade Raposa" w:date="2024-11-05T23:06:00Z" w16du:dateUtc="2024-11-05T15:06:00Z">
            <w:sectPr w:rsidR="008F456D" w:rsidSect="008C2FCE">
              <w:pgMar w:top="1620" w:right="1440" w:bottom="1440" w:left="2160" w:header="706" w:footer="706" w:gutter="0"/>
            </w:sectPr>
          </w:sectPrChange>
        </w:sectPr>
      </w:pPr>
    </w:p>
    <w:p w14:paraId="2BE8419C" w14:textId="77777777" w:rsidR="008F456D" w:rsidRDefault="008F456D">
      <w:pPr>
        <w:spacing w:after="240" w:line="240" w:lineRule="auto"/>
        <w:jc w:val="center"/>
        <w:rPr>
          <w:del w:id="263" w:author="Jade Raposa" w:date="2024-10-16T21:49:00Z"/>
          <w:rFonts w:ascii="Georgia" w:eastAsia="Times New Roman" w:hAnsi="Georgia" w:cs="Times New Roman"/>
          <w:lang w:eastAsia="en-PH"/>
        </w:rPr>
        <w:pPrChange w:id="264" w:author="Jade Raposa" w:date="2024-10-16T21:50:00Z">
          <w:pPr>
            <w:spacing w:after="240" w:line="240" w:lineRule="auto"/>
          </w:pPr>
        </w:pPrChange>
      </w:pPr>
    </w:p>
    <w:p w14:paraId="467A4291" w14:textId="77777777" w:rsidR="008F456D" w:rsidRDefault="008F456D">
      <w:pPr>
        <w:spacing w:after="240" w:line="240" w:lineRule="auto"/>
        <w:jc w:val="center"/>
        <w:rPr>
          <w:del w:id="265" w:author="Jade Raposa" w:date="2024-10-16T21:49:00Z"/>
          <w:rFonts w:ascii="Georgia" w:eastAsia="Times New Roman" w:hAnsi="Georgia" w:cs="Times New Roman"/>
          <w:lang w:eastAsia="en-PH"/>
        </w:rPr>
        <w:pPrChange w:id="266" w:author="Jade Raposa" w:date="2024-10-16T21:50:00Z">
          <w:pPr>
            <w:spacing w:after="240" w:line="240" w:lineRule="auto"/>
          </w:pPr>
        </w:pPrChange>
      </w:pPr>
    </w:p>
    <w:p w14:paraId="7234C2C0" w14:textId="77777777" w:rsidR="008F456D" w:rsidRDefault="008F456D">
      <w:pPr>
        <w:spacing w:after="240" w:line="240" w:lineRule="auto"/>
        <w:jc w:val="center"/>
        <w:rPr>
          <w:del w:id="267" w:author="Jade Raposa" w:date="2024-10-16T21:50:00Z"/>
          <w:rFonts w:ascii="Georgia" w:eastAsia="Times New Roman" w:hAnsi="Georgia" w:cs="Times New Roman"/>
          <w:lang w:eastAsia="en-PH"/>
        </w:rPr>
        <w:pPrChange w:id="268"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9"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Agile Lean Methodology .  .  .  .  .  .  .  .  .  .  .  .  .  .  .   .  .  .  .</w:t>
      </w:r>
      <w:ins w:id="270" w:author="Jade Raposa" w:date="2024-10-14T22:57:00Z">
        <w:r>
          <w:rPr>
            <w:rFonts w:ascii="Georgia" w:eastAsia="Times New Roman" w:hAnsi="Georgia" w:cs="Times New Roman"/>
            <w:color w:val="000000"/>
            <w:lang w:eastAsia="en-PH"/>
          </w:rPr>
          <w:t xml:space="preserve">  .  .  .  .  .   </w:t>
        </w:r>
      </w:ins>
      <w:del w:id="271"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(CoI) .  .  .  .  .  .  .  .  .  .  .  .  .  .  .   .  .</w:t>
      </w:r>
      <w:ins w:id="272" w:author="Jade Raposa" w:date="2024-10-14T22:57:00Z">
        <w:r>
          <w:rPr>
            <w:rFonts w:ascii="Georgia" w:eastAsia="Times New Roman" w:hAnsi="Georgia" w:cs="Times New Roman"/>
            <w:color w:val="000000"/>
            <w:lang w:eastAsia="en-PH"/>
          </w:rPr>
          <w:t xml:space="preserve">  .  .  .  .  .  </w:t>
        </w:r>
      </w:ins>
      <w:del w:id="273"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Conceptual Framework of the Proposed System .  .  .  .  .  .</w:t>
      </w:r>
      <w:ins w:id="274" w:author="Jade Raposa" w:date="2024-10-14T22:57:00Z">
        <w:r>
          <w:rPr>
            <w:rFonts w:ascii="Georgia" w:eastAsia="Times New Roman" w:hAnsi="Georgia" w:cs="Times New Roman"/>
            <w:color w:val="000000"/>
            <w:lang w:eastAsia="en-PH"/>
          </w:rPr>
          <w:t xml:space="preserve">  .  .  .  .  .  </w:t>
        </w:r>
      </w:ins>
      <w:del w:id="275"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Flowchart of the Manual Process.  .  .  .  .  .  .  .  .  .  .  .  .  .  . </w:t>
      </w:r>
      <w:ins w:id="276" w:author="Jade Raposa" w:date="2024-10-14T22:56:00Z">
        <w:r>
          <w:rPr>
            <w:rFonts w:ascii="Georgia" w:eastAsia="Times New Roman" w:hAnsi="Georgia" w:cs="Times New Roman"/>
            <w:color w:val="000000"/>
            <w:lang w:eastAsia="en-PH"/>
          </w:rPr>
          <w:t xml:space="preserve"> .  </w:t>
        </w:r>
      </w:ins>
      <w:ins w:id="277" w:author="Jade Raposa" w:date="2024-10-14T22:57:00Z">
        <w:r>
          <w:rPr>
            <w:rFonts w:ascii="Georgia" w:eastAsia="Times New Roman" w:hAnsi="Georgia" w:cs="Times New Roman"/>
            <w:color w:val="000000"/>
            <w:lang w:eastAsia="en-PH"/>
          </w:rPr>
          <w:t xml:space="preserve">.  .  .  .  </w:t>
        </w:r>
      </w:ins>
      <w:del w:id="278"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System Architecture of the Proposed System.  .  .  .   .  .  .  .</w:t>
      </w:r>
      <w:ins w:id="279" w:author="Jade Raposa" w:date="2024-10-14T22:56:00Z">
        <w:r>
          <w:rPr>
            <w:rFonts w:ascii="Georgia" w:eastAsia="Times New Roman" w:hAnsi="Georgia" w:cs="Times New Roman"/>
            <w:color w:val="000000"/>
            <w:lang w:eastAsia="en-PH"/>
          </w:rPr>
          <w:t xml:space="preserve">  .  .  .  .  .  </w:t>
        </w:r>
      </w:ins>
      <w:del w:id="280"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Use-Case Diagram.  .  .  .  .  .  .  .  .   .  .  .  .  .  .  .  .  .  .  .  .  .  .</w:t>
      </w:r>
      <w:ins w:id="281" w:author="Jade Raposa" w:date="2024-10-14T22:56:00Z">
        <w:r>
          <w:rPr>
            <w:rFonts w:ascii="Georgia" w:eastAsia="Times New Roman" w:hAnsi="Georgia" w:cs="Times New Roman"/>
            <w:color w:val="000000"/>
            <w:lang w:eastAsia="en-PH"/>
          </w:rPr>
          <w:t xml:space="preserve">  .  .  .  .  .  </w:t>
        </w:r>
      </w:ins>
      <w:del w:id="282"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Sequence Diagram.  .  .  .  .  .  .  .  .  .  .  .  .  .  .  .  .  .  .  .  .  .  .</w:t>
      </w:r>
      <w:ins w:id="283" w:author="Jade Raposa" w:date="2024-10-14T22:56:00Z">
        <w:r>
          <w:rPr>
            <w:rFonts w:ascii="Georgia" w:eastAsia="Times New Roman" w:hAnsi="Georgia" w:cs="Times New Roman"/>
            <w:color w:val="000000"/>
            <w:lang w:eastAsia="en-PH"/>
          </w:rPr>
          <w:t xml:space="preserve">  .  .  .  .  .   </w:t>
        </w:r>
      </w:ins>
      <w:del w:id="284"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Diagram.  .  .  .  .  .  .  .  .  .  .  .  .  .  .  .  .  .  .  .  .  .   .  .  .  </w:t>
      </w:r>
      <w:ins w:id="285" w:author="Jade Raposa" w:date="2024-10-14T22:55:00Z">
        <w:r>
          <w:rPr>
            <w:rFonts w:ascii="Georgia" w:eastAsia="Times New Roman" w:hAnsi="Georgia" w:cs="Times New Roman"/>
            <w:color w:val="000000"/>
            <w:lang w:eastAsia="en-PH"/>
          </w:rPr>
          <w:t xml:space="preserve">.  .  .  .  .  </w:t>
        </w:r>
      </w:ins>
      <w:ins w:id="286" w:author="Jade Raposa" w:date="2024-10-14T22:57:00Z">
        <w:r>
          <w:rPr>
            <w:rFonts w:ascii="Georgia" w:eastAsia="Times New Roman" w:hAnsi="Georgia" w:cs="Times New Roman"/>
            <w:color w:val="000000"/>
            <w:lang w:eastAsia="en-PH"/>
          </w:rPr>
          <w:t>.</w:t>
        </w:r>
      </w:ins>
      <w:ins w:id="287" w:author="Jade Raposa" w:date="2024-10-14T22:55:00Z">
        <w:r>
          <w:rPr>
            <w:rFonts w:ascii="Georgia" w:eastAsia="Times New Roman" w:hAnsi="Georgia" w:cs="Times New Roman"/>
            <w:color w:val="000000"/>
            <w:lang w:eastAsia="en-PH"/>
          </w:rPr>
          <w:t xml:space="preserve"> </w:t>
        </w:r>
      </w:ins>
      <w:del w:id="288"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9" w:author="Jade Raposa" w:date="2024-10-16T21:51:00Z"/>
          <w:rFonts w:ascii="Georgia" w:eastAsia="Times New Roman" w:hAnsi="Georgia" w:cs="Times New Roman"/>
          <w:b/>
          <w:bCs/>
          <w:color w:val="000000"/>
          <w:lang w:eastAsia="en-PH"/>
        </w:rPr>
        <w:sectPr w:rsidR="008F456D" w:rsidSect="008C2FCE">
          <w:headerReference w:type="first" r:id="rId25"/>
          <w:pgSz w:w="12240" w:h="15840"/>
          <w:pgMar w:top="1440" w:right="1440" w:bottom="1440" w:left="1440" w:header="706" w:footer="706" w:gutter="0"/>
          <w:pgNumType w:fmt="lowerRoman" w:start="1"/>
          <w:cols w:space="708"/>
          <w:titlePg/>
          <w:docGrid w:linePitch="360"/>
          <w:sectPrChange w:id="300" w:author="Jade Raposa" w:date="2024-11-05T23:06:00Z" w16du:dateUtc="2024-11-05T15:06:00Z">
            <w:sectPr w:rsidR="008F456D" w:rsidSect="008C2FCE">
              <w:pgMar w:top="1620" w:right="1440" w:bottom="1440" w:left="2160" w:header="706" w:footer="706" w:gutter="0"/>
            </w:sectPr>
          </w:sectPrChange>
        </w:sectPr>
      </w:pPr>
    </w:p>
    <w:p w14:paraId="40B39E5C" w14:textId="77777777" w:rsidR="008F456D" w:rsidRDefault="008F456D">
      <w:pPr>
        <w:spacing w:after="0" w:line="480" w:lineRule="auto"/>
        <w:jc w:val="center"/>
        <w:rPr>
          <w:del w:id="301"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302"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tabs>
          <w:tab w:val="left" w:pos="180"/>
        </w:tabs>
        <w:spacing w:after="0" w:line="480" w:lineRule="auto"/>
        <w:jc w:val="center"/>
        <w:rPr>
          <w:rFonts w:ascii="Georgia" w:eastAsia="Times New Roman" w:hAnsi="Georgia" w:cs="Times New Roman"/>
          <w:lang w:eastAsia="en-PH"/>
        </w:rPr>
        <w:pPrChange w:id="303" w:author="Jade Raposa" w:date="2024-11-05T23:06:00Z" w16du:dateUtc="2024-11-05T15:06:00Z">
          <w:pPr>
            <w:spacing w:after="0" w:line="480" w:lineRule="auto"/>
            <w:jc w:val="center"/>
          </w:pPr>
        </w:pPrChange>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Methodology.  .  .  .   .  .  .  .  .  .  .  .  </w:t>
      </w:r>
      <w:ins w:id="304" w:author="Jade Raposa" w:date="2024-10-14T22:27:00Z">
        <w:r>
          <w:rPr>
            <w:rFonts w:ascii="Georgia" w:eastAsia="Times New Roman" w:hAnsi="Georgia" w:cs="Times New Roman"/>
            <w:color w:val="000000"/>
            <w:lang w:eastAsia="en-PH"/>
          </w:rPr>
          <w:t>.</w:t>
        </w:r>
      </w:ins>
      <w:ins w:id="305" w:author="Jade Raposa" w:date="2024-10-14T22:58:00Z">
        <w:r>
          <w:rPr>
            <w:rFonts w:ascii="Georgia" w:eastAsia="Times New Roman" w:hAnsi="Georgia" w:cs="Times New Roman"/>
            <w:color w:val="000000"/>
            <w:lang w:eastAsia="en-PH"/>
          </w:rPr>
          <w:t xml:space="preserve">  .  .  .  .   </w:t>
        </w:r>
      </w:ins>
      <w:del w:id="306"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Reasons Why Students Shift.  .  .  .  .  .  .  .  .  .  .   .  .  .  .  .  .</w:t>
      </w:r>
      <w:ins w:id="307" w:author="Jade Raposa" w:date="2024-10-14T22:58:00Z">
        <w:r>
          <w:rPr>
            <w:rFonts w:ascii="Georgia" w:eastAsia="Times New Roman" w:hAnsi="Georgia" w:cs="Times New Roman"/>
            <w:color w:val="000000"/>
            <w:lang w:eastAsia="en-PH"/>
          </w:rPr>
          <w:t xml:space="preserve">  .  .  .  .  .   </w:t>
        </w:r>
      </w:ins>
      <w:del w:id="30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Students Mindset Before Shifting.  .  .  .  .  .  .  .  .  .  .  .   .  .</w:t>
      </w:r>
      <w:ins w:id="309" w:author="Jade Raposa" w:date="2024-10-14T22:58:00Z">
        <w:r>
          <w:rPr>
            <w:rFonts w:ascii="Georgia" w:eastAsia="Times New Roman" w:hAnsi="Georgia" w:cs="Times New Roman"/>
            <w:color w:val="000000"/>
            <w:lang w:eastAsia="en-PH"/>
          </w:rPr>
          <w:t xml:space="preserve">  .  .  .  .  .   </w:t>
        </w:r>
      </w:ins>
      <w:del w:id="310"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Students Wish They Had Personalized Guidance And Support.  .  .  .  .  .  .  .  .  .  .  .   .  .  .  .  .  .  .  .  .  .  .  .  .  .   .   .   .</w:t>
      </w:r>
      <w:ins w:id="311" w:author="Jade Raposa" w:date="2024-10-14T22:58:00Z">
        <w:r>
          <w:rPr>
            <w:rFonts w:ascii="Georgia" w:eastAsia="Times New Roman" w:hAnsi="Georgia" w:cs="Times New Roman"/>
            <w:color w:val="000000"/>
            <w:lang w:eastAsia="en-PH"/>
          </w:rPr>
          <w:t xml:space="preserve">  .  .  .  .  </w:t>
        </w:r>
      </w:ins>
      <w:del w:id="312"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Biggest Obstacle Faced  In Seeking Academic Help  .  .  .  .</w:t>
      </w:r>
      <w:ins w:id="313" w:author="Jade Raposa" w:date="2024-10-14T22:58:00Z">
        <w:r>
          <w:rPr>
            <w:rFonts w:ascii="Georgia" w:eastAsia="Times New Roman" w:hAnsi="Georgia" w:cs="Times New Roman"/>
            <w:color w:val="000000"/>
            <w:lang w:eastAsia="en-PH"/>
          </w:rPr>
          <w:t xml:space="preserve">  .  .  .  .  .  </w:t>
        </w:r>
      </w:ins>
      <w:del w:id="314"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Importance of Connecting with Mentors using Mobile App .   .  .</w:t>
      </w:r>
      <w:ins w:id="315" w:author="Jade Raposa" w:date="2024-10-14T22:58:00Z">
        <w:r>
          <w:rPr>
            <w:rFonts w:ascii="Georgia" w:eastAsia="Times New Roman" w:hAnsi="Georgia" w:cs="Times New Roman"/>
            <w:color w:val="000000"/>
            <w:lang w:eastAsia="en-PH"/>
          </w:rPr>
          <w:t xml:space="preserve">  .   </w:t>
        </w:r>
      </w:ins>
      <w:del w:id="31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Students Interested In Using The Propose App.  .  .  .  .  .  .  .</w:t>
      </w:r>
      <w:ins w:id="317" w:author="Jade Raposa" w:date="2024-10-14T22:58:00Z">
        <w:r>
          <w:rPr>
            <w:rFonts w:ascii="Georgia" w:eastAsia="Times New Roman" w:hAnsi="Georgia" w:cs="Times New Roman"/>
            <w:color w:val="000000"/>
            <w:lang w:eastAsia="en-PH"/>
          </w:rPr>
          <w:t xml:space="preserve">  .  .  . </w:t>
        </w:r>
      </w:ins>
      <w:ins w:id="318" w:author="Jade Raposa" w:date="2024-10-14T22:59:00Z">
        <w:r>
          <w:rPr>
            <w:rFonts w:ascii="Georgia" w:eastAsia="Times New Roman" w:hAnsi="Georgia" w:cs="Times New Roman"/>
            <w:color w:val="000000"/>
            <w:lang w:eastAsia="en-PH"/>
          </w:rPr>
          <w:t xml:space="preserve"> .  </w:t>
        </w:r>
      </w:ins>
      <w:del w:id="319"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Features Preferred By Students.  .  .  .  .  .  .  .  .  .  .  .  .  .  .  .  .</w:t>
      </w:r>
      <w:ins w:id="320" w:author="Jade Raposa" w:date="2024-10-14T22:59:00Z">
        <w:r>
          <w:rPr>
            <w:rFonts w:ascii="Georgia" w:eastAsia="Times New Roman" w:hAnsi="Georgia" w:cs="Times New Roman"/>
            <w:color w:val="000000"/>
            <w:lang w:eastAsia="en-PH"/>
          </w:rPr>
          <w:t xml:space="preserve">  .  .  .  .  </w:t>
        </w:r>
      </w:ins>
      <w:del w:id="321"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Educators.  .  .  .  .  .  .  .  .  .  .  .  .  .  .  .  .  .   .  .  .  .  .  .  .  .  .  .  .  .  .  .  .  </w:t>
      </w:r>
      <w:ins w:id="322"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Ways Personalized Assistance Can Impact A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Academic Success and Learning Experience.  .  .  .  .  .  .   .  .  .  .</w:t>
      </w:r>
      <w:ins w:id="323" w:author="Jade Raposa" w:date="2024-10-14T22:59:00Z">
        <w:r>
          <w:rPr>
            <w:rFonts w:ascii="Georgia" w:eastAsia="Times New Roman" w:hAnsi="Georgia" w:cs="Times New Roman"/>
            <w:color w:val="000000"/>
            <w:lang w:eastAsia="en-PH"/>
          </w:rPr>
          <w:t xml:space="preserve">  .  .    </w:t>
        </w:r>
      </w:ins>
      <w:del w:id="324"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Field.  .  .  .  .  . </w:t>
      </w:r>
      <w:ins w:id="325" w:author="Jade Raposa" w:date="2024-10-14T22:59:00Z">
        <w:r>
          <w:rPr>
            <w:rFonts w:ascii="Georgia" w:eastAsia="Times New Roman" w:hAnsi="Georgia" w:cs="Times New Roman"/>
            <w:color w:val="000000"/>
            <w:lang w:eastAsia="en-PH"/>
          </w:rPr>
          <w:t xml:space="preserve"> </w:t>
        </w:r>
      </w:ins>
      <w:del w:id="326"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27"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Educators Comfortability In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Helping, Connecting, and Supporting Students.  .  .  .  .  .  .  .   .  .  .</w:t>
      </w:r>
      <w:ins w:id="328" w:author="Jade Raposa" w:date="2024-10-14T22:59:00Z">
        <w:r>
          <w:rPr>
            <w:rFonts w:ascii="Georgia" w:eastAsia="Times New Roman" w:hAnsi="Georgia" w:cs="Times New Roman"/>
            <w:color w:val="000000"/>
            <w:lang w:eastAsia="en-PH"/>
          </w:rPr>
          <w:t xml:space="preserve">  </w:t>
        </w:r>
      </w:ins>
      <w:ins w:id="329" w:author="Jade Raposa" w:date="2024-10-14T23:00:00Z">
        <w:r>
          <w:rPr>
            <w:rFonts w:ascii="Georgia" w:eastAsia="Times New Roman" w:hAnsi="Georgia" w:cs="Times New Roman"/>
            <w:color w:val="000000"/>
            <w:lang w:eastAsia="en-PH"/>
          </w:rPr>
          <w:t xml:space="preserve"> </w:t>
        </w:r>
      </w:ins>
      <w:ins w:id="330" w:author="Jade Raposa" w:date="2024-10-14T22:59:00Z">
        <w:r>
          <w:rPr>
            <w:rFonts w:ascii="Georgia" w:eastAsia="Times New Roman" w:hAnsi="Georgia" w:cs="Times New Roman"/>
            <w:color w:val="000000"/>
            <w:lang w:eastAsia="en-PH"/>
          </w:rPr>
          <w:t xml:space="preserve"> </w:t>
        </w:r>
      </w:ins>
      <w:del w:id="331"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Educators Belief in Apps For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Enhancing Student’s Knowledge.  .  .  .  .  .  .  .  .  .  .  .  .  .  .  . </w:t>
      </w:r>
      <w:r>
        <w:rPr>
          <w:rFonts w:ascii="Georgia" w:eastAsia="Times New Roman" w:hAnsi="Georgia" w:cs="Times New Roman"/>
          <w:color w:val="000000"/>
          <w:lang w:eastAsia="en-PH"/>
        </w:rPr>
        <w:tab/>
        <w:t xml:space="preserve">.  .  .  .  </w:t>
      </w:r>
      <w:ins w:id="332" w:author="Jade Raposa" w:date="2024-10-14T22:59:00Z">
        <w:r>
          <w:rPr>
            <w:rFonts w:ascii="Georgia" w:eastAsia="Times New Roman" w:hAnsi="Georgia" w:cs="Times New Roman"/>
            <w:color w:val="000000"/>
            <w:lang w:eastAsia="en-PH"/>
          </w:rPr>
          <w:t>.</w:t>
        </w:r>
      </w:ins>
      <w:del w:id="33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Features Preferred By Educators For The App.  .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User Table.  .  .  .  .  .  . .  .  .  .   .  .  .  .  .  .  .  .  .  .  .  .  .  .  .  .  .  .  .  .  .  .  </w:t>
      </w:r>
      <w:ins w:id="334"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Table.  .  .  .  .  .  .  .  .  .  .  .  .  .  .  .  .  .  .  .  .  .  .  .  .  .  .   .  .  .  . </w:t>
      </w:r>
      <w:r>
        <w:rPr>
          <w:rFonts w:ascii="Georgia" w:eastAsia="Times New Roman" w:hAnsi="Georgia" w:cs="Times New Roman"/>
          <w:color w:val="000000"/>
          <w:lang w:eastAsia="en-PH"/>
        </w:rPr>
        <w:tab/>
        <w:t xml:space="preserve"> </w:t>
      </w:r>
      <w:ins w:id="335"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Table.  .  .  .  .  .  .  .  .  .  .  .  .  .  .  .  .  .  .  . .  .  .  .  .  .  .  .  .  .  .  .  </w:t>
      </w:r>
      <w:ins w:id="33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Mentorship Request Table.  .  .  .  .  .  .  .  .  .  .  .  .  .  .  .  .  .  .  .  .  .</w:t>
      </w:r>
      <w:del w:id="337"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39" w:author="Jade Raposa" w:date="2024-10-16T21:53:00Z"/>
          <w:rFonts w:ascii="Georgia" w:eastAsia="Times New Roman" w:hAnsi="Georgia" w:cs="Times New Roman"/>
          <w:color w:val="000000"/>
          <w:lang w:eastAsia="en-PH"/>
        </w:rPr>
        <w:sectPr w:rsidR="008F456D" w:rsidSect="008C2FCE">
          <w:headerReference w:type="first" r:id="rId26"/>
          <w:pgSz w:w="12240" w:h="15840"/>
          <w:pgMar w:top="1440" w:right="1440" w:bottom="1440" w:left="1440" w:header="706" w:footer="706" w:gutter="0"/>
          <w:pgNumType w:fmt="lowerRoman" w:start="1"/>
          <w:cols w:space="708"/>
          <w:titlePg/>
          <w:docGrid w:linePitch="360"/>
          <w:sectPrChange w:id="350" w:author="Jade Raposa"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Table.  .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51"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Assessment Table.  .  .  .  .  .  .  .  .  .  .  .  .   .  .  .  .   .  .  .   .  .  .   .  .  .</w:t>
      </w:r>
      <w:ins w:id="352" w:author="Jade Raposa" w:date="2024-10-14T23:00:00Z">
        <w:r>
          <w:rPr>
            <w:rFonts w:ascii="Georgia" w:eastAsia="Times New Roman" w:hAnsi="Georgia" w:cs="Times New Roman"/>
            <w:color w:val="000000"/>
            <w:lang w:eastAsia="en-PH"/>
          </w:rPr>
          <w:t xml:space="preserve">  .   </w:t>
        </w:r>
      </w:ins>
      <w:del w:id="353"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Report Table.  .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Server Hardware Requirements.  .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Client Hardware Requirements.  .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Recommended Software Specifications.  .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Technical Issue.  .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Issues.  .  .  .  .  .  .  .  .  .  .  .  .  .  .  .  .  . .  .  .  .   .  .  .  .  .  .   </w:t>
      </w:r>
      <w:ins w:id="354"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Economic Issues.  .  .  .  .  .  .  .  .  .  .  .  .  .  .  .  .  .  .  .  .  .  .  .  .  .  .  .  . </w:t>
      </w:r>
      <w:r>
        <w:rPr>
          <w:rFonts w:ascii="Georgia" w:eastAsia="Times New Roman" w:hAnsi="Georgia" w:cs="Times New Roman"/>
          <w:color w:val="000000"/>
          <w:lang w:eastAsia="en-PH"/>
        </w:rPr>
        <w:tab/>
      </w:r>
      <w:ins w:id="355"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Non-Functional Requirements.  .  .  .  .  .  .  .  .  .  .   .  .  .  .  .  .  .  .  .</w:t>
      </w:r>
      <w:ins w:id="356" w:author="Jade Raposa" w:date="2024-10-14T23:01:00Z">
        <w:r>
          <w:rPr>
            <w:rFonts w:ascii="Georgia" w:eastAsia="Times New Roman" w:hAnsi="Georgia" w:cs="Times New Roman"/>
            <w:color w:val="000000"/>
            <w:lang w:eastAsia="en-PH"/>
          </w:rPr>
          <w:t xml:space="preserve">  .  . </w:t>
        </w:r>
      </w:ins>
      <w:del w:id="357"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Functional Requirements.  .  .  .  .  .  .  .  .  .  .  . .  .   .  .  .  .  .  .  .  .  .  .</w:t>
      </w:r>
      <w:ins w:id="358" w:author="Jade Raposa" w:date="2024-10-14T23:01:00Z">
        <w:r>
          <w:rPr>
            <w:rFonts w:ascii="Georgia" w:eastAsia="Times New Roman" w:hAnsi="Georgia" w:cs="Times New Roman"/>
            <w:color w:val="000000"/>
            <w:lang w:eastAsia="en-PH"/>
          </w:rPr>
          <w:t xml:space="preserve">  .  </w:t>
        </w:r>
      </w:ins>
      <w:del w:id="359"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rsidSect="008C2FCE">
          <w:headerReference w:type="first" r:id="rId27"/>
          <w:pgSz w:w="12240" w:h="15840"/>
          <w:pgMar w:top="1440" w:right="1440" w:bottom="1440" w:left="1440" w:header="706" w:footer="706" w:gutter="0"/>
          <w:pgNumType w:fmt="lowerRoman" w:start="1"/>
          <w:cols w:space="708"/>
          <w:titlePg/>
          <w:docGrid w:linePitch="360"/>
          <w:sectPrChange w:id="369" w:author="Jade Raposa"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Gantt Chart Using Lean Methodology.  .  .  .  .  .  .  .  .  .  .  .  .  .  .  .  .</w:t>
      </w:r>
      <w:ins w:id="370" w:author="Jade Raposa" w:date="2024-10-14T23:01:00Z">
        <w:r>
          <w:rPr>
            <w:rFonts w:ascii="Georgia" w:eastAsia="Times New Roman" w:hAnsi="Georgia" w:cs="Times New Roman"/>
            <w:color w:val="000000"/>
            <w:lang w:eastAsia="en-PH"/>
          </w:rPr>
          <w:t xml:space="preserve">  .  </w:t>
        </w:r>
      </w:ins>
      <w:del w:id="37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Pr="002979EA" w:rsidRDefault="002B278F">
      <w:pPr>
        <w:pStyle w:val="Heading1"/>
        <w:spacing w:before="0" w:beforeAutospacing="0" w:after="0" w:line="480" w:lineRule="auto"/>
        <w:pPrChange w:id="372" w:author="Jade Raposa" w:date="2024-10-15T01:52:00Z">
          <w:pPr>
            <w:spacing w:after="0" w:line="480" w:lineRule="auto"/>
            <w:jc w:val="center"/>
          </w:pPr>
        </w:pPrChange>
      </w:pPr>
      <w:r w:rsidRPr="002979EA">
        <w:rPr>
          <w:bCs w:val="0"/>
        </w:rPr>
        <w:lastRenderedPageBreak/>
        <w:t>Chapter 1</w:t>
      </w:r>
    </w:p>
    <w:p w14:paraId="1762B8F9" w14:textId="77777777" w:rsidR="008F456D" w:rsidRDefault="002B278F">
      <w:pPr>
        <w:spacing w:before="264" w:after="0" w:line="480" w:lineRule="auto"/>
        <w:jc w:val="center"/>
        <w:rPr>
          <w:del w:id="373" w:author="Jade Raposa" w:date="2024-10-15T01:51:00Z"/>
          <w:rFonts w:ascii="Georgia" w:eastAsia="Times New Roman" w:hAnsi="Georgia" w:cs="Times New Roman"/>
          <w:lang w:eastAsia="en-PH"/>
        </w:rPr>
      </w:pPr>
      <w:commentRangeStart w:id="374"/>
      <w:commentRangeStart w:id="375"/>
      <w:del w:id="376"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77" w:author="Jade Raposa" w:date="2024-10-15T01:51:00Z"/>
          <w:rFonts w:ascii="Georgia" w:eastAsia="Times New Roman" w:hAnsi="Georgia" w:cs="Times New Roman"/>
          <w:lang w:eastAsia="en-PH"/>
        </w:rPr>
      </w:pPr>
      <w:del w:id="378"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74"/>
        <w:r>
          <w:rPr>
            <w:rStyle w:val="CommentReference"/>
          </w:rPr>
          <w:commentReference w:id="374"/>
        </w:r>
        <w:commentRangeEnd w:id="375"/>
        <w:r>
          <w:rPr>
            <w:rStyle w:val="CommentReference"/>
          </w:rPr>
          <w:commentReference w:id="375"/>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0906CA54" w:rsidR="008F456D" w:rsidRPr="008F456D" w:rsidRDefault="002B278F">
      <w:pPr>
        <w:spacing w:before="264" w:line="480" w:lineRule="auto"/>
        <w:ind w:firstLine="720"/>
        <w:jc w:val="both"/>
        <w:rPr>
          <w:rFonts w:ascii="Georgia" w:hAnsi="Georgia"/>
          <w:color w:val="000000"/>
          <w:lang w:val="en-US"/>
          <w:rPrChange w:id="379" w:author="Jade Raposa" w:date="2024-10-20T17:19:00Z">
            <w:rPr>
              <w:rFonts w:ascii="Georgia" w:eastAsia="Times New Roman" w:hAnsi="Georgia" w:cs="Times New Roman"/>
              <w:lang w:eastAsia="en-PH"/>
            </w:rPr>
          </w:rPrChange>
        </w:rPr>
        <w:pPrChange w:id="380" w:author="Jade Raposa" w:date="2024-10-20T17:25:00Z">
          <w:pPr>
            <w:spacing w:before="264" w:after="0" w:line="480" w:lineRule="auto"/>
            <w:jc w:val="both"/>
          </w:pPr>
        </w:pPrChange>
      </w:pPr>
      <w:ins w:id="381" w:author="Jade Raposa" w:date="2024-10-20T17:40:00Z">
        <w:r>
          <w:rPr>
            <w:rFonts w:ascii="Georgia" w:eastAsia="Times New Roman" w:hAnsi="Georgia" w:cs="Times New Roman"/>
            <w:color w:val="000000"/>
            <w:lang w:eastAsia="en-PH"/>
          </w:rPr>
          <w:t>In the ever-evolving landscape of education, engaging and effective tools are essential to meet the diverse needs of learners. The proposed project</w:t>
        </w:r>
        <w:del w:id="382" w:author="Jade Raposa" w:date="2024-11-06T14:02:00Z" w16du:dateUtc="2024-11-06T06:02:00Z">
          <w:r w:rsidDel="006C7E72">
            <w:rPr>
              <w:rFonts w:ascii="Georgia" w:eastAsia="Times New Roman" w:hAnsi="Georgia" w:cs="Times New Roman"/>
              <w:color w:val="000000"/>
              <w:lang w:eastAsia="en-PH"/>
            </w:rPr>
            <w:delText>, "Mentor-Shift: A Mobile Platform Solution for Personalized Tutoring,"</w:delText>
          </w:r>
        </w:del>
      </w:ins>
      <w:ins w:id="383" w:author="Jade Raposa" w:date="2024-11-06T14:02:00Z" w16du:dateUtc="2024-11-06T06:02:00Z">
        <w:r w:rsidR="006C7E72">
          <w:rPr>
            <w:rFonts w:ascii="Georgia" w:eastAsia="Times New Roman" w:hAnsi="Georgia" w:cs="Times New Roman"/>
            <w:color w:val="000000"/>
            <w:lang w:eastAsia="en-PH"/>
          </w:rPr>
          <w:t xml:space="preserve"> </w:t>
        </w:r>
      </w:ins>
      <w:ins w:id="384" w:author="Jade Raposa" w:date="2024-10-20T17:40:00Z">
        <w:del w:id="385" w:author="Jade Raposa" w:date="2024-11-06T14:02:00Z" w16du:dateUtc="2024-11-06T06:02:00Z">
          <w:r w:rsidDel="006C7E72">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envisions a </w:t>
        </w:r>
        <w:del w:id="386" w:author="Jade Raposa" w:date="2024-11-06T14:02:00Z" w16du:dateUtc="2024-11-06T06:02:00Z">
          <w:r w:rsidDel="006C7E72">
            <w:rPr>
              <w:rFonts w:ascii="Georgia" w:eastAsia="Times New Roman" w:hAnsi="Georgia" w:cs="Times New Roman"/>
              <w:color w:val="000000"/>
              <w:lang w:eastAsia="en-PH"/>
            </w:rPr>
            <w:delText xml:space="preserve">pioneering </w:delText>
          </w:r>
        </w:del>
        <w:r>
          <w:rPr>
            <w:rFonts w:ascii="Georgia" w:eastAsia="Times New Roman" w:hAnsi="Georgia" w:cs="Times New Roman"/>
            <w:color w:val="000000"/>
            <w:lang w:eastAsia="en-PH"/>
          </w:rPr>
          <w:t>mobile application designed to address critical gaps in the current educational support systems. These gaps include the difficulty in finding suitable mentors, the lack of learning approache</w:t>
        </w:r>
      </w:ins>
      <w:ins w:id="387" w:author="Jade Raposa" w:date="2024-11-06T14:21:00Z" w16du:dateUtc="2024-11-06T06:21:00Z">
        <w:r w:rsidR="00D61EAA">
          <w:rPr>
            <w:rFonts w:ascii="Georgia" w:eastAsia="Times New Roman" w:hAnsi="Georgia" w:cs="Times New Roman"/>
            <w:color w:val="000000"/>
            <w:lang w:eastAsia="en-PH"/>
          </w:rPr>
          <w:t>s for a more efficient education</w:t>
        </w:r>
      </w:ins>
      <w:ins w:id="388" w:author="Jade Raposa" w:date="2024-10-20T17:40:00Z">
        <w:del w:id="389" w:author="Jade Raposa" w:date="2024-11-06T14:21:00Z" w16du:dateUtc="2024-11-06T06:21:00Z">
          <w:r w:rsidDel="00D61EAA">
            <w:rPr>
              <w:rFonts w:ascii="Georgia" w:eastAsia="Times New Roman" w:hAnsi="Georgia" w:cs="Times New Roman"/>
              <w:color w:val="000000"/>
              <w:lang w:eastAsia="en-PH"/>
            </w:rPr>
            <w:delText>s</w:delText>
          </w:r>
        </w:del>
        <w:r>
          <w:rPr>
            <w:rFonts w:ascii="Georgia" w:eastAsia="Times New Roman" w:hAnsi="Georgia" w:cs="Times New Roman"/>
            <w:color w:val="000000"/>
            <w:lang w:eastAsia="en-PH"/>
          </w:rPr>
          <w:t xml:space="preserve">, and the challenges in tracking </w:t>
        </w:r>
        <w:del w:id="390" w:author="Jade Raposa" w:date="2024-11-06T14:19:00Z" w16du:dateUtc="2024-11-06T06:19:00Z">
          <w:r w:rsidDel="007C64BA">
            <w:rPr>
              <w:rFonts w:ascii="Georgia" w:eastAsia="Times New Roman" w:hAnsi="Georgia" w:cs="Times New Roman"/>
              <w:color w:val="000000"/>
              <w:lang w:eastAsia="en-PH"/>
            </w:rPr>
            <w:delText>academic</w:delText>
          </w:r>
        </w:del>
      </w:ins>
      <w:ins w:id="391" w:author="Jade Raposa" w:date="2024-11-06T14:21:00Z" w16du:dateUtc="2024-11-06T06:21:00Z">
        <w:r w:rsidR="00A82BA7">
          <w:rPr>
            <w:rFonts w:ascii="Georgia" w:eastAsia="Times New Roman" w:hAnsi="Georgia" w:cs="Times New Roman"/>
            <w:color w:val="000000"/>
            <w:lang w:eastAsia="en-PH"/>
          </w:rPr>
          <w:t>the academic</w:t>
        </w:r>
      </w:ins>
      <w:ins w:id="392" w:author="Jade Raposa" w:date="2024-10-20T17:40:00Z">
        <w:r>
          <w:rPr>
            <w:rFonts w:ascii="Georgia" w:eastAsia="Times New Roman" w:hAnsi="Georgia" w:cs="Times New Roman"/>
            <w:color w:val="000000"/>
            <w:lang w:eastAsia="en-PH"/>
          </w:rPr>
          <w:t xml:space="preserve"> progress and </w:t>
        </w:r>
        <w:del w:id="393" w:author="Jade Raposa" w:date="2024-11-06T14:20:00Z" w16du:dateUtc="2024-11-06T06:20:00Z">
          <w:r w:rsidDel="007C64BA">
            <w:rPr>
              <w:rFonts w:ascii="Georgia" w:eastAsia="Times New Roman" w:hAnsi="Georgia" w:cs="Times New Roman"/>
              <w:color w:val="000000"/>
              <w:lang w:eastAsia="en-PH"/>
            </w:rPr>
            <w:delText>certification</w:delText>
          </w:r>
        </w:del>
      </w:ins>
      <w:ins w:id="394" w:author="Jade Raposa" w:date="2024-11-06T14:20:00Z" w16du:dateUtc="2024-11-06T06:20:00Z">
        <w:r w:rsidR="007C64BA">
          <w:rPr>
            <w:rFonts w:ascii="Georgia" w:eastAsia="Times New Roman" w:hAnsi="Georgia" w:cs="Times New Roman"/>
            <w:color w:val="000000"/>
            <w:lang w:eastAsia="en-PH"/>
          </w:rPr>
          <w:t>certifying these achievement</w:t>
        </w:r>
      </w:ins>
      <w:ins w:id="395" w:author="Jade Raposa" w:date="2024-11-06T14:22:00Z" w16du:dateUtc="2024-11-06T06:22:00Z">
        <w:r w:rsidR="00A82BA7">
          <w:rPr>
            <w:rFonts w:ascii="Georgia" w:eastAsia="Times New Roman" w:hAnsi="Georgia" w:cs="Times New Roman"/>
            <w:color w:val="000000"/>
            <w:lang w:eastAsia="en-PH"/>
          </w:rPr>
          <w:t>s</w:t>
        </w:r>
      </w:ins>
      <w:ins w:id="396" w:author="Jade Raposa" w:date="2024-10-20T17:40:00Z">
        <w:r>
          <w:rPr>
            <w:rFonts w:ascii="Georgia" w:eastAsia="Times New Roman" w:hAnsi="Georgia" w:cs="Times New Roman"/>
            <w:color w:val="000000"/>
            <w:lang w:eastAsia="en-PH"/>
          </w:rPr>
          <w:t xml:space="preserve">. </w:t>
        </w:r>
        <w:del w:id="397" w:author="Jade Raposa" w:date="2024-11-06T14:02:00Z" w16du:dateUtc="2024-11-06T06:02:00Z">
          <w:r w:rsidDel="006C7E72">
            <w:rPr>
              <w:rFonts w:ascii="Georgia" w:eastAsia="Times New Roman" w:hAnsi="Georgia" w:cs="Times New Roman"/>
              <w:color w:val="000000"/>
              <w:lang w:eastAsia="en-PH"/>
            </w:rPr>
            <w:delText>Mentor-Shift</w:delText>
          </w:r>
        </w:del>
      </w:ins>
      <w:ins w:id="398" w:author="Jade Raposa" w:date="2024-11-06T14:02:00Z" w16du:dateUtc="2024-11-06T06:02:00Z">
        <w:r w:rsidR="006C7E72">
          <w:rPr>
            <w:rFonts w:ascii="Georgia" w:eastAsia="Times New Roman" w:hAnsi="Georgia" w:cs="Times New Roman"/>
            <w:color w:val="000000"/>
            <w:lang w:eastAsia="en-PH"/>
          </w:rPr>
          <w:t>This initiative</w:t>
        </w:r>
      </w:ins>
      <w:ins w:id="399" w:author="Jade Raposa" w:date="2024-10-20T17:40:00Z">
        <w:r>
          <w:rPr>
            <w:rFonts w:ascii="Georgia" w:eastAsia="Times New Roman" w:hAnsi="Georgia" w:cs="Times New Roman"/>
            <w:color w:val="000000"/>
            <w:lang w:eastAsia="en-PH"/>
          </w:rPr>
          <w:t xml:space="preserve"> aligns with the 17 UNESCO Sustainable Development Goals, specifically under </w:t>
        </w:r>
        <w:del w:id="400" w:author="Jade Raposa" w:date="2024-11-06T14:26:00Z" w16du:dateUtc="2024-11-06T06:26:00Z">
          <w:r w:rsidDel="004137BB">
            <w:rPr>
              <w:rFonts w:ascii="Georgia" w:eastAsia="Times New Roman" w:hAnsi="Georgia" w:cs="Times New Roman"/>
              <w:color w:val="000000"/>
              <w:lang w:eastAsia="en-PH"/>
            </w:rPr>
            <w:delText>Quality Education (</w:delText>
          </w:r>
        </w:del>
        <w:r>
          <w:rPr>
            <w:rFonts w:ascii="Georgia" w:eastAsia="Times New Roman" w:hAnsi="Georgia" w:cs="Times New Roman"/>
            <w:color w:val="000000"/>
            <w:lang w:eastAsia="en-PH"/>
          </w:rPr>
          <w:t>SDG-4</w:t>
        </w:r>
        <w:del w:id="401" w:author="Jade Raposa" w:date="2024-11-06T14:26:00Z" w16du:dateUtc="2024-11-06T06:26:00Z">
          <w:r w:rsidDel="004137BB">
            <w:rPr>
              <w:rFonts w:ascii="Georgia" w:eastAsia="Times New Roman" w:hAnsi="Georgia" w:cs="Times New Roman"/>
              <w:color w:val="000000"/>
              <w:lang w:eastAsia="en-PH"/>
            </w:rPr>
            <w:delText>)</w:delText>
          </w:r>
        </w:del>
      </w:ins>
      <w:ins w:id="402" w:author="Jade Raposa" w:date="2024-11-06T14:22:00Z" w16du:dateUtc="2024-11-06T06:22:00Z">
        <w:r w:rsidR="006512E2">
          <w:rPr>
            <w:rFonts w:ascii="Georgia" w:eastAsia="Times New Roman" w:hAnsi="Georgia" w:cs="Times New Roman"/>
            <w:color w:val="000000"/>
            <w:lang w:eastAsia="en-PH"/>
          </w:rPr>
          <w:t xml:space="preserve"> th</w:t>
        </w:r>
      </w:ins>
      <w:ins w:id="403" w:author="Jade Raposa" w:date="2024-11-06T14:23:00Z" w16du:dateUtc="2024-11-06T06:23:00Z">
        <w:r w:rsidR="006512E2">
          <w:rPr>
            <w:rFonts w:ascii="Georgia" w:eastAsia="Times New Roman" w:hAnsi="Georgia" w:cs="Times New Roman"/>
            <w:color w:val="000000"/>
            <w:lang w:eastAsia="en-PH"/>
          </w:rPr>
          <w:t xml:space="preserve">rough </w:t>
        </w:r>
      </w:ins>
      <w:ins w:id="404" w:author="Jade Raposa" w:date="2024-11-06T14:25:00Z" w16du:dateUtc="2024-11-06T06:25:00Z">
        <w:r w:rsidR="00076090">
          <w:rPr>
            <w:rFonts w:ascii="Georgia" w:eastAsia="Times New Roman" w:hAnsi="Georgia" w:cs="Times New Roman"/>
            <w:color w:val="000000"/>
            <w:lang w:eastAsia="en-PH"/>
          </w:rPr>
          <w:t>a</w:t>
        </w:r>
      </w:ins>
      <w:ins w:id="405" w:author="Jade Raposa" w:date="2024-11-06T14:23:00Z" w16du:dateUtc="2024-11-06T06:23:00Z">
        <w:r w:rsidR="006512E2" w:rsidRPr="006512E2">
          <w:rPr>
            <w:rFonts w:ascii="Georgia" w:eastAsia="Times New Roman" w:hAnsi="Georgia" w:cs="Times New Roman"/>
            <w:color w:val="000000"/>
            <w:lang w:eastAsia="en-PH"/>
          </w:rPr>
          <w:t xml:space="preserve">ccessible </w:t>
        </w:r>
      </w:ins>
      <w:ins w:id="406" w:author="Jade Raposa" w:date="2024-11-06T14:25:00Z" w16du:dateUtc="2024-11-06T06:25:00Z">
        <w:r w:rsidR="00076090">
          <w:rPr>
            <w:rFonts w:ascii="Georgia" w:eastAsia="Times New Roman" w:hAnsi="Georgia" w:cs="Times New Roman"/>
            <w:color w:val="000000"/>
            <w:lang w:eastAsia="en-PH"/>
          </w:rPr>
          <w:t>l</w:t>
        </w:r>
      </w:ins>
      <w:ins w:id="407" w:author="Jade Raposa" w:date="2024-11-06T14:23:00Z" w16du:dateUtc="2024-11-06T06:23:00Z">
        <w:r w:rsidR="006512E2" w:rsidRPr="006512E2">
          <w:rPr>
            <w:rFonts w:ascii="Georgia" w:eastAsia="Times New Roman" w:hAnsi="Georgia" w:cs="Times New Roman"/>
            <w:color w:val="000000"/>
            <w:lang w:eastAsia="en-PH"/>
          </w:rPr>
          <w:t xml:space="preserve">earning </w:t>
        </w:r>
      </w:ins>
      <w:ins w:id="408" w:author="Jade Raposa" w:date="2024-11-06T14:26:00Z" w16du:dateUtc="2024-11-06T06:26:00Z">
        <w:r w:rsidR="00076090">
          <w:rPr>
            <w:rFonts w:ascii="Georgia" w:eastAsia="Times New Roman" w:hAnsi="Georgia" w:cs="Times New Roman"/>
            <w:color w:val="000000"/>
            <w:lang w:eastAsia="en-PH"/>
          </w:rPr>
          <w:t>o</w:t>
        </w:r>
      </w:ins>
      <w:ins w:id="409" w:author="Jade Raposa" w:date="2024-11-06T14:23:00Z" w16du:dateUtc="2024-11-06T06:23:00Z">
        <w:r w:rsidR="006512E2" w:rsidRPr="006512E2">
          <w:rPr>
            <w:rFonts w:ascii="Georgia" w:eastAsia="Times New Roman" w:hAnsi="Georgia" w:cs="Times New Roman"/>
            <w:color w:val="000000"/>
            <w:lang w:eastAsia="en-PH"/>
          </w:rPr>
          <w:t xml:space="preserve">pportunities and </w:t>
        </w:r>
      </w:ins>
      <w:ins w:id="410" w:author="Jade Raposa" w:date="2024-11-06T14:26:00Z" w16du:dateUtc="2024-11-06T06:26:00Z">
        <w:r w:rsidR="00076090">
          <w:rPr>
            <w:rFonts w:ascii="Georgia" w:eastAsia="Times New Roman" w:hAnsi="Georgia" w:cs="Times New Roman"/>
            <w:color w:val="000000"/>
            <w:lang w:eastAsia="en-PH"/>
          </w:rPr>
          <w:t>s</w:t>
        </w:r>
      </w:ins>
      <w:ins w:id="411" w:author="Jade Raposa" w:date="2024-11-06T14:23:00Z" w16du:dateUtc="2024-11-06T06:23:00Z">
        <w:r w:rsidR="006512E2" w:rsidRPr="006512E2">
          <w:rPr>
            <w:rFonts w:ascii="Georgia" w:eastAsia="Times New Roman" w:hAnsi="Georgia" w:cs="Times New Roman"/>
            <w:color w:val="000000"/>
            <w:lang w:eastAsia="en-PH"/>
          </w:rPr>
          <w:t xml:space="preserve">upport for </w:t>
        </w:r>
      </w:ins>
      <w:ins w:id="412" w:author="Jade Raposa" w:date="2024-11-06T14:26:00Z" w16du:dateUtc="2024-11-06T06:26:00Z">
        <w:r w:rsidR="00076090">
          <w:rPr>
            <w:rFonts w:ascii="Georgia" w:eastAsia="Times New Roman" w:hAnsi="Georgia" w:cs="Times New Roman"/>
            <w:color w:val="000000"/>
            <w:lang w:eastAsia="en-PH"/>
          </w:rPr>
          <w:t>l</w:t>
        </w:r>
      </w:ins>
      <w:ins w:id="413" w:author="Jade Raposa" w:date="2024-11-06T14:23:00Z" w16du:dateUtc="2024-11-06T06:23:00Z">
        <w:r w:rsidR="006512E2" w:rsidRPr="006512E2">
          <w:rPr>
            <w:rFonts w:ascii="Georgia" w:eastAsia="Times New Roman" w:hAnsi="Georgia" w:cs="Times New Roman"/>
            <w:color w:val="000000"/>
            <w:lang w:eastAsia="en-PH"/>
          </w:rPr>
          <w:t xml:space="preserve">ifelong </w:t>
        </w:r>
      </w:ins>
      <w:ins w:id="414" w:author="Jade Raposa" w:date="2024-11-06T14:26:00Z" w16du:dateUtc="2024-11-06T06:26:00Z">
        <w:r w:rsidR="00076090">
          <w:rPr>
            <w:rFonts w:ascii="Georgia" w:eastAsia="Times New Roman" w:hAnsi="Georgia" w:cs="Times New Roman"/>
            <w:color w:val="000000"/>
            <w:lang w:eastAsia="en-PH"/>
          </w:rPr>
          <w:t>l</w:t>
        </w:r>
      </w:ins>
      <w:ins w:id="415" w:author="Jade Raposa" w:date="2024-11-06T14:23:00Z" w16du:dateUtc="2024-11-06T06:23:00Z">
        <w:r w:rsidR="006512E2" w:rsidRPr="006512E2">
          <w:rPr>
            <w:rFonts w:ascii="Georgia" w:eastAsia="Times New Roman" w:hAnsi="Georgia" w:cs="Times New Roman"/>
            <w:color w:val="000000"/>
            <w:lang w:eastAsia="en-PH"/>
          </w:rPr>
          <w:t>earning</w:t>
        </w:r>
      </w:ins>
      <w:ins w:id="416" w:author="Jade Raposa" w:date="2024-10-20T17:40:00Z">
        <w:r>
          <w:rPr>
            <w:rFonts w:ascii="Georgia" w:eastAsia="Times New Roman" w:hAnsi="Georgia" w:cs="Times New Roman"/>
            <w:color w:val="000000"/>
            <w:lang w:eastAsia="en-PH"/>
          </w:rPr>
          <w:t xml:space="preserve">, </w:t>
        </w:r>
        <w:del w:id="417" w:author="Jade Raposa" w:date="2024-11-06T14:26:00Z" w16du:dateUtc="2024-11-06T06:26:00Z">
          <w:r w:rsidDel="004137BB">
            <w:rPr>
              <w:rFonts w:ascii="Georgia" w:eastAsia="Times New Roman" w:hAnsi="Georgia" w:cs="Times New Roman"/>
              <w:color w:val="000000"/>
              <w:lang w:eastAsia="en-PH"/>
            </w:rPr>
            <w:delText>Decent Work and Economic Growth (</w:delText>
          </w:r>
        </w:del>
        <w:r>
          <w:rPr>
            <w:rFonts w:ascii="Georgia" w:eastAsia="Times New Roman" w:hAnsi="Georgia" w:cs="Times New Roman"/>
            <w:color w:val="000000"/>
            <w:lang w:eastAsia="en-PH"/>
          </w:rPr>
          <w:t>SDG-8</w:t>
        </w:r>
      </w:ins>
      <w:ins w:id="418" w:author="Jade Raposa" w:date="2024-11-06T14:26:00Z" w16du:dateUtc="2024-11-06T06:26:00Z">
        <w:r w:rsidR="004137BB">
          <w:rPr>
            <w:rFonts w:ascii="Georgia" w:eastAsia="Times New Roman" w:hAnsi="Georgia" w:cs="Times New Roman"/>
            <w:color w:val="000000"/>
            <w:lang w:eastAsia="en-PH"/>
          </w:rPr>
          <w:t xml:space="preserve"> </w:t>
        </w:r>
      </w:ins>
      <w:ins w:id="419" w:author="Jade Raposa" w:date="2024-10-20T17:40:00Z">
        <w:del w:id="420" w:author="Jade Raposa" w:date="2024-11-06T14:26:00Z" w16du:dateUtc="2024-11-06T06:26:00Z">
          <w:r w:rsidDel="004137BB">
            <w:rPr>
              <w:rFonts w:ascii="Georgia" w:eastAsia="Times New Roman" w:hAnsi="Georgia" w:cs="Times New Roman"/>
              <w:color w:val="000000"/>
              <w:lang w:eastAsia="en-PH"/>
            </w:rPr>
            <w:delText>)</w:delText>
          </w:r>
        </w:del>
      </w:ins>
      <w:ins w:id="421" w:author="Jade Raposa" w:date="2024-11-06T14:24:00Z" w16du:dateUtc="2024-11-06T06:24:00Z">
        <w:r w:rsidR="000A3788" w:rsidRPr="000A3788">
          <w:rPr>
            <w:rFonts w:ascii="Georgia" w:eastAsia="Times New Roman" w:hAnsi="Georgia" w:cs="Times New Roman"/>
            <w:color w:val="000000"/>
            <w:lang w:eastAsia="en-PH"/>
          </w:rPr>
          <w:t>by equipping users with the skills and knowledge necessary for meaningful employment and economic contribution</w:t>
        </w:r>
      </w:ins>
      <w:ins w:id="422" w:author="Jade Raposa" w:date="2024-10-20T17:40:00Z">
        <w:r>
          <w:rPr>
            <w:rFonts w:ascii="Georgia" w:eastAsia="Times New Roman" w:hAnsi="Georgia" w:cs="Times New Roman"/>
            <w:color w:val="000000"/>
            <w:lang w:eastAsia="en-PH"/>
          </w:rPr>
          <w:t xml:space="preserve">, </w:t>
        </w:r>
        <w:del w:id="423" w:author="Jade Raposa" w:date="2024-11-06T14:27:00Z" w16du:dateUtc="2024-11-06T06:27:00Z">
          <w:r w:rsidDel="004137BB">
            <w:rPr>
              <w:rFonts w:ascii="Georgia" w:eastAsia="Times New Roman" w:hAnsi="Georgia" w:cs="Times New Roman"/>
              <w:color w:val="000000"/>
              <w:lang w:eastAsia="en-PH"/>
            </w:rPr>
            <w:delText>Reduced Inequalities (</w:delText>
          </w:r>
        </w:del>
        <w:r>
          <w:rPr>
            <w:rFonts w:ascii="Georgia" w:eastAsia="Times New Roman" w:hAnsi="Georgia" w:cs="Times New Roman"/>
            <w:color w:val="000000"/>
            <w:lang w:eastAsia="en-PH"/>
          </w:rPr>
          <w:t>SDG-10</w:t>
        </w:r>
      </w:ins>
      <w:ins w:id="424" w:author="Jade Raposa" w:date="2024-11-06T14:27:00Z" w16du:dateUtc="2024-11-06T06:27:00Z">
        <w:r w:rsidR="004137BB">
          <w:rPr>
            <w:rFonts w:ascii="Georgia" w:eastAsia="Times New Roman" w:hAnsi="Georgia" w:cs="Times New Roman"/>
            <w:color w:val="000000"/>
            <w:lang w:eastAsia="en-PH"/>
          </w:rPr>
          <w:t xml:space="preserve"> </w:t>
        </w:r>
      </w:ins>
      <w:ins w:id="425" w:author="Jade Raposa" w:date="2024-10-20T17:40:00Z">
        <w:del w:id="426" w:author="Jade Raposa" w:date="2024-11-06T14:27:00Z" w16du:dateUtc="2024-11-06T06:27:00Z">
          <w:r w:rsidDel="004137BB">
            <w:rPr>
              <w:rFonts w:ascii="Georgia" w:eastAsia="Times New Roman" w:hAnsi="Georgia" w:cs="Times New Roman"/>
              <w:color w:val="000000"/>
              <w:lang w:eastAsia="en-PH"/>
            </w:rPr>
            <w:delText>)</w:delText>
          </w:r>
        </w:del>
      </w:ins>
      <w:ins w:id="427" w:author="Jade Raposa" w:date="2024-11-06T14:27:00Z" w16du:dateUtc="2024-11-06T06:27:00Z">
        <w:r w:rsidR="002E03F8">
          <w:rPr>
            <w:rFonts w:ascii="Georgia" w:eastAsia="Times New Roman" w:hAnsi="Georgia" w:cs="Times New Roman"/>
            <w:color w:val="000000"/>
            <w:lang w:eastAsia="en-PH"/>
          </w:rPr>
          <w:t>for</w:t>
        </w:r>
      </w:ins>
      <w:ins w:id="428" w:author="Jade Raposa" w:date="2024-11-06T14:24:00Z" w16du:dateUtc="2024-11-06T06:24:00Z">
        <w:r w:rsidR="000A3788" w:rsidRPr="000A3788">
          <w:rPr>
            <w:rFonts w:ascii="Georgia" w:eastAsia="Times New Roman" w:hAnsi="Georgia" w:cs="Times New Roman"/>
            <w:color w:val="000000"/>
            <w:lang w:eastAsia="en-PH"/>
          </w:rPr>
          <w:t xml:space="preserve"> reducing educational barriers and providing mentorship opportunities for marginalized groups, ensuring that everyone has access to quality education and support</w:t>
        </w:r>
      </w:ins>
      <w:ins w:id="429" w:author="Jade Raposa" w:date="2024-10-20T17:40:00Z">
        <w:r>
          <w:rPr>
            <w:rFonts w:ascii="Georgia" w:eastAsia="Times New Roman" w:hAnsi="Georgia" w:cs="Times New Roman"/>
            <w:color w:val="000000"/>
            <w:lang w:eastAsia="en-PH"/>
          </w:rPr>
          <w:t xml:space="preserve">, and </w:t>
        </w:r>
        <w:del w:id="430" w:author="Jade Raposa" w:date="2024-11-06T14:27:00Z" w16du:dateUtc="2024-11-06T06:27:00Z">
          <w:r w:rsidDel="002E03F8">
            <w:rPr>
              <w:rFonts w:ascii="Georgia" w:eastAsia="Times New Roman" w:hAnsi="Georgia" w:cs="Times New Roman"/>
              <w:color w:val="000000"/>
              <w:lang w:eastAsia="en-PH"/>
            </w:rPr>
            <w:delText>Sustainable Cities and Communities (</w:delText>
          </w:r>
        </w:del>
        <w:r>
          <w:rPr>
            <w:rFonts w:ascii="Georgia" w:eastAsia="Times New Roman" w:hAnsi="Georgia" w:cs="Times New Roman"/>
            <w:color w:val="000000"/>
            <w:lang w:eastAsia="en-PH"/>
          </w:rPr>
          <w:t>SDG-11</w:t>
        </w:r>
        <w:del w:id="431" w:author="Jade Raposa" w:date="2024-11-06T14:27:00Z" w16du:dateUtc="2024-11-06T06:27:00Z">
          <w:r w:rsidDel="002E03F8">
            <w:rPr>
              <w:rFonts w:ascii="Georgia" w:eastAsia="Times New Roman" w:hAnsi="Georgia" w:cs="Times New Roman"/>
              <w:color w:val="000000"/>
              <w:lang w:eastAsia="en-PH"/>
            </w:rPr>
            <w:delText>)</w:delText>
          </w:r>
        </w:del>
      </w:ins>
      <w:ins w:id="432" w:author="Jade Raposa" w:date="2024-11-06T14:25:00Z" w16du:dateUtc="2024-11-06T06:25:00Z">
        <w:r w:rsidR="00076090">
          <w:rPr>
            <w:rFonts w:ascii="Georgia" w:eastAsia="Times New Roman" w:hAnsi="Georgia" w:cs="Times New Roman"/>
            <w:color w:val="000000"/>
            <w:lang w:eastAsia="en-PH"/>
          </w:rPr>
          <w:t xml:space="preserve"> </w:t>
        </w:r>
      </w:ins>
      <w:ins w:id="433" w:author="Jade Raposa" w:date="2024-11-06T14:27:00Z" w16du:dateUtc="2024-11-06T06:27:00Z">
        <w:r w:rsidR="002E03F8">
          <w:rPr>
            <w:rFonts w:ascii="Georgia" w:eastAsia="Times New Roman" w:hAnsi="Georgia" w:cs="Times New Roman"/>
            <w:color w:val="000000"/>
            <w:lang w:eastAsia="en-PH"/>
          </w:rPr>
          <w:t>through</w:t>
        </w:r>
      </w:ins>
      <w:ins w:id="434" w:author="Jade Raposa" w:date="2024-11-06T14:25:00Z" w16du:dateUtc="2024-11-06T06:25:00Z">
        <w:r w:rsidR="00076090" w:rsidRPr="00076090">
          <w:rPr>
            <w:rFonts w:ascii="Georgia" w:eastAsia="Times New Roman" w:hAnsi="Georgia" w:cs="Times New Roman"/>
            <w:color w:val="000000"/>
            <w:lang w:eastAsia="en-PH"/>
          </w:rPr>
          <w:t xml:space="preserve"> digital platforms to reduce educational gaps and promote inclusive learning environments.</w:t>
        </w:r>
        <w:r w:rsidR="00076090" w:rsidDel="00076090">
          <w:rPr>
            <w:rFonts w:ascii="Georgia" w:eastAsia="Times New Roman" w:hAnsi="Georgia" w:cs="Times New Roman"/>
            <w:color w:val="000000"/>
            <w:lang w:eastAsia="en-PH"/>
          </w:rPr>
          <w:t xml:space="preserve"> </w:t>
        </w:r>
      </w:ins>
      <w:ins w:id="435" w:author="Jade Raposa" w:date="2024-10-20T17:40:00Z">
        <w:del w:id="436" w:author="Jade Raposa" w:date="2024-11-06T14:25:00Z" w16du:dateUtc="2024-11-06T06:25:00Z">
          <w:r w:rsidDel="00076090">
            <w:rPr>
              <w:rFonts w:ascii="Georgia" w:eastAsia="Times New Roman" w:hAnsi="Georgia" w:cs="Times New Roman"/>
              <w:color w:val="000000"/>
              <w:lang w:eastAsia="en-PH"/>
            </w:rPr>
            <w:delText xml:space="preserve">.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delText>
          </w:r>
        </w:del>
      </w:ins>
      <w:ins w:id="437" w:author="Jade Raposa" w:date="2024-10-26T03:27:00Z">
        <w:del w:id="438" w:author="Jade Raposa" w:date="2024-11-06T14:25:00Z" w16du:dateUtc="2024-11-06T06:25:00Z">
          <w:r w:rsidDel="00076090">
            <w:rPr>
              <w:rFonts w:ascii="Georgia" w:eastAsia="Times New Roman" w:hAnsi="Georgia" w:cs="Times New Roman"/>
              <w:color w:val="000000"/>
              <w:lang w:eastAsia="en-PH"/>
            </w:rPr>
            <w:delText>by</w:delText>
          </w:r>
        </w:del>
      </w:ins>
      <w:ins w:id="439" w:author="Jade Raposa" w:date="2024-10-20T17:40:00Z">
        <w:del w:id="440" w:author="Jade Raposa" w:date="2024-11-06T14:25:00Z" w16du:dateUtc="2024-11-06T06:25:00Z">
          <w:r w:rsidDel="00076090">
            <w:rPr>
              <w:rFonts w:ascii="Georgia" w:eastAsia="Times New Roman" w:hAnsi="Georgia" w:cs="Times New Roman"/>
              <w:color w:val="000000"/>
              <w:lang w:eastAsia="en-PH"/>
            </w:rPr>
            <w:delTex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delText>
          </w:r>
        </w:del>
      </w:ins>
      <w:commentRangeStart w:id="441"/>
      <w:commentRangeStart w:id="442"/>
      <w:commentRangeStart w:id="443"/>
      <w:commentRangeStart w:id="444"/>
      <w:del w:id="445"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441"/>
        <w:r>
          <w:rPr>
            <w:rStyle w:val="CommentReference"/>
          </w:rPr>
          <w:commentReference w:id="441"/>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446"/>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447" w:author="Jade Raposa" w:date="2024-10-15T01:52:00Z">
        <w:r>
          <w:rPr>
            <w:rFonts w:ascii="Georgia" w:eastAsia="Times New Roman" w:hAnsi="Georgia" w:cs="Times New Roman"/>
            <w:color w:val="000000"/>
            <w:lang w:eastAsia="en-PH"/>
          </w:rPr>
          <w:delText>by the use of</w:delText>
        </w:r>
      </w:del>
      <w:del w:id="448"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446"/>
        <w:r>
          <w:rPr>
            <w:rStyle w:val="CommentReference"/>
          </w:rPr>
          <w:commentReference w:id="446"/>
        </w:r>
      </w:del>
      <w:commentRangeEnd w:id="442"/>
      <w:r>
        <w:rPr>
          <w:rStyle w:val="CommentReference"/>
        </w:rPr>
        <w:commentReference w:id="442"/>
      </w:r>
      <w:commentRangeEnd w:id="443"/>
      <w:r>
        <w:rPr>
          <w:rStyle w:val="CommentReference"/>
        </w:rPr>
        <w:commentReference w:id="443"/>
      </w:r>
      <w:commentRangeEnd w:id="444"/>
      <w:r>
        <w:rPr>
          <w:rStyle w:val="CommentReference"/>
        </w:rPr>
        <w:commentReference w:id="444"/>
      </w:r>
    </w:p>
    <w:p w14:paraId="4227031F" w14:textId="24AE3FA7"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Shemshack (2020), who views personalized learning as a natural human activity shaped by experiences.</w:t>
      </w:r>
      <w:del w:id="449" w:author="Jade Raposa" w:date="2024-11-06T14:30:00Z" w16du:dateUtc="2024-11-06T06:30:00Z">
        <w:r w:rsidRPr="002A1C3E" w:rsidDel="00A414A5">
          <w:rPr>
            <w:rFonts w:ascii="Georgia" w:eastAsia="Times New Roman" w:hAnsi="Georgia" w:cs="Times New Roman"/>
            <w:color w:val="000000"/>
            <w:lang w:eastAsia="en-PH"/>
          </w:rPr>
          <w:delText xml:space="preserve"> This aligns with Mentor-Shift's use of mobile technology to provide personalized tutoring experiences.</w:delText>
        </w:r>
      </w:del>
    </w:p>
    <w:p w14:paraId="00F39997" w14:textId="6152810A"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w:t>
      </w:r>
      <w:del w:id="450" w:author="Jade Raposa" w:date="2024-11-06T14:31:00Z" w16du:dateUtc="2024-11-06T06:31:00Z">
        <w:r w:rsidRPr="002A1C3E" w:rsidDel="00B41BAE">
          <w:rPr>
            <w:rFonts w:ascii="Georgia" w:eastAsia="Times New Roman" w:hAnsi="Georgia" w:cs="Times New Roman"/>
            <w:color w:val="000000"/>
            <w:lang w:eastAsia="en-PH"/>
          </w:rPr>
          <w:delText xml:space="preserve">). </w:delText>
        </w:r>
      </w:del>
      <w:ins w:id="451" w:author="Jade Raposa" w:date="2024-11-06T14:31:00Z" w16du:dateUtc="2024-11-06T06:31:00Z">
        <w:r w:rsidR="00B41BAE" w:rsidRPr="002A1C3E">
          <w:rPr>
            <w:rFonts w:ascii="Georgia" w:eastAsia="Times New Roman" w:hAnsi="Georgia" w:cs="Times New Roman"/>
            <w:color w:val="000000"/>
            <w:lang w:eastAsia="en-PH"/>
          </w:rPr>
          <w:t>)</w:t>
        </w:r>
        <w:r w:rsidR="00B41BAE">
          <w:rPr>
            <w:rFonts w:ascii="Georgia" w:eastAsia="Times New Roman" w:hAnsi="Georgia" w:cs="Times New Roman"/>
            <w:color w:val="000000"/>
            <w:lang w:eastAsia="en-PH"/>
          </w:rPr>
          <w:t>, implying that</w:t>
        </w:r>
        <w:r w:rsidR="00B41BAE" w:rsidRPr="002A1C3E">
          <w:rPr>
            <w:rFonts w:ascii="Georgia" w:eastAsia="Times New Roman" w:hAnsi="Georgia" w:cs="Times New Roman"/>
            <w:color w:val="000000"/>
            <w:lang w:eastAsia="en-PH"/>
          </w:rPr>
          <w:t xml:space="preserve"> </w:t>
        </w:r>
        <w:r w:rsidR="00B41BAE">
          <w:rPr>
            <w:rFonts w:ascii="Georgia" w:eastAsia="Times New Roman" w:hAnsi="Georgia" w:cs="Times New Roman"/>
            <w:color w:val="000000"/>
            <w:lang w:eastAsia="en-PH"/>
          </w:rPr>
          <w:t>l</w:t>
        </w:r>
      </w:ins>
      <w:del w:id="452" w:author="Jade Raposa" w:date="2024-11-06T14:31:00Z" w16du:dateUtc="2024-11-06T06:31:00Z">
        <w:r w:rsidRPr="002A1C3E" w:rsidDel="00B41BAE">
          <w:rPr>
            <w:rFonts w:ascii="Georgia" w:eastAsia="Times New Roman" w:hAnsi="Georgia" w:cs="Times New Roman"/>
            <w:color w:val="000000"/>
            <w:lang w:eastAsia="en-PH"/>
          </w:rPr>
          <w:delText>L</w:delText>
        </w:r>
      </w:del>
      <w:r w:rsidRPr="002A1C3E">
        <w:rPr>
          <w:rFonts w:ascii="Georgia" w:eastAsia="Times New Roman" w:hAnsi="Georgia" w:cs="Times New Roman"/>
          <w:color w:val="000000"/>
          <w:lang w:eastAsia="en-PH"/>
        </w:rPr>
        <w:t xml:space="preserve">earning analytics can be leveraged </w:t>
      </w:r>
      <w:del w:id="453" w:author="Jade Raposa" w:date="2024-11-06T14:31:00Z" w16du:dateUtc="2024-11-06T06:31:00Z">
        <w:r w:rsidRPr="002A1C3E" w:rsidDel="00A414A5">
          <w:rPr>
            <w:rFonts w:ascii="Georgia" w:eastAsia="Times New Roman" w:hAnsi="Georgia" w:cs="Times New Roman"/>
            <w:color w:val="000000"/>
            <w:lang w:eastAsia="en-PH"/>
          </w:rPr>
          <w:delText xml:space="preserve">within Mentor-Shift </w:delText>
        </w:r>
      </w:del>
      <w:r w:rsidRPr="002A1C3E">
        <w:rPr>
          <w:rFonts w:ascii="Georgia" w:eastAsia="Times New Roman" w:hAnsi="Georgia" w:cs="Times New Roman"/>
          <w:color w:val="000000"/>
          <w:lang w:eastAsia="en-PH"/>
        </w:rPr>
        <w:t xml:space="preserve">to track student progress and tailor mentorship accordingly. Additionally, Zhang (2020) underscores the need for collaboration across disciplines, government policies, and historical </w:t>
      </w:r>
      <w:r w:rsidRPr="002A1C3E">
        <w:rPr>
          <w:rFonts w:ascii="Georgia" w:eastAsia="Times New Roman" w:hAnsi="Georgia" w:cs="Times New Roman"/>
          <w:color w:val="000000"/>
          <w:lang w:eastAsia="en-PH"/>
        </w:rPr>
        <w:lastRenderedPageBreak/>
        <w:t xml:space="preserve">context in personalized learning, suggesting that </w:t>
      </w:r>
      <w:del w:id="454" w:author="Jade Raposa" w:date="2024-11-06T14:29:00Z" w16du:dateUtc="2024-11-06T06:29:00Z">
        <w:r w:rsidRPr="002A1C3E" w:rsidDel="004F32A0">
          <w:rPr>
            <w:rFonts w:ascii="Georgia" w:eastAsia="Times New Roman" w:hAnsi="Georgia" w:cs="Times New Roman"/>
            <w:color w:val="000000"/>
            <w:lang w:eastAsia="en-PH"/>
          </w:rPr>
          <w:delText>Mentor-Shift</w:delText>
        </w:r>
      </w:del>
      <w:ins w:id="455" w:author="Jade Raposa" w:date="2024-11-06T14:29:00Z" w16du:dateUtc="2024-11-06T06:29:00Z">
        <w:r w:rsidR="004F32A0">
          <w:rPr>
            <w:rFonts w:ascii="Georgia" w:eastAsia="Times New Roman" w:hAnsi="Georgia" w:cs="Times New Roman"/>
            <w:color w:val="000000"/>
            <w:lang w:eastAsia="en-PH"/>
          </w:rPr>
          <w:t>we</w:t>
        </w:r>
      </w:ins>
      <w:r w:rsidRPr="002A1C3E">
        <w:rPr>
          <w:rFonts w:ascii="Georgia" w:eastAsia="Times New Roman" w:hAnsi="Georgia" w:cs="Times New Roman"/>
          <w:color w:val="000000"/>
          <w:lang w:eastAsia="en-PH"/>
        </w:rPr>
        <w:t xml:space="preserve"> could enhance </w:t>
      </w:r>
      <w:del w:id="456" w:author="Jade Raposa" w:date="2024-11-06T14:29:00Z" w16du:dateUtc="2024-11-06T06:29:00Z">
        <w:r w:rsidRPr="002A1C3E" w:rsidDel="004F32A0">
          <w:rPr>
            <w:rFonts w:ascii="Georgia" w:eastAsia="Times New Roman" w:hAnsi="Georgia" w:cs="Times New Roman"/>
            <w:color w:val="000000"/>
            <w:lang w:eastAsia="en-PH"/>
          </w:rPr>
          <w:delText xml:space="preserve">its </w:delText>
        </w:r>
      </w:del>
      <w:r w:rsidRPr="002A1C3E">
        <w:rPr>
          <w:rFonts w:ascii="Georgia" w:eastAsia="Times New Roman" w:hAnsi="Georgia" w:cs="Times New Roman"/>
          <w:color w:val="000000"/>
          <w:lang w:eastAsia="en-PH"/>
        </w:rPr>
        <w:t>effectiveness through partnerships with educational institutions and policymakers.</w:t>
      </w:r>
    </w:p>
    <w:p w14:paraId="753D20ED" w14:textId="434D3BD5"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w:t>
      </w:r>
      <w:ins w:id="457" w:author="Jade Raposa" w:date="2024-11-06T15:08:00Z" w16du:dateUtc="2024-11-06T07:08:00Z">
        <w:r w:rsidR="00977909">
          <w:rPr>
            <w:rFonts w:ascii="Georgia" w:eastAsia="Times New Roman" w:hAnsi="Georgia" w:cs="Times New Roman"/>
            <w:color w:val="000000"/>
            <w:lang w:eastAsia="en-PH"/>
          </w:rPr>
          <w:t xml:space="preserve"> that underwent complex research and testing</w:t>
        </w:r>
      </w:ins>
      <w:ins w:id="458" w:author="Jade Raposa" w:date="2024-11-06T15:09:00Z" w16du:dateUtc="2024-11-06T07:09:00Z">
        <w:r w:rsidR="00977909">
          <w:rPr>
            <w:rFonts w:ascii="Georgia" w:eastAsia="Times New Roman" w:hAnsi="Georgia" w:cs="Times New Roman"/>
            <w:color w:val="000000"/>
            <w:lang w:eastAsia="en-PH"/>
          </w:rPr>
          <w:t xml:space="preserve"> regarding what learning paths are much more efficient </w:t>
        </w:r>
      </w:ins>
      <w:ins w:id="459" w:author="Jade Raposa" w:date="2024-11-06T15:10:00Z" w16du:dateUtc="2024-11-06T07:10:00Z">
        <w:r w:rsidR="00C845FD">
          <w:rPr>
            <w:rFonts w:ascii="Georgia" w:eastAsia="Times New Roman" w:hAnsi="Georgia" w:cs="Times New Roman"/>
            <w:color w:val="000000"/>
            <w:lang w:eastAsia="en-PH"/>
          </w:rPr>
          <w:t>and effective</w:t>
        </w:r>
      </w:ins>
      <w:r w:rsidRPr="002A1C3E">
        <w:rPr>
          <w:rFonts w:ascii="Georgia" w:eastAsia="Times New Roman" w:hAnsi="Georgia" w:cs="Times New Roman"/>
          <w:color w:val="000000"/>
          <w:lang w:eastAsia="en-PH"/>
        </w:rPr>
        <w:t xml:space="preserve">, are emphasized by Mirasol (2023). </w:t>
      </w:r>
      <w:ins w:id="460" w:author="Jade Raposa" w:date="2024-11-06T14:47:00Z" w16du:dateUtc="2024-11-06T06:47:00Z">
        <w:r w:rsidR="00FF78FC">
          <w:rPr>
            <w:rFonts w:ascii="Georgia" w:eastAsia="Times New Roman" w:hAnsi="Georgia" w:cs="Times New Roman"/>
            <w:color w:val="000000"/>
            <w:lang w:eastAsia="en-PH"/>
          </w:rPr>
          <w:t>I</w:t>
        </w:r>
        <w:r w:rsidR="00FF78FC" w:rsidRPr="00FF78FC">
          <w:rPr>
            <w:rFonts w:ascii="Georgia" w:eastAsia="Times New Roman" w:hAnsi="Georgia" w:cs="Times New Roman"/>
            <w:color w:val="000000"/>
            <w:lang w:eastAsia="en-PH"/>
          </w:rPr>
          <w:t>t</w:t>
        </w:r>
        <w:r w:rsidR="00FF78FC">
          <w:rPr>
            <w:rFonts w:ascii="Georgia" w:eastAsia="Times New Roman" w:hAnsi="Georgia" w:cs="Times New Roman"/>
            <w:color w:val="000000"/>
            <w:lang w:eastAsia="en-PH"/>
          </w:rPr>
          <w:t xml:space="preserve"> says</w:t>
        </w:r>
        <w:r w:rsidR="00FF78FC" w:rsidRPr="00FF78FC">
          <w:rPr>
            <w:rFonts w:ascii="Georgia" w:eastAsia="Times New Roman" w:hAnsi="Georgia" w:cs="Times New Roman"/>
            <w:color w:val="000000"/>
            <w:lang w:eastAsia="en-PH"/>
          </w:rPr>
          <w:t xml:space="preserve"> that personalized learning can enhance the teaching and learning experience, particularly in alternative delivery modes</w:t>
        </w:r>
      </w:ins>
      <w:del w:id="461" w:author="Jade Raposa" w:date="2024-11-06T14:47:00Z" w16du:dateUtc="2024-11-06T06:47:00Z">
        <w:r w:rsidRPr="002A1C3E" w:rsidDel="00FF78FC">
          <w:rPr>
            <w:rFonts w:ascii="Georgia" w:eastAsia="Times New Roman" w:hAnsi="Georgia" w:cs="Times New Roman"/>
            <w:color w:val="000000"/>
            <w:lang w:eastAsia="en-PH"/>
          </w:rPr>
          <w:delText>Mentor-Shift supports this by allowing students to learn at their own pace and according to their preferences through its mobile-based platform</w:delText>
        </w:r>
      </w:del>
      <w:r w:rsidRPr="002A1C3E">
        <w:rPr>
          <w:rFonts w:ascii="Georgia" w:eastAsia="Times New Roman" w:hAnsi="Georgia" w:cs="Times New Roman"/>
          <w:color w:val="000000"/>
          <w:lang w:eastAsia="en-PH"/>
        </w:rPr>
        <w:t xml:space="preserve">. Lagman (2017) points out the challenges faced by students in one-size-fits-all learning environments, particularly those with learning difficulties. </w:t>
      </w:r>
      <w:del w:id="462" w:author="Jade Raposa" w:date="2024-11-06T15:20:00Z" w16du:dateUtc="2024-11-06T07:20:00Z">
        <w:r w:rsidRPr="002A1C3E" w:rsidDel="000B3934">
          <w:rPr>
            <w:rFonts w:ascii="Georgia" w:eastAsia="Times New Roman" w:hAnsi="Georgia" w:cs="Times New Roman"/>
            <w:color w:val="000000"/>
            <w:lang w:eastAsia="en-PH"/>
          </w:rPr>
          <w:delText xml:space="preserve">Mentor-Shift addresses this by </w:delText>
        </w:r>
      </w:del>
      <w:ins w:id="463" w:author="Jade Raposa" w:date="2024-11-06T15:20:00Z" w16du:dateUtc="2024-11-06T07:20:00Z">
        <w:r w:rsidR="000B3934">
          <w:rPr>
            <w:rFonts w:ascii="Georgia" w:eastAsia="Times New Roman" w:hAnsi="Georgia" w:cs="Times New Roman"/>
            <w:color w:val="000000"/>
            <w:lang w:eastAsia="en-PH"/>
          </w:rPr>
          <w:t xml:space="preserve">This opens up a path </w:t>
        </w:r>
      </w:ins>
      <w:r w:rsidRPr="002A1C3E">
        <w:rPr>
          <w:rFonts w:ascii="Georgia" w:eastAsia="Times New Roman" w:hAnsi="Georgia" w:cs="Times New Roman"/>
          <w:color w:val="000000"/>
          <w:lang w:eastAsia="en-PH"/>
        </w:rPr>
        <w:t xml:space="preserve">providing </w:t>
      </w:r>
      <w:del w:id="464" w:author="Jade Raposa" w:date="2024-11-06T15:21:00Z" w16du:dateUtc="2024-11-06T07:21:00Z">
        <w:r w:rsidRPr="002A1C3E" w:rsidDel="00926293">
          <w:rPr>
            <w:rFonts w:ascii="Georgia" w:eastAsia="Times New Roman" w:hAnsi="Georgia" w:cs="Times New Roman"/>
            <w:color w:val="000000"/>
            <w:lang w:eastAsia="en-PH"/>
          </w:rPr>
          <w:delText xml:space="preserve">customized </w:delText>
        </w:r>
      </w:del>
      <w:ins w:id="465" w:author="Jade Raposa" w:date="2024-11-06T15:21:00Z" w16du:dateUtc="2024-11-06T07:21:00Z">
        <w:r w:rsidR="00926293">
          <w:rPr>
            <w:rFonts w:ascii="Georgia" w:eastAsia="Times New Roman" w:hAnsi="Georgia" w:cs="Times New Roman"/>
            <w:color w:val="000000"/>
            <w:lang w:eastAsia="en-PH"/>
          </w:rPr>
          <w:t>adaptive</w:t>
        </w:r>
        <w:r w:rsidR="00926293" w:rsidRPr="002A1C3E">
          <w:rPr>
            <w:rFonts w:ascii="Georgia" w:eastAsia="Times New Roman" w:hAnsi="Georgia" w:cs="Times New Roman"/>
            <w:color w:val="000000"/>
            <w:lang w:eastAsia="en-PH"/>
          </w:rPr>
          <w:t xml:space="preserve"> </w:t>
        </w:r>
      </w:ins>
      <w:r w:rsidRPr="002A1C3E">
        <w:rPr>
          <w:rFonts w:ascii="Georgia" w:eastAsia="Times New Roman" w:hAnsi="Georgia" w:cs="Times New Roman"/>
          <w:color w:val="000000"/>
          <w:lang w:eastAsia="en-PH"/>
        </w:rPr>
        <w:t>learning paths and resources tailored to individual needs.</w:t>
      </w:r>
    </w:p>
    <w:p w14:paraId="7DE43A0E" w14:textId="2B3A552D" w:rsidR="008F456D" w:rsidRPr="00A25A48" w:rsidRDefault="002A1C3E">
      <w:pPr>
        <w:spacing w:before="240" w:after="0" w:line="480" w:lineRule="auto"/>
        <w:ind w:firstLine="720"/>
        <w:jc w:val="both"/>
        <w:rPr>
          <w:ins w:id="466" w:author="Jade Raposa" w:date="2024-10-20T17:42:00Z"/>
          <w:rFonts w:ascii="Georgia" w:eastAsia="Times New Roman" w:hAnsi="Georgia" w:cs="Times New Roman"/>
          <w:color w:val="000000"/>
          <w:lang w:eastAsia="en-PH"/>
        </w:rPr>
        <w:pPrChange w:id="467"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del w:id="468" w:author="Jade Raposa" w:date="2024-11-06T15:23:00Z" w16du:dateUtc="2024-11-06T07:23:00Z">
        <w:r w:rsidRPr="002A1C3E" w:rsidDel="005F1691">
          <w:rPr>
            <w:rFonts w:ascii="Georgia" w:eastAsia="Times New Roman" w:hAnsi="Georgia" w:cs="Times New Roman"/>
            <w:color w:val="000000"/>
            <w:lang w:eastAsia="en-PH"/>
          </w:rPr>
          <w:delText>This approach is embodied by Mentor-Shift, which provides tailored mentorship and educational resources to cater to specific learning needs and preferences.</w:delText>
        </w:r>
        <w:r w:rsidR="00A25A48" w:rsidDel="005F1691">
          <w:rPr>
            <w:rFonts w:ascii="Georgia" w:eastAsia="Times New Roman" w:hAnsi="Georgia" w:cs="Times New Roman"/>
            <w:color w:val="000000"/>
            <w:lang w:eastAsia="en-PH"/>
          </w:rPr>
          <w:delText xml:space="preserve"> </w:delText>
        </w:r>
      </w:del>
      <w:r w:rsidRPr="002A1C3E">
        <w:rPr>
          <w:rFonts w:ascii="Georgia" w:eastAsia="Times New Roman" w:hAnsi="Georgia" w:cs="Times New Roman"/>
          <w:color w:val="000000"/>
          <w:lang w:eastAsia="en-PH"/>
        </w:rPr>
        <w:t xml:space="preserve">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w:t>
      </w:r>
      <w:del w:id="469" w:author="Jade Raposa" w:date="2024-11-06T15:30:00Z" w16du:dateUtc="2024-11-06T07:30:00Z">
        <w:r w:rsidRPr="002A1C3E" w:rsidDel="00A41189">
          <w:rPr>
            <w:rFonts w:ascii="Georgia" w:eastAsia="Times New Roman" w:hAnsi="Georgia" w:cs="Times New Roman"/>
            <w:color w:val="000000"/>
            <w:lang w:eastAsia="en-PH"/>
          </w:rPr>
          <w:delText>Mentor-Shift leverages these insights to provide a comprehensive, flexible, and personalized tutoring platform that addresses the diverse needs of students, ultimately enhancing their academic success and engagement.</w:delText>
        </w:r>
      </w:del>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24A05D79" w:rsidR="00833F95" w:rsidRPr="00833F95" w:rsidDel="00381A8B" w:rsidRDefault="00833F95" w:rsidP="00420520">
      <w:pPr>
        <w:shd w:val="clear" w:color="auto" w:fill="FFFFFF"/>
        <w:spacing w:after="0" w:line="480" w:lineRule="auto"/>
        <w:ind w:firstLine="720"/>
        <w:jc w:val="both"/>
        <w:rPr>
          <w:del w:id="470" w:author="Jade Raposa" w:date="2024-11-06T15:06:00Z" w16du:dateUtc="2024-11-06T07:06:00Z"/>
          <w:rFonts w:ascii="Georgia" w:eastAsia="Times New Roman" w:hAnsi="Georgia" w:cs="Times New Roman"/>
          <w:color w:val="000000"/>
          <w:lang w:eastAsia="en-PH"/>
        </w:rPr>
      </w:pPr>
      <w:r w:rsidRPr="00833F95">
        <w:rPr>
          <w:rFonts w:ascii="Georgia" w:eastAsia="Times New Roman" w:hAnsi="Georgia" w:cs="Times New Roman"/>
          <w:color w:val="000000"/>
          <w:lang w:eastAsia="en-PH"/>
        </w:rPr>
        <w:t>Research by Pimmer (2016) highlight</w:t>
      </w:r>
      <w:ins w:id="471" w:author="Jade Raposa" w:date="2024-11-06T15:31:00Z" w16du:dateUtc="2024-11-06T07:31:00Z">
        <w:r w:rsidR="00A41189">
          <w:rPr>
            <w:rFonts w:ascii="Georgia" w:eastAsia="Times New Roman" w:hAnsi="Georgia" w:cs="Times New Roman"/>
            <w:color w:val="000000"/>
            <w:lang w:eastAsia="en-PH"/>
          </w:rPr>
          <w:t>ed</w:t>
        </w:r>
      </w:ins>
      <w:del w:id="472" w:author="Jade Raposa" w:date="2024-11-06T15:31:00Z" w16du:dateUtc="2024-11-06T07:31:00Z">
        <w:r w:rsidRPr="00833F95" w:rsidDel="00A41189">
          <w:rPr>
            <w:rFonts w:ascii="Georgia" w:eastAsia="Times New Roman" w:hAnsi="Georgia" w:cs="Times New Roman"/>
            <w:color w:val="000000"/>
            <w:lang w:eastAsia="en-PH"/>
          </w:rPr>
          <w:delText>s</w:delText>
        </w:r>
      </w:del>
      <w:r w:rsidRPr="00833F95">
        <w:rPr>
          <w:rFonts w:ascii="Georgia" w:eastAsia="Times New Roman" w:hAnsi="Georgia" w:cs="Times New Roman"/>
          <w:color w:val="000000"/>
          <w:lang w:eastAsia="en-PH"/>
        </w:rPr>
        <w:t xml:space="preserve"> the positive outcomes of mobile learning in higher education, particularly with instructionist and hybrid designs, </w:t>
      </w:r>
      <w:ins w:id="473" w:author="Jade Raposa" w:date="2024-11-06T15:37:00Z" w16du:dateUtc="2024-11-06T07:37:00Z">
        <w:r w:rsidR="00D618B9">
          <w:rPr>
            <w:rFonts w:ascii="Georgia" w:eastAsia="Times New Roman" w:hAnsi="Georgia" w:cs="Times New Roman"/>
            <w:color w:val="000000"/>
            <w:lang w:eastAsia="en-PH"/>
          </w:rPr>
          <w:t>i</w:t>
        </w:r>
        <w:r w:rsidR="00D618B9" w:rsidRPr="00D618B9">
          <w:rPr>
            <w:rFonts w:ascii="Georgia" w:eastAsia="Times New Roman" w:hAnsi="Georgia" w:cs="Times New Roman"/>
            <w:color w:val="000000"/>
            <w:lang w:eastAsia="en-PH"/>
          </w:rPr>
          <w:t>t transforms socio-cultural practices, allowing interactions beyond physical proximity</w:t>
        </w:r>
      </w:ins>
      <w:del w:id="474" w:author="Jade Raposa" w:date="2024-11-06T15:37:00Z" w16du:dateUtc="2024-11-06T07:37:00Z">
        <w:r w:rsidRPr="00833F95" w:rsidDel="00D618B9">
          <w:rPr>
            <w:rFonts w:ascii="Georgia" w:eastAsia="Times New Roman" w:hAnsi="Georgia" w:cs="Times New Roman"/>
            <w:color w:val="000000"/>
            <w:lang w:eastAsia="en-PH"/>
          </w:rPr>
          <w:delText>although evidence for broad application remains limited</w:delText>
        </w:r>
      </w:del>
      <w:r w:rsidRPr="00833F95">
        <w:rPr>
          <w:rFonts w:ascii="Georgia" w:eastAsia="Times New Roman" w:hAnsi="Georgia" w:cs="Times New Roman"/>
          <w:color w:val="000000"/>
          <w:lang w:eastAsia="en-PH"/>
        </w:rPr>
        <w:t>.</w:t>
      </w:r>
      <w:ins w:id="475" w:author="Jade Raposa" w:date="2024-11-06T15:38:00Z" w16du:dateUtc="2024-11-06T07:38:00Z">
        <w:r w:rsidR="00D618B9">
          <w:rPr>
            <w:rFonts w:ascii="Georgia" w:eastAsia="Times New Roman" w:hAnsi="Georgia" w:cs="Times New Roman"/>
            <w:color w:val="000000"/>
            <w:lang w:eastAsia="en-PH"/>
          </w:rPr>
          <w:t xml:space="preserve"> Ubiquitous learning is seen as a fruit </w:t>
        </w:r>
        <w:r w:rsidR="00D618B9">
          <w:rPr>
            <w:rFonts w:ascii="Georgia" w:eastAsia="Times New Roman" w:hAnsi="Georgia" w:cs="Times New Roman"/>
            <w:color w:val="000000"/>
            <w:lang w:eastAsia="en-PH"/>
          </w:rPr>
          <w:lastRenderedPageBreak/>
          <w:t xml:space="preserve">of labor due to the </w:t>
        </w:r>
      </w:ins>
      <w:ins w:id="476" w:author="Jade Raposa" w:date="2024-11-06T15:39:00Z" w16du:dateUtc="2024-11-06T07:39:00Z">
        <w:r w:rsidR="008743DD">
          <w:rPr>
            <w:rFonts w:ascii="Georgia" w:eastAsia="Times New Roman" w:hAnsi="Georgia" w:cs="Times New Roman"/>
            <w:color w:val="000000"/>
            <w:lang w:eastAsia="en-PH"/>
          </w:rPr>
          <w:t>continuous research on mobile learning.</w:t>
        </w:r>
      </w:ins>
      <w:r w:rsidRPr="00833F95">
        <w:rPr>
          <w:rFonts w:ascii="Georgia" w:eastAsia="Times New Roman" w:hAnsi="Georgia" w:cs="Times New Roman"/>
          <w:color w:val="000000"/>
          <w:lang w:eastAsia="en-PH"/>
        </w:rPr>
        <w:t xml:space="preserve"> Chen (2023) provides a systematic view of mobile device ownership and its implications for learning, showing students' evolving beliefs about the value of mobile technology. This underscores the importance of institutions establishing effective mobile strategies</w:t>
      </w:r>
      <w:del w:id="477" w:author="Jade Raposa" w:date="2024-11-06T15:39:00Z" w16du:dateUtc="2024-11-06T07:39:00Z">
        <w:r w:rsidRPr="00833F95" w:rsidDel="00F9625F">
          <w:rPr>
            <w:rFonts w:ascii="Georgia" w:eastAsia="Times New Roman" w:hAnsi="Georgia" w:cs="Times New Roman"/>
            <w:color w:val="000000"/>
            <w:lang w:eastAsia="en-PH"/>
          </w:rPr>
          <w:delText>, which Mentor-Shift can leverage to enhance its platform</w:delText>
        </w:r>
      </w:del>
      <w:r w:rsidRPr="00833F95">
        <w:rPr>
          <w:rFonts w:ascii="Georgia" w:eastAsia="Times New Roman" w:hAnsi="Georgia" w:cs="Times New Roman"/>
          <w:color w:val="000000"/>
          <w:lang w:eastAsia="en-PH"/>
        </w:rPr>
        <w:t>.</w:t>
      </w:r>
    </w:p>
    <w:p w14:paraId="151030D3" w14:textId="77777777" w:rsidR="00833F95" w:rsidRPr="00833F95" w:rsidRDefault="00833F95">
      <w:pPr>
        <w:shd w:val="clear" w:color="auto" w:fill="FFFFFF"/>
        <w:spacing w:after="0" w:line="480" w:lineRule="auto"/>
        <w:ind w:firstLine="720"/>
        <w:jc w:val="both"/>
        <w:rPr>
          <w:rFonts w:ascii="Georgia" w:eastAsia="Times New Roman" w:hAnsi="Georgia" w:cs="Times New Roman"/>
          <w:color w:val="000000"/>
          <w:lang w:eastAsia="en-PH"/>
        </w:rPr>
        <w:pPrChange w:id="478" w:author="Jade Raposa" w:date="2024-11-06T15:06:00Z" w16du:dateUtc="2024-11-06T07:06:00Z">
          <w:pPr>
            <w:shd w:val="clear" w:color="auto" w:fill="FFFFFF"/>
            <w:spacing w:before="240" w:after="0" w:line="480" w:lineRule="auto"/>
            <w:ind w:firstLine="720"/>
            <w:jc w:val="both"/>
          </w:pPr>
        </w:pPrChange>
      </w:pPr>
    </w:p>
    <w:p w14:paraId="5F2093C2" w14:textId="3C0F676A"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Sebastian (2024) explores the flipped learning model in online environments, emphasizing its effectiveness in preparing students for a complex and ever-changing world.</w:t>
      </w:r>
      <w:ins w:id="479" w:author="Jade Raposa" w:date="2024-11-06T16:09:00Z" w16du:dateUtc="2024-11-06T08:09:00Z">
        <w:r w:rsidR="00767B1F">
          <w:rPr>
            <w:rFonts w:ascii="Georgia" w:eastAsia="Times New Roman" w:hAnsi="Georgia" w:cs="Times New Roman"/>
            <w:color w:val="000000"/>
            <w:lang w:eastAsia="en-PH"/>
          </w:rPr>
          <w:t xml:space="preserve"> </w:t>
        </w:r>
        <w:r w:rsidR="00767B1F" w:rsidRPr="00767B1F">
          <w:rPr>
            <w:rFonts w:ascii="Georgia" w:eastAsia="Times New Roman" w:hAnsi="Georgia" w:cs="Times New Roman"/>
            <w:color w:val="000000"/>
            <w:lang w:eastAsia="en-PH"/>
          </w:rPr>
          <w:t>Students utilize various educational technology tools effectively, indicating a preference for these methods over traditional learning</w:t>
        </w:r>
        <w:r w:rsidR="00767B1F">
          <w:rPr>
            <w:rFonts w:ascii="Georgia" w:eastAsia="Times New Roman" w:hAnsi="Georgia" w:cs="Times New Roman"/>
            <w:color w:val="000000"/>
            <w:lang w:eastAsia="en-PH"/>
          </w:rPr>
          <w:t>, t</w:t>
        </w:r>
      </w:ins>
      <w:del w:id="480" w:author="Jade Raposa" w:date="2024-11-06T16:09:00Z" w16du:dateUtc="2024-11-06T08:09:00Z">
        <w:r w:rsidRPr="00833F95" w:rsidDel="00767B1F">
          <w:rPr>
            <w:rFonts w:ascii="Georgia" w:eastAsia="Times New Roman" w:hAnsi="Georgia" w:cs="Times New Roman"/>
            <w:color w:val="000000"/>
            <w:lang w:eastAsia="en-PH"/>
          </w:rPr>
          <w:delText xml:space="preserve"> T</w:delText>
        </w:r>
      </w:del>
      <w:r w:rsidRPr="00833F95">
        <w:rPr>
          <w:rFonts w:ascii="Georgia" w:eastAsia="Times New Roman" w:hAnsi="Georgia" w:cs="Times New Roman"/>
          <w:color w:val="000000"/>
          <w:lang w:eastAsia="en-PH"/>
        </w:rPr>
        <w:t xml:space="preserve">his </w:t>
      </w:r>
      <w:del w:id="481" w:author="Jade Raposa" w:date="2024-11-06T15:40:00Z" w16du:dateUtc="2024-11-06T07:40:00Z">
        <w:r w:rsidRPr="00833F95" w:rsidDel="0068381F">
          <w:rPr>
            <w:rFonts w:ascii="Georgia" w:eastAsia="Times New Roman" w:hAnsi="Georgia" w:cs="Times New Roman"/>
            <w:color w:val="000000"/>
            <w:lang w:eastAsia="en-PH"/>
          </w:rPr>
          <w:delText xml:space="preserve">model </w:delText>
        </w:r>
      </w:del>
      <w:r w:rsidRPr="00833F95">
        <w:rPr>
          <w:rFonts w:ascii="Georgia" w:eastAsia="Times New Roman" w:hAnsi="Georgia" w:cs="Times New Roman"/>
          <w:color w:val="000000"/>
          <w:lang w:eastAsia="en-PH"/>
        </w:rPr>
        <w:t>highlight</w:t>
      </w:r>
      <w:ins w:id="482" w:author="Jade Raposa" w:date="2024-11-06T16:09:00Z" w16du:dateUtc="2024-11-06T08:09:00Z">
        <w:r w:rsidR="00767B1F">
          <w:rPr>
            <w:rFonts w:ascii="Georgia" w:eastAsia="Times New Roman" w:hAnsi="Georgia" w:cs="Times New Roman"/>
            <w:color w:val="000000"/>
            <w:lang w:eastAsia="en-PH"/>
          </w:rPr>
          <w:t>s</w:t>
        </w:r>
      </w:ins>
      <w:del w:id="483" w:author="Jade Raposa" w:date="2024-11-06T15:40:00Z" w16du:dateUtc="2024-11-06T07:40:00Z">
        <w:r w:rsidRPr="00833F95" w:rsidDel="0068381F">
          <w:rPr>
            <w:rFonts w:ascii="Georgia" w:eastAsia="Times New Roman" w:hAnsi="Georgia" w:cs="Times New Roman"/>
            <w:color w:val="000000"/>
            <w:lang w:eastAsia="en-PH"/>
          </w:rPr>
          <w:delText>s</w:delText>
        </w:r>
      </w:del>
      <w:r w:rsidRPr="00833F95">
        <w:rPr>
          <w:rFonts w:ascii="Georgia" w:eastAsia="Times New Roman" w:hAnsi="Georgia" w:cs="Times New Roman"/>
          <w:color w:val="000000"/>
          <w:lang w:eastAsia="en-PH"/>
        </w:rPr>
        <w:t xml:space="preserve"> the impact of educational technology on student performance and learning outcomes</w:t>
      </w:r>
      <w:del w:id="484" w:author="Jade Raposa" w:date="2024-11-06T15:40:00Z" w16du:dateUtc="2024-11-06T07:40:00Z">
        <w:r w:rsidRPr="00833F95" w:rsidDel="0068381F">
          <w:rPr>
            <w:rFonts w:ascii="Georgia" w:eastAsia="Times New Roman" w:hAnsi="Georgia" w:cs="Times New Roman"/>
            <w:color w:val="000000"/>
            <w:lang w:eastAsia="en-PH"/>
          </w:rPr>
          <w:delText>, which Mentor-Shift can incorporate to enhance its tutoring services</w:delText>
        </w:r>
      </w:del>
      <w:r w:rsidRPr="00833F95">
        <w:rPr>
          <w:rFonts w:ascii="Georgia" w:eastAsia="Times New Roman" w:hAnsi="Georgia" w:cs="Times New Roman"/>
          <w:color w:val="000000"/>
          <w:lang w:eastAsia="en-PH"/>
        </w:rPr>
        <w:t>. Mobo (2019) discusses the benefits of e-learning</w:t>
      </w:r>
      <w:ins w:id="485" w:author="Jade Raposa" w:date="2024-11-06T17:01:00Z" w16du:dateUtc="2024-11-06T09:01:00Z">
        <w:r w:rsidR="00905194">
          <w:rPr>
            <w:rFonts w:ascii="Georgia" w:eastAsia="Times New Roman" w:hAnsi="Georgia" w:cs="Times New Roman"/>
            <w:color w:val="000000"/>
            <w:lang w:eastAsia="en-PH"/>
          </w:rPr>
          <w:t xml:space="preserve"> </w:t>
        </w:r>
      </w:ins>
      <w:del w:id="486" w:author="Jade Raposa" w:date="2024-11-06T17:01:00Z" w16du:dateUtc="2024-11-06T09:01:00Z">
        <w:r w:rsidRPr="00833F95" w:rsidDel="00905194">
          <w:rPr>
            <w:rFonts w:ascii="Georgia" w:eastAsia="Times New Roman" w:hAnsi="Georgia" w:cs="Times New Roman"/>
            <w:color w:val="000000"/>
            <w:lang w:eastAsia="en-PH"/>
          </w:rPr>
          <w:delText xml:space="preserve">, including flexibility, accessibility, and improved academic performance </w:delText>
        </w:r>
      </w:del>
      <w:r w:rsidRPr="00833F95">
        <w:rPr>
          <w:rFonts w:ascii="Georgia" w:eastAsia="Times New Roman" w:hAnsi="Georgia" w:cs="Times New Roman"/>
          <w:color w:val="000000"/>
          <w:lang w:eastAsia="en-PH"/>
        </w:rPr>
        <w:t>through electronic tools and resources.</w:t>
      </w:r>
      <w:ins w:id="487" w:author="Jade Raposa" w:date="2024-11-06T17:00:00Z" w16du:dateUtc="2024-11-06T09:00:00Z">
        <w:r w:rsidR="00982D1B">
          <w:rPr>
            <w:rFonts w:ascii="Georgia" w:eastAsia="Times New Roman" w:hAnsi="Georgia" w:cs="Times New Roman"/>
            <w:color w:val="000000"/>
            <w:lang w:eastAsia="en-PH"/>
          </w:rPr>
          <w:t xml:space="preserve"> </w:t>
        </w:r>
      </w:ins>
      <w:ins w:id="488" w:author="Jade Raposa" w:date="2024-11-06T17:01:00Z" w16du:dateUtc="2024-11-06T09:01:00Z">
        <w:r w:rsidR="00982D1B">
          <w:rPr>
            <w:rFonts w:ascii="Georgia" w:eastAsia="Times New Roman" w:hAnsi="Georgia" w:cs="Times New Roman"/>
            <w:color w:val="000000"/>
            <w:lang w:eastAsia="en-PH"/>
          </w:rPr>
          <w:t>The research found out</w:t>
        </w:r>
      </w:ins>
      <w:ins w:id="489" w:author="Jade Raposa" w:date="2024-11-06T17:00:00Z" w16du:dateUtc="2024-11-06T09:00:00Z">
        <w:r w:rsidR="00982D1B" w:rsidRPr="00982D1B">
          <w:rPr>
            <w:rFonts w:ascii="Georgia" w:eastAsia="Times New Roman" w:hAnsi="Georgia" w:cs="Times New Roman"/>
            <w:color w:val="000000"/>
            <w:lang w:eastAsia="en-PH"/>
          </w:rPr>
          <w:t xml:space="preserve"> that e-learning is an effective supplement to traditional learning, offering flexibility and accessibility. However, it also emphasizes that further enhancements, like more updated content and alignment of resources, would maximize e-learning’s effectiveness.</w:t>
        </w:r>
        <w:r w:rsidR="00982D1B">
          <w:rPr>
            <w:rFonts w:ascii="Georgia" w:eastAsia="Times New Roman" w:hAnsi="Georgia" w:cs="Times New Roman"/>
            <w:color w:val="000000"/>
            <w:lang w:eastAsia="en-PH"/>
          </w:rPr>
          <w:t xml:space="preserve"> </w:t>
        </w:r>
      </w:ins>
      <w:del w:id="490" w:author="Jade Raposa" w:date="2024-11-06T17:00:00Z" w16du:dateUtc="2024-11-06T09:00:00Z">
        <w:r w:rsidRPr="00833F95" w:rsidDel="00982D1B">
          <w:rPr>
            <w:rFonts w:ascii="Georgia" w:eastAsia="Times New Roman" w:hAnsi="Georgia" w:cs="Times New Roman"/>
            <w:color w:val="000000"/>
            <w:lang w:eastAsia="en-PH"/>
          </w:rPr>
          <w:delText xml:space="preserve"> </w:delText>
        </w:r>
      </w:del>
      <w:del w:id="491" w:author="Jade Raposa" w:date="2024-11-06T17:02:00Z" w16du:dateUtc="2024-11-06T09:02:00Z">
        <w:r w:rsidRPr="00833F95" w:rsidDel="00905194">
          <w:rPr>
            <w:rFonts w:ascii="Georgia" w:eastAsia="Times New Roman" w:hAnsi="Georgia" w:cs="Times New Roman"/>
            <w:color w:val="000000"/>
            <w:lang w:eastAsia="en-PH"/>
          </w:rPr>
          <w:delText>E-learning is defined as a cost-efficient, skill-developing, and flexible learning system, aligning with Mentor-Shift's goals.</w:delText>
        </w:r>
      </w:del>
    </w:p>
    <w:p w14:paraId="1D844FF2" w14:textId="46540A7D"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w:t>
      </w:r>
      <w:del w:id="492" w:author="Jade Raposa" w:date="2024-11-06T17:04:00Z" w16du:dateUtc="2024-11-06T09:04:00Z">
        <w:r w:rsidRPr="00833F95" w:rsidDel="00A65915">
          <w:rPr>
            <w:rFonts w:ascii="Georgia" w:eastAsia="Times New Roman" w:hAnsi="Georgia" w:cs="Times New Roman"/>
            <w:color w:val="000000"/>
            <w:lang w:eastAsia="en-PH"/>
          </w:rPr>
          <w:delText>is a</w:delText>
        </w:r>
      </w:del>
      <w:ins w:id="493" w:author="Jade Raposa" w:date="2024-11-06T17:04:00Z" w16du:dateUtc="2024-11-06T09:04:00Z">
        <w:r w:rsidR="00A65915">
          <w:rPr>
            <w:rFonts w:ascii="Georgia" w:eastAsia="Times New Roman" w:hAnsi="Georgia" w:cs="Times New Roman"/>
            <w:color w:val="000000"/>
            <w:lang w:eastAsia="en-PH"/>
          </w:rPr>
          <w:t>can be a</w:t>
        </w:r>
      </w:ins>
      <w:r w:rsidRPr="00833F95">
        <w:rPr>
          <w:rFonts w:ascii="Georgia" w:eastAsia="Times New Roman" w:hAnsi="Georgia" w:cs="Times New Roman"/>
          <w:color w:val="000000"/>
          <w:lang w:eastAsia="en-PH"/>
        </w:rPr>
        <w:t xml:space="preserve"> core feature </w:t>
      </w:r>
      <w:ins w:id="494" w:author="Jade Raposa" w:date="2024-11-06T17:04:00Z" w16du:dateUtc="2024-11-06T09:04:00Z">
        <w:r w:rsidR="00A65915">
          <w:rPr>
            <w:rFonts w:ascii="Georgia" w:eastAsia="Times New Roman" w:hAnsi="Georgia" w:cs="Times New Roman"/>
            <w:color w:val="000000"/>
            <w:lang w:eastAsia="en-PH"/>
          </w:rPr>
          <w:t xml:space="preserve">for </w:t>
        </w:r>
      </w:ins>
      <w:del w:id="495" w:author="Jade Raposa" w:date="2024-11-06T17:04:00Z" w16du:dateUtc="2024-11-06T09:04:00Z">
        <w:r w:rsidRPr="00833F95" w:rsidDel="00A65915">
          <w:rPr>
            <w:rFonts w:ascii="Georgia" w:eastAsia="Times New Roman" w:hAnsi="Georgia" w:cs="Times New Roman"/>
            <w:color w:val="000000"/>
            <w:lang w:eastAsia="en-PH"/>
          </w:rPr>
          <w:delText xml:space="preserve">of Mentor-Shift, </w:delText>
        </w:r>
      </w:del>
      <w:r w:rsidRPr="00833F95">
        <w:rPr>
          <w:rFonts w:ascii="Georgia" w:eastAsia="Times New Roman" w:hAnsi="Georgia" w:cs="Times New Roman"/>
          <w:color w:val="000000"/>
          <w:lang w:eastAsia="en-PH"/>
        </w:rPr>
        <w:t>allowing continuous learning despite external challenges. Fabito (2017) provides insights into the factors contributing to the effectiveness of mobile learning, highlighting students' perceptions and the key factors influencing their success in using mobile devices for learning purposes.</w:t>
      </w:r>
      <w:ins w:id="496" w:author="Jade Raposa" w:date="2024-11-06T17:20:00Z" w16du:dateUtc="2024-11-06T09:20:00Z">
        <w:r w:rsidR="00C7541F">
          <w:rPr>
            <w:rFonts w:ascii="Georgia" w:eastAsia="Times New Roman" w:hAnsi="Georgia" w:cs="Times New Roman"/>
            <w:color w:val="000000"/>
            <w:lang w:eastAsia="en-PH"/>
          </w:rPr>
          <w:t xml:space="preserve"> </w:t>
        </w:r>
        <w:r w:rsidR="00C7541F" w:rsidRPr="00C7541F">
          <w:rPr>
            <w:rFonts w:ascii="Georgia" w:eastAsia="Times New Roman" w:hAnsi="Georgia" w:cs="Times New Roman"/>
            <w:color w:val="000000"/>
            <w:lang w:eastAsia="en-PH"/>
          </w:rPr>
          <w:t>Th</w:t>
        </w:r>
        <w:r w:rsidR="00C7541F">
          <w:rPr>
            <w:rFonts w:ascii="Georgia" w:eastAsia="Times New Roman" w:hAnsi="Georgia" w:cs="Times New Roman"/>
            <w:color w:val="000000"/>
            <w:lang w:eastAsia="en-PH"/>
          </w:rPr>
          <w:t>e study</w:t>
        </w:r>
        <w:r w:rsidR="00C7541F" w:rsidRPr="00C7541F">
          <w:rPr>
            <w:rFonts w:ascii="Georgia" w:eastAsia="Times New Roman" w:hAnsi="Georgia" w:cs="Times New Roman"/>
            <w:color w:val="000000"/>
            <w:lang w:eastAsia="en-PH"/>
          </w:rPr>
          <w:t xml:space="preserve"> suggest</w:t>
        </w:r>
      </w:ins>
      <w:ins w:id="497" w:author="Jade Raposa" w:date="2024-11-06T17:21:00Z" w16du:dateUtc="2024-11-06T09:21:00Z">
        <w:r w:rsidR="00C7541F">
          <w:rPr>
            <w:rFonts w:ascii="Georgia" w:eastAsia="Times New Roman" w:hAnsi="Georgia" w:cs="Times New Roman"/>
            <w:color w:val="000000"/>
            <w:lang w:eastAsia="en-PH"/>
          </w:rPr>
          <w:t>ed</w:t>
        </w:r>
      </w:ins>
      <w:ins w:id="498" w:author="Jade Raposa" w:date="2024-11-06T17:20:00Z" w16du:dateUtc="2024-11-06T09:20:00Z">
        <w:r w:rsidR="00C7541F" w:rsidRPr="00C7541F">
          <w:rPr>
            <w:rFonts w:ascii="Georgia" w:eastAsia="Times New Roman" w:hAnsi="Georgia" w:cs="Times New Roman"/>
            <w:color w:val="000000"/>
            <w:lang w:eastAsia="en-PH"/>
          </w:rPr>
          <w:t xml:space="preserve"> that a holistic approach to implementing M-learning is crucial. Not only the technology itself, but also the instructor's attitude, course design, and student characteristics play a vital role in successful M-learning adoption.</w:t>
        </w:r>
      </w:ins>
      <w:r w:rsidRPr="00833F95">
        <w:rPr>
          <w:rFonts w:ascii="Georgia" w:eastAsia="Times New Roman" w:hAnsi="Georgia" w:cs="Times New Roman"/>
          <w:color w:val="000000"/>
          <w:lang w:eastAsia="en-PH"/>
        </w:rPr>
        <w:t xml:space="preserve"> </w:t>
      </w:r>
      <w:del w:id="499" w:author="Jade Raposa" w:date="2024-11-06T17:25:00Z" w16du:dateUtc="2024-11-06T09:25:00Z">
        <w:r w:rsidRPr="00833F95" w:rsidDel="008918CE">
          <w:rPr>
            <w:rFonts w:ascii="Georgia" w:eastAsia="Times New Roman" w:hAnsi="Georgia" w:cs="Times New Roman"/>
            <w:color w:val="000000"/>
            <w:lang w:eastAsia="en-PH"/>
          </w:rPr>
          <w:delText>Th</w:delText>
        </w:r>
      </w:del>
      <w:del w:id="500" w:author="Jade Raposa" w:date="2024-11-06T17:22:00Z" w16du:dateUtc="2024-11-06T09:22:00Z">
        <w:r w:rsidRPr="00833F95" w:rsidDel="00D337E7">
          <w:rPr>
            <w:rFonts w:ascii="Georgia" w:eastAsia="Times New Roman" w:hAnsi="Georgia" w:cs="Times New Roman"/>
            <w:color w:val="000000"/>
            <w:lang w:eastAsia="en-PH"/>
          </w:rPr>
          <w:delText xml:space="preserve">ese insights </w:delText>
        </w:r>
      </w:del>
      <w:del w:id="501" w:author="Jade Raposa" w:date="2024-11-06T17:13:00Z" w16du:dateUtc="2024-11-06T09:13:00Z">
        <w:r w:rsidRPr="00833F95" w:rsidDel="00365E45">
          <w:rPr>
            <w:rFonts w:ascii="Georgia" w:eastAsia="Times New Roman" w:hAnsi="Georgia" w:cs="Times New Roman"/>
            <w:color w:val="000000"/>
            <w:lang w:eastAsia="en-PH"/>
          </w:rPr>
          <w:delText>can guide Mentor-Shift</w:delText>
        </w:r>
      </w:del>
      <w:del w:id="502" w:author="Jade Raposa" w:date="2024-11-06T17:22:00Z" w16du:dateUtc="2024-11-06T09:22:00Z">
        <w:r w:rsidRPr="00833F95" w:rsidDel="00D337E7">
          <w:rPr>
            <w:rFonts w:ascii="Georgia" w:eastAsia="Times New Roman" w:hAnsi="Georgia" w:cs="Times New Roman"/>
            <w:color w:val="000000"/>
            <w:lang w:eastAsia="en-PH"/>
          </w:rPr>
          <w:delText xml:space="preserve"> in optimizing its platform for better user engagement and learning outcomes.</w:delText>
        </w:r>
      </w:del>
      <w:ins w:id="503" w:author="Jade Raposa" w:date="2024-11-06T17:25:00Z" w16du:dateUtc="2024-11-06T09:25:00Z">
        <w:r w:rsidR="008918CE">
          <w:rPr>
            <w:rFonts w:ascii="Georgia" w:eastAsia="Times New Roman" w:hAnsi="Georgia" w:cs="Times New Roman"/>
            <w:color w:val="000000"/>
            <w:lang w:eastAsia="en-PH"/>
          </w:rPr>
          <w:t xml:space="preserve">Encouraging </w:t>
        </w:r>
      </w:ins>
      <w:ins w:id="504" w:author="Jade Raposa" w:date="2024-11-06T17:23:00Z" w16du:dateUtc="2024-11-06T09:23:00Z">
        <w:r w:rsidR="00CE3E20">
          <w:rPr>
            <w:rFonts w:ascii="Georgia" w:eastAsia="Times New Roman" w:hAnsi="Georgia" w:cs="Times New Roman"/>
            <w:color w:val="000000"/>
            <w:lang w:eastAsia="en-PH"/>
          </w:rPr>
          <w:t xml:space="preserve">students </w:t>
        </w:r>
      </w:ins>
      <w:ins w:id="505" w:author="Jade Raposa" w:date="2024-11-06T17:25:00Z" w16du:dateUtc="2024-11-06T09:25:00Z">
        <w:r w:rsidR="008918CE">
          <w:rPr>
            <w:rFonts w:ascii="Georgia" w:eastAsia="Times New Roman" w:hAnsi="Georgia" w:cs="Times New Roman"/>
            <w:color w:val="000000"/>
            <w:lang w:eastAsia="en-PH"/>
          </w:rPr>
          <w:t>to use</w:t>
        </w:r>
      </w:ins>
      <w:ins w:id="506" w:author="Jade Raposa" w:date="2024-11-06T17:23:00Z" w16du:dateUtc="2024-11-06T09:23:00Z">
        <w:r w:rsidR="00CE3E20">
          <w:rPr>
            <w:rFonts w:ascii="Georgia" w:eastAsia="Times New Roman" w:hAnsi="Georgia" w:cs="Times New Roman"/>
            <w:color w:val="000000"/>
            <w:lang w:eastAsia="en-PH"/>
          </w:rPr>
          <w:t xml:space="preserve"> their mobile phones for education</w:t>
        </w:r>
        <w:r w:rsidR="00F61F57">
          <w:rPr>
            <w:rFonts w:ascii="Georgia" w:eastAsia="Times New Roman" w:hAnsi="Georgia" w:cs="Times New Roman"/>
            <w:color w:val="000000"/>
            <w:lang w:eastAsia="en-PH"/>
          </w:rPr>
          <w:t>al</w:t>
        </w:r>
        <w:r w:rsidR="00CE3E20">
          <w:rPr>
            <w:rFonts w:ascii="Georgia" w:eastAsia="Times New Roman" w:hAnsi="Georgia" w:cs="Times New Roman"/>
            <w:color w:val="000000"/>
            <w:lang w:eastAsia="en-PH"/>
          </w:rPr>
          <w:t xml:space="preserve"> purposes potentially increases</w:t>
        </w:r>
        <w:r w:rsidR="00F61F57">
          <w:rPr>
            <w:rFonts w:ascii="Georgia" w:eastAsia="Times New Roman" w:hAnsi="Georgia" w:cs="Times New Roman"/>
            <w:color w:val="000000"/>
            <w:lang w:eastAsia="en-PH"/>
          </w:rPr>
          <w:t xml:space="preserve"> their willingness to adopt mobile le</w:t>
        </w:r>
      </w:ins>
      <w:ins w:id="507" w:author="Jade Raposa" w:date="2024-11-06T17:24:00Z" w16du:dateUtc="2024-11-06T09:24:00Z">
        <w:r w:rsidR="00F61F57">
          <w:rPr>
            <w:rFonts w:ascii="Georgia" w:eastAsia="Times New Roman" w:hAnsi="Georgia" w:cs="Times New Roman"/>
            <w:color w:val="000000"/>
            <w:lang w:eastAsia="en-PH"/>
          </w:rPr>
          <w:t>arning, making sure tha</w:t>
        </w:r>
      </w:ins>
      <w:ins w:id="508" w:author="Jade Raposa" w:date="2024-11-06T17:25:00Z" w16du:dateUtc="2024-11-06T09:25:00Z">
        <w:r w:rsidR="00BC0FA2">
          <w:rPr>
            <w:rFonts w:ascii="Georgia" w:eastAsia="Times New Roman" w:hAnsi="Georgia" w:cs="Times New Roman"/>
            <w:color w:val="000000"/>
            <w:lang w:eastAsia="en-PH"/>
          </w:rPr>
          <w:t xml:space="preserve">t </w:t>
        </w:r>
      </w:ins>
      <w:ins w:id="509" w:author="Jade Raposa" w:date="2024-11-06T17:26:00Z" w16du:dateUtc="2024-11-06T09:26:00Z">
        <w:r w:rsidR="00BC0FA2">
          <w:rPr>
            <w:rFonts w:ascii="Georgia" w:eastAsia="Times New Roman" w:hAnsi="Georgia" w:cs="Times New Roman"/>
            <w:color w:val="000000"/>
            <w:lang w:eastAsia="en-PH"/>
          </w:rPr>
          <w:t xml:space="preserve">even </w:t>
        </w:r>
      </w:ins>
      <w:ins w:id="510" w:author="Jade Raposa" w:date="2024-11-06T17:25:00Z" w16du:dateUtc="2024-11-06T09:25:00Z">
        <w:r w:rsidR="00BC0FA2">
          <w:rPr>
            <w:rFonts w:ascii="Georgia" w:eastAsia="Times New Roman" w:hAnsi="Georgia" w:cs="Times New Roman"/>
            <w:color w:val="000000"/>
            <w:lang w:eastAsia="en-PH"/>
          </w:rPr>
          <w:t xml:space="preserve">when educational gaps </w:t>
        </w:r>
      </w:ins>
      <w:ins w:id="511" w:author="Jade Raposa" w:date="2024-11-06T17:26:00Z" w16du:dateUtc="2024-11-06T09:26:00Z">
        <w:r w:rsidR="00BC0FA2">
          <w:rPr>
            <w:rFonts w:ascii="Georgia" w:eastAsia="Times New Roman" w:hAnsi="Georgia" w:cs="Times New Roman"/>
            <w:color w:val="000000"/>
            <w:lang w:eastAsia="en-PH"/>
          </w:rPr>
          <w:t>are caused</w:t>
        </w:r>
      </w:ins>
      <w:ins w:id="512" w:author="Jade Raposa" w:date="2024-11-06T17:27:00Z" w16du:dateUtc="2024-11-06T09:27:00Z">
        <w:r w:rsidR="00BD644B">
          <w:rPr>
            <w:rFonts w:ascii="Georgia" w:eastAsia="Times New Roman" w:hAnsi="Georgia" w:cs="Times New Roman"/>
            <w:color w:val="000000"/>
            <w:lang w:eastAsia="en-PH"/>
          </w:rPr>
          <w:t xml:space="preserve"> by </w:t>
        </w:r>
      </w:ins>
      <w:ins w:id="513" w:author="Jade Raposa" w:date="2024-11-06T17:26:00Z" w16du:dateUtc="2024-11-06T09:26:00Z">
        <w:r w:rsidR="00BC0FA2">
          <w:rPr>
            <w:rFonts w:ascii="Georgia" w:eastAsia="Times New Roman" w:hAnsi="Georgia" w:cs="Times New Roman"/>
            <w:color w:val="000000"/>
            <w:lang w:eastAsia="en-PH"/>
          </w:rPr>
          <w:t>economy</w:t>
        </w:r>
      </w:ins>
      <w:ins w:id="514" w:author="Jade Raposa" w:date="2024-11-06T17:27:00Z" w16du:dateUtc="2024-11-06T09:27:00Z">
        <w:r w:rsidR="00BD644B">
          <w:rPr>
            <w:rFonts w:ascii="Georgia" w:eastAsia="Times New Roman" w:hAnsi="Georgia" w:cs="Times New Roman"/>
            <w:color w:val="000000"/>
            <w:lang w:eastAsia="en-PH"/>
          </w:rPr>
          <w:t>, they are not left out entirely</w:t>
        </w:r>
      </w:ins>
      <w:ins w:id="515" w:author="Jade Raposa" w:date="2024-11-06T17:28:00Z" w16du:dateUtc="2024-11-06T09:28:00Z">
        <w:r w:rsidR="00ED64CA">
          <w:rPr>
            <w:rFonts w:ascii="Georgia" w:eastAsia="Times New Roman" w:hAnsi="Georgia" w:cs="Times New Roman"/>
            <w:color w:val="000000"/>
            <w:lang w:eastAsia="en-PH"/>
          </w:rPr>
          <w:t xml:space="preserve"> due to the significance of adaptive learning through the use of mobile phones.</w:t>
        </w:r>
      </w:ins>
    </w:p>
    <w:p w14:paraId="4C6DFFA9" w14:textId="06BCE47B"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lastRenderedPageBreak/>
        <w:t xml:space="preserve">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w:t>
      </w:r>
      <w:ins w:id="516" w:author="Jade Raposa" w:date="2024-11-06T17:30:00Z" w16du:dateUtc="2024-11-06T09:30:00Z">
        <w:r w:rsidR="00E943A5" w:rsidRPr="00E943A5">
          <w:rPr>
            <w:rFonts w:ascii="Georgia" w:eastAsia="Times New Roman" w:hAnsi="Georgia" w:cs="Times New Roman"/>
            <w:color w:val="000000"/>
            <w:lang w:eastAsia="en-PH"/>
          </w:rPr>
          <w:t>In summary, e-learning and m-learning are vital components of contemporary education; providing cost-efficient, skill-developing, and flexible learning solutions adaptable to various disruptions can leverage these insights to offer a comprehensive, flexible, and personalized tutoring platform that addresses the diverse needs of students, ultimately enhancing their academic success and engagement.</w:t>
        </w:r>
      </w:ins>
      <w:del w:id="517" w:author="Jade Raposa" w:date="2024-11-06T17:30:00Z" w16du:dateUtc="2024-11-06T09:30:00Z">
        <w:r w:rsidRPr="00833F95" w:rsidDel="00E943A5">
          <w:rPr>
            <w:rFonts w:ascii="Georgia" w:eastAsia="Times New Roman" w:hAnsi="Georgia" w:cs="Times New Roman"/>
            <w:color w:val="000000"/>
            <w:lang w:eastAsia="en-PH"/>
          </w:rPr>
          <w:delText>In summary, e-learning and m-learning are vital components of contemporary education, providing cost-efficient, skill-developing, and flexible learning solutions adaptable to various disruptions</w:delText>
        </w:r>
      </w:del>
      <w:del w:id="518" w:author="Jade Raposa" w:date="2024-11-06T17:29:00Z" w16du:dateUtc="2024-11-06T09:29:00Z">
        <w:r w:rsidRPr="00833F95" w:rsidDel="00CF7220">
          <w:rPr>
            <w:rFonts w:ascii="Georgia" w:eastAsia="Times New Roman" w:hAnsi="Georgia" w:cs="Times New Roman"/>
            <w:color w:val="000000"/>
            <w:lang w:eastAsia="en-PH"/>
          </w:rPr>
          <w:delText>. Mentor-Shift</w:delText>
        </w:r>
      </w:del>
      <w:del w:id="519" w:author="Jade Raposa" w:date="2024-11-06T17:30:00Z" w16du:dateUtc="2024-11-06T09:30:00Z">
        <w:r w:rsidRPr="00833F95" w:rsidDel="00E943A5">
          <w:rPr>
            <w:rFonts w:ascii="Georgia" w:eastAsia="Times New Roman" w:hAnsi="Georgia" w:cs="Times New Roman"/>
            <w:color w:val="000000"/>
            <w:lang w:eastAsia="en-PH"/>
          </w:rPr>
          <w:delText xml:space="preserve"> leverages these insights to offer a comprehensive, flexible, and personalized tutoring platform that addresses the diverse needs of students, ultimately enhancing their academic success and engagement.</w:delText>
        </w:r>
      </w:del>
    </w:p>
    <w:p w14:paraId="59190BE0" w14:textId="1B69EF1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as highlighted by Arnesson (2017), serves as a pedagogic tool that bridges theory and practice in higher education, emphasizing the mentor's role in students' learning and professional growth. </w:t>
      </w:r>
      <w:ins w:id="520" w:author="Jade Raposa" w:date="2024-11-06T17:43:00Z" w16du:dateUtc="2024-11-06T09:43:00Z">
        <w:r w:rsidR="00A824D2" w:rsidRPr="00A824D2">
          <w:rPr>
            <w:rFonts w:ascii="Georgia" w:eastAsia="Times New Roman" w:hAnsi="Georgia" w:cs="Times New Roman"/>
            <w:color w:val="000000"/>
            <w:lang w:eastAsia="en-PH"/>
          </w:rPr>
          <w:t xml:space="preserve">The study </w:t>
        </w:r>
        <w:r w:rsidR="00A824D2">
          <w:rPr>
            <w:rFonts w:ascii="Georgia" w:eastAsia="Times New Roman" w:hAnsi="Georgia" w:cs="Times New Roman"/>
            <w:color w:val="000000"/>
            <w:lang w:eastAsia="en-PH"/>
          </w:rPr>
          <w:t>showed</w:t>
        </w:r>
        <w:r w:rsidR="00A824D2" w:rsidRPr="00A824D2">
          <w:rPr>
            <w:rFonts w:ascii="Georgia" w:eastAsia="Times New Roman" w:hAnsi="Georgia" w:cs="Times New Roman"/>
            <w:color w:val="000000"/>
            <w:lang w:eastAsia="en-PH"/>
          </w:rPr>
          <w:t xml:space="preserve"> that both mentees and mentors experience mutual learning, which can lead to improved pedagogic competence and personal development</w:t>
        </w:r>
      </w:ins>
      <w:del w:id="521" w:author="Jade Raposa" w:date="2024-11-06T17:43:00Z" w16du:dateUtc="2024-11-06T09:43:00Z">
        <w:r w:rsidRPr="000E1241" w:rsidDel="00A824D2">
          <w:rPr>
            <w:rFonts w:ascii="Georgia" w:eastAsia="Times New Roman" w:hAnsi="Georgia" w:cs="Times New Roman"/>
            <w:color w:val="000000"/>
            <w:lang w:eastAsia="en-PH"/>
          </w:rPr>
          <w:delText>This aligns with Mentor-Shift's goal of providing personalized guidance to enhance academic and career development</w:delText>
        </w:r>
      </w:del>
      <w:r w:rsidRPr="000E1241">
        <w:rPr>
          <w:rFonts w:ascii="Georgia" w:eastAsia="Times New Roman" w:hAnsi="Georgia" w:cs="Times New Roman"/>
          <w:color w:val="000000"/>
          <w:lang w:eastAsia="en-PH"/>
        </w:rPr>
        <w:t>.</w:t>
      </w:r>
      <w:ins w:id="522" w:author="Jade Raposa" w:date="2024-11-06T17:44:00Z" w16du:dateUtc="2024-11-06T09:44:00Z">
        <w:r w:rsidR="00A824D2">
          <w:rPr>
            <w:rFonts w:ascii="Georgia" w:eastAsia="Times New Roman" w:hAnsi="Georgia" w:cs="Times New Roman"/>
            <w:color w:val="000000"/>
            <w:lang w:eastAsia="en-PH"/>
          </w:rPr>
          <w:t xml:space="preserve"> </w:t>
        </w:r>
        <w:r w:rsidR="0081199C">
          <w:rPr>
            <w:rFonts w:ascii="Georgia" w:eastAsia="Times New Roman" w:hAnsi="Georgia" w:cs="Times New Roman"/>
            <w:color w:val="000000"/>
            <w:lang w:eastAsia="en-PH"/>
          </w:rPr>
          <w:t xml:space="preserve">Mentorship </w:t>
        </w:r>
      </w:ins>
      <w:ins w:id="523" w:author="Jade Raposa" w:date="2024-11-06T17:46:00Z" w16du:dateUtc="2024-11-06T09:46:00Z">
        <w:r w:rsidR="003B7868">
          <w:rPr>
            <w:rFonts w:ascii="Georgia" w:eastAsia="Times New Roman" w:hAnsi="Georgia" w:cs="Times New Roman"/>
            <w:color w:val="000000"/>
            <w:lang w:eastAsia="en-PH"/>
          </w:rPr>
          <w:t xml:space="preserve">is not </w:t>
        </w:r>
      </w:ins>
      <w:ins w:id="524" w:author="Jade Raposa" w:date="2024-11-06T17:47:00Z" w16du:dateUtc="2024-11-06T09:47:00Z">
        <w:r w:rsidR="003B7868">
          <w:rPr>
            <w:rFonts w:ascii="Georgia" w:eastAsia="Times New Roman" w:hAnsi="Georgia" w:cs="Times New Roman"/>
            <w:color w:val="000000"/>
            <w:lang w:eastAsia="en-PH"/>
          </w:rPr>
          <w:t xml:space="preserve">only done for the mentee to learn, </w:t>
        </w:r>
      </w:ins>
      <w:ins w:id="525" w:author="Jade Raposa" w:date="2024-11-06T17:48:00Z" w16du:dateUtc="2024-11-06T09:48:00Z">
        <w:r w:rsidR="002B3DB7">
          <w:rPr>
            <w:rFonts w:ascii="Georgia" w:eastAsia="Times New Roman" w:hAnsi="Georgia" w:cs="Times New Roman"/>
            <w:color w:val="000000"/>
            <w:lang w:eastAsia="en-PH"/>
          </w:rPr>
          <w:t xml:space="preserve">it also serves as social </w:t>
        </w:r>
        <w:r w:rsidR="008B3937">
          <w:rPr>
            <w:rFonts w:ascii="Georgia" w:eastAsia="Times New Roman" w:hAnsi="Georgia" w:cs="Times New Roman"/>
            <w:color w:val="000000"/>
            <w:lang w:eastAsia="en-PH"/>
          </w:rPr>
          <w:t>and professional learning from both sides</w:t>
        </w:r>
      </w:ins>
      <w:ins w:id="526" w:author="Jade Raposa" w:date="2024-11-06T17:49:00Z" w16du:dateUtc="2024-11-06T09:49:00Z">
        <w:r w:rsidR="008B3937">
          <w:rPr>
            <w:rFonts w:ascii="Georgia" w:eastAsia="Times New Roman" w:hAnsi="Georgia" w:cs="Times New Roman"/>
            <w:color w:val="000000"/>
            <w:lang w:eastAsia="en-PH"/>
          </w:rPr>
          <w:t xml:space="preserve">, and fosters </w:t>
        </w:r>
        <w:r w:rsidR="00570168">
          <w:rPr>
            <w:rFonts w:ascii="Georgia" w:eastAsia="Times New Roman" w:hAnsi="Georgia" w:cs="Times New Roman"/>
            <w:color w:val="000000"/>
            <w:lang w:eastAsia="en-PH"/>
          </w:rPr>
          <w:t>future mentorship</w:t>
        </w:r>
      </w:ins>
      <w:ins w:id="527" w:author="Jade Raposa" w:date="2024-11-06T17:50:00Z" w16du:dateUtc="2024-11-06T09:50:00Z">
        <w:r w:rsidR="00570168">
          <w:rPr>
            <w:rFonts w:ascii="Georgia" w:eastAsia="Times New Roman" w:hAnsi="Georgia" w:cs="Times New Roman"/>
            <w:color w:val="000000"/>
            <w:lang w:eastAsia="en-PH"/>
          </w:rPr>
          <w:t xml:space="preserve">s to come. </w:t>
        </w:r>
      </w:ins>
      <w:del w:id="528" w:author="Jade Raposa" w:date="2024-11-06T17:50:00Z" w16du:dateUtc="2024-11-06T09:50:00Z">
        <w:r w:rsidRPr="000E1241" w:rsidDel="00570168">
          <w:rPr>
            <w:rFonts w:ascii="Georgia" w:eastAsia="Times New Roman" w:hAnsi="Georgia" w:cs="Times New Roman"/>
            <w:color w:val="000000"/>
            <w:lang w:eastAsia="en-PH"/>
          </w:rPr>
          <w:delText xml:space="preserve"> </w:delText>
        </w:r>
      </w:del>
      <w:r w:rsidRPr="000E1241">
        <w:rPr>
          <w:rFonts w:ascii="Georgia" w:eastAsia="Times New Roman" w:hAnsi="Georgia" w:cs="Times New Roman"/>
          <w:color w:val="000000"/>
          <w:lang w:eastAsia="en-PH"/>
        </w:rPr>
        <w:t>Thakare (2019) and Farheen (2018) delve into software development for online mentoring systems, recognizing the potential of mentorship to transfer knowledge and foster positive mentor-mentee relationships.</w:t>
      </w:r>
      <w:ins w:id="529" w:author="Jade Raposa" w:date="2024-11-06T17:58:00Z" w16du:dateUtc="2024-11-06T09:58:00Z">
        <w:r w:rsidR="00A117C8">
          <w:rPr>
            <w:rFonts w:ascii="Georgia" w:eastAsia="Times New Roman" w:hAnsi="Georgia" w:cs="Times New Roman"/>
            <w:color w:val="000000"/>
            <w:lang w:eastAsia="en-PH"/>
          </w:rPr>
          <w:t xml:space="preserve"> The system</w:t>
        </w:r>
      </w:ins>
      <w:ins w:id="530" w:author="Jade Raposa" w:date="2024-11-06T18:05:00Z" w16du:dateUtc="2024-11-06T10:05:00Z">
        <w:r w:rsidR="00B91D48">
          <w:rPr>
            <w:rFonts w:ascii="Georgia" w:eastAsia="Times New Roman" w:hAnsi="Georgia" w:cs="Times New Roman"/>
            <w:color w:val="000000"/>
            <w:lang w:eastAsia="en-PH"/>
          </w:rPr>
          <w:t>s</w:t>
        </w:r>
      </w:ins>
      <w:ins w:id="531" w:author="Jade Raposa" w:date="2024-11-06T17:59:00Z" w16du:dateUtc="2024-11-06T09:59:00Z">
        <w:r w:rsidR="00B07F6E">
          <w:rPr>
            <w:rFonts w:ascii="Georgia" w:eastAsia="Times New Roman" w:hAnsi="Georgia" w:cs="Times New Roman"/>
            <w:color w:val="000000"/>
            <w:lang w:eastAsia="en-PH"/>
          </w:rPr>
          <w:t xml:space="preserve"> developed</w:t>
        </w:r>
      </w:ins>
      <w:r w:rsidRPr="000E1241">
        <w:rPr>
          <w:rFonts w:ascii="Georgia" w:eastAsia="Times New Roman" w:hAnsi="Georgia" w:cs="Times New Roman"/>
          <w:color w:val="000000"/>
          <w:lang w:eastAsia="en-PH"/>
        </w:rPr>
        <w:t xml:space="preserve"> </w:t>
      </w:r>
      <w:ins w:id="532" w:author="Jade Raposa" w:date="2024-11-06T17:59:00Z" w16du:dateUtc="2024-11-06T09:59:00Z">
        <w:r w:rsidR="00F03ECB" w:rsidRPr="00F03ECB">
          <w:rPr>
            <w:rFonts w:ascii="Georgia" w:eastAsia="Times New Roman" w:hAnsi="Georgia" w:cs="Times New Roman"/>
            <w:color w:val="000000"/>
            <w:lang w:eastAsia="en-PH"/>
          </w:rPr>
          <w:t>effectively manages time, bridging the gap between mentor and student, and encouraging doubt resolution to enhance student knowledge.</w:t>
        </w:r>
      </w:ins>
      <w:ins w:id="533" w:author="Jade Raposa" w:date="2024-11-06T18:00:00Z" w16du:dateUtc="2024-11-06T10:00:00Z">
        <w:r w:rsidR="00F03ECB">
          <w:rPr>
            <w:rFonts w:ascii="Georgia" w:eastAsia="Times New Roman" w:hAnsi="Georgia" w:cs="Times New Roman"/>
            <w:color w:val="000000"/>
            <w:lang w:eastAsia="en-PH"/>
          </w:rPr>
          <w:t xml:space="preserve"> It </w:t>
        </w:r>
        <w:r w:rsidR="00F03ECB" w:rsidRPr="00F03ECB">
          <w:rPr>
            <w:rFonts w:ascii="Georgia" w:eastAsia="Times New Roman" w:hAnsi="Georgia" w:cs="Times New Roman"/>
            <w:color w:val="000000"/>
            <w:lang w:eastAsia="en-PH"/>
          </w:rPr>
          <w:t>offer</w:t>
        </w:r>
        <w:r w:rsidR="00F03ECB">
          <w:rPr>
            <w:rFonts w:ascii="Georgia" w:eastAsia="Times New Roman" w:hAnsi="Georgia" w:cs="Times New Roman"/>
            <w:color w:val="000000"/>
            <w:lang w:eastAsia="en-PH"/>
          </w:rPr>
          <w:t>s</w:t>
        </w:r>
        <w:r w:rsidR="00F03ECB" w:rsidRPr="00F03ECB">
          <w:rPr>
            <w:rFonts w:ascii="Georgia" w:eastAsia="Times New Roman" w:hAnsi="Georgia" w:cs="Times New Roman"/>
            <w:color w:val="000000"/>
            <w:lang w:eastAsia="en-PH"/>
          </w:rPr>
          <w:t xml:space="preserve"> a more efficient means of interaction between students and mentors </w:t>
        </w:r>
        <w:r w:rsidR="00F03ECB" w:rsidRPr="00F03ECB">
          <w:rPr>
            <w:rFonts w:ascii="Georgia" w:eastAsia="Times New Roman" w:hAnsi="Georgia" w:cs="Times New Roman"/>
            <w:color w:val="000000"/>
            <w:lang w:eastAsia="en-PH"/>
          </w:rPr>
          <w:lastRenderedPageBreak/>
          <w:t>compared to traditional methods</w:t>
        </w:r>
      </w:ins>
      <w:ins w:id="534" w:author="Jade Raposa" w:date="2024-11-06T18:02:00Z" w16du:dateUtc="2024-11-06T10:02:00Z">
        <w:r w:rsidR="002A0B81">
          <w:rPr>
            <w:rFonts w:ascii="Georgia" w:eastAsia="Times New Roman" w:hAnsi="Georgia" w:cs="Times New Roman"/>
            <w:color w:val="000000"/>
            <w:lang w:eastAsia="en-PH"/>
          </w:rPr>
          <w:t xml:space="preserve">, </w:t>
        </w:r>
        <w:r w:rsidR="004625CC">
          <w:rPr>
            <w:rFonts w:ascii="Georgia" w:eastAsia="Times New Roman" w:hAnsi="Georgia" w:cs="Times New Roman"/>
            <w:color w:val="000000"/>
            <w:lang w:eastAsia="en-PH"/>
          </w:rPr>
          <w:t xml:space="preserve">and is </w:t>
        </w:r>
        <w:r w:rsidR="002A0B81" w:rsidRPr="002A0B81">
          <w:rPr>
            <w:rFonts w:ascii="Georgia" w:eastAsia="Times New Roman" w:hAnsi="Georgia" w:cs="Times New Roman"/>
            <w:color w:val="000000"/>
            <w:lang w:eastAsia="en-PH"/>
          </w:rPr>
          <w:t>seen as a proactive step towards fostering student well-being and addressing academic challenges.</w:t>
        </w:r>
      </w:ins>
      <w:del w:id="535" w:author="Jade Raposa" w:date="2024-11-06T17:57:00Z" w16du:dateUtc="2024-11-06T09:57:00Z">
        <w:r w:rsidRPr="000E1241" w:rsidDel="00A117C8">
          <w:rPr>
            <w:rFonts w:ascii="Georgia" w:eastAsia="Times New Roman" w:hAnsi="Georgia" w:cs="Times New Roman"/>
            <w:color w:val="000000"/>
            <w:lang w:eastAsia="en-PH"/>
          </w:rPr>
          <w:delText>This is directly relevant to Mentor-Shift's focus on creating a robust online mentoring platform.</w:delText>
        </w:r>
      </w:del>
    </w:p>
    <w:p w14:paraId="06BABBAD" w14:textId="77777777" w:rsidR="00852208" w:rsidRDefault="000E1241" w:rsidP="000E1241">
      <w:pPr>
        <w:shd w:val="clear" w:color="auto" w:fill="FFFFFF"/>
        <w:spacing w:after="0" w:line="480" w:lineRule="auto"/>
        <w:ind w:firstLine="720"/>
        <w:jc w:val="both"/>
        <w:rPr>
          <w:ins w:id="536" w:author="Jade Raposa [2]" w:date="2024-11-06T20:30:00Z" w16du:dateUtc="2024-11-06T12:30:00Z"/>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Chung (2022) explores mobile app development aimed at enhancing online peer tutoring experiences, emphasizing the importance of both face-to-face and remote mentoring sessions. </w:t>
      </w:r>
      <w:ins w:id="537" w:author="Jade Raposa" w:date="2024-11-06T18:11:00Z" w16du:dateUtc="2024-11-06T10:11:00Z">
        <w:r w:rsidR="00AD33E5" w:rsidRPr="00AD33E5">
          <w:rPr>
            <w:rFonts w:ascii="Georgia" w:eastAsia="Times New Roman" w:hAnsi="Georgia" w:cs="Times New Roman"/>
            <w:color w:val="000000"/>
            <w:lang w:eastAsia="en-PH"/>
          </w:rPr>
          <w:t>The app</w:t>
        </w:r>
      </w:ins>
      <w:ins w:id="538" w:author="Jade Raposa" w:date="2024-11-06T18:13:00Z" w16du:dateUtc="2024-11-06T10:13:00Z">
        <w:r w:rsidR="00A12867">
          <w:rPr>
            <w:rFonts w:ascii="Georgia" w:eastAsia="Times New Roman" w:hAnsi="Georgia" w:cs="Times New Roman"/>
            <w:color w:val="000000"/>
            <w:lang w:eastAsia="en-PH"/>
          </w:rPr>
          <w:t xml:space="preserve"> developed</w:t>
        </w:r>
      </w:ins>
      <w:ins w:id="539" w:author="Jade Raposa" w:date="2024-11-06T18:11:00Z" w16du:dateUtc="2024-11-06T10:11:00Z">
        <w:r w:rsidR="00AD33E5" w:rsidRPr="00AD33E5">
          <w:rPr>
            <w:rFonts w:ascii="Georgia" w:eastAsia="Times New Roman" w:hAnsi="Georgia" w:cs="Times New Roman"/>
            <w:color w:val="000000"/>
            <w:lang w:eastAsia="en-PH"/>
          </w:rPr>
          <w:t xml:space="preserve"> analyzes students’ academic profiles and questionnaire responses to predict tutoring needs and recommend suitable peer tutors based on factors such as subject topic, gender, tutor ratings and reviews from previous tutees.</w:t>
        </w:r>
      </w:ins>
      <w:ins w:id="540" w:author="Jade Raposa" w:date="2024-11-06T18:14:00Z" w16du:dateUtc="2024-11-06T10:14:00Z">
        <w:r w:rsidR="00237340">
          <w:rPr>
            <w:rFonts w:ascii="Georgia" w:eastAsia="Times New Roman" w:hAnsi="Georgia" w:cs="Times New Roman"/>
            <w:color w:val="000000"/>
            <w:lang w:eastAsia="en-PH"/>
          </w:rPr>
          <w:t xml:space="preserve"> </w:t>
        </w:r>
      </w:ins>
      <w:ins w:id="541" w:author="Jade Raposa [2]" w:date="2024-11-06T20:23:00Z" w16du:dateUtc="2024-11-06T12:23:00Z">
        <w:r w:rsidR="000A2915" w:rsidRPr="000A2915">
          <w:rPr>
            <w:rFonts w:ascii="Georgia" w:eastAsia="Times New Roman" w:hAnsi="Georgia" w:cs="Times New Roman"/>
            <w:color w:val="000000"/>
            <w:lang w:eastAsia="en-PH"/>
          </w:rPr>
          <w:t xml:space="preserve">This suggests that technology can play a crucial role in enhancing the learning experience by </w:t>
        </w:r>
        <w:r w:rsidR="000A2915" w:rsidRPr="000A2915">
          <w:rPr>
            <w:rFonts w:ascii="Georgia" w:eastAsia="Times New Roman" w:hAnsi="Georgia" w:cs="Times New Roman"/>
            <w:color w:val="000000"/>
            <w:lang w:eastAsia="en-PH"/>
          </w:rPr>
          <w:t>personalizing</w:t>
        </w:r>
        <w:r w:rsidR="000A2915" w:rsidRPr="000A2915">
          <w:rPr>
            <w:rFonts w:ascii="Georgia" w:eastAsia="Times New Roman" w:hAnsi="Georgia" w:cs="Times New Roman"/>
            <w:color w:val="000000"/>
            <w:lang w:eastAsia="en-PH"/>
          </w:rPr>
          <w:t xml:space="preserve"> and streamlining the process of finding and connecting with appropriate learning support.</w:t>
        </w:r>
      </w:ins>
      <w:del w:id="542" w:author="Jade Raposa" w:date="2024-11-06T18:11:00Z" w16du:dateUtc="2024-11-06T10:11:00Z">
        <w:r w:rsidRPr="000E1241" w:rsidDel="00AD33E5">
          <w:rPr>
            <w:rFonts w:ascii="Georgia" w:eastAsia="Times New Roman" w:hAnsi="Georgia" w:cs="Times New Roman"/>
            <w:color w:val="000000"/>
            <w:lang w:eastAsia="en-PH"/>
          </w:rPr>
          <w:delText>This supports Mentor-Shift's approach of integrating mobile technology to facilitate seamless mentoring interactions.</w:delText>
        </w:r>
      </w:del>
      <w:r w:rsidRPr="000E1241">
        <w:rPr>
          <w:rFonts w:ascii="Georgia" w:eastAsia="Times New Roman" w:hAnsi="Georgia" w:cs="Times New Roman"/>
          <w:color w:val="000000"/>
          <w:lang w:eastAsia="en-PH"/>
        </w:rPr>
        <w:t xml:space="preserve"> </w:t>
      </w:r>
    </w:p>
    <w:p w14:paraId="06EA02A8" w14:textId="76049494"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Research by Gutierrez (2016) identifies cultivation phases and formal mentoring programs as key contributors to mentoring effectiveness, particularly beneficial for junior faculty members</w:t>
      </w:r>
      <w:ins w:id="543" w:author="Jade Raposa [2]" w:date="2024-11-06T20:33:00Z" w16du:dateUtc="2024-11-06T12:33:00Z">
        <w:r w:rsidR="00BB0A12">
          <w:rPr>
            <w:rFonts w:ascii="Georgia" w:eastAsia="Times New Roman" w:hAnsi="Georgia" w:cs="Times New Roman"/>
            <w:color w:val="000000"/>
            <w:lang w:eastAsia="en-PH"/>
          </w:rPr>
          <w:t>, it</w:t>
        </w:r>
      </w:ins>
      <w:ins w:id="544" w:author="Jade Raposa [2]" w:date="2024-11-06T20:34:00Z" w16du:dateUtc="2024-11-06T12:34:00Z">
        <w:r w:rsidR="00BB0A12">
          <w:rPr>
            <w:rFonts w:ascii="Georgia" w:eastAsia="Times New Roman" w:hAnsi="Georgia" w:cs="Times New Roman"/>
            <w:color w:val="000000"/>
            <w:lang w:eastAsia="en-PH"/>
          </w:rPr>
          <w:t xml:space="preserve"> </w:t>
        </w:r>
        <w:r w:rsidR="00BB0A12" w:rsidRPr="00BB0A12">
          <w:rPr>
            <w:rFonts w:ascii="Georgia" w:eastAsia="Times New Roman" w:hAnsi="Georgia" w:cs="Times New Roman"/>
            <w:color w:val="000000"/>
            <w:lang w:eastAsia="en-PH"/>
          </w:rPr>
          <w:t>sought to understand the characteristics of these relationships, their effectiveness, and their impact on career outcomes.</w:t>
        </w:r>
        <w:r w:rsidR="00BB0A12">
          <w:rPr>
            <w:rFonts w:ascii="Georgia" w:eastAsia="Times New Roman" w:hAnsi="Georgia" w:cs="Times New Roman"/>
            <w:color w:val="000000"/>
            <w:lang w:eastAsia="en-PH"/>
          </w:rPr>
          <w:t xml:space="preserve"> </w:t>
        </w:r>
        <w:r w:rsidR="00BB0A12" w:rsidRPr="00BB0A12">
          <w:rPr>
            <w:rFonts w:ascii="Georgia" w:eastAsia="Times New Roman" w:hAnsi="Georgia" w:cs="Times New Roman"/>
            <w:color w:val="000000"/>
            <w:lang w:eastAsia="en-PH"/>
          </w:rPr>
          <w:t>The study involved 13 pharmacy schools in Metro Manila, with a total of 80 junior faculty members and 34 identified mentors participating</w:t>
        </w:r>
      </w:ins>
      <w:ins w:id="545" w:author="Jade Raposa [2]" w:date="2024-11-06T20:35:00Z" w16du:dateUtc="2024-11-06T12:35:00Z">
        <w:r w:rsidR="004F2378">
          <w:rPr>
            <w:rFonts w:ascii="Georgia" w:eastAsia="Times New Roman" w:hAnsi="Georgia" w:cs="Times New Roman"/>
            <w:color w:val="000000"/>
            <w:lang w:eastAsia="en-PH"/>
          </w:rPr>
          <w:t xml:space="preserve">. </w:t>
        </w:r>
      </w:ins>
      <w:ins w:id="546" w:author="Jade Raposa [2]" w:date="2024-11-06T20:37:00Z" w16du:dateUtc="2024-11-06T12:37:00Z">
        <w:r w:rsidR="007F0A88" w:rsidRPr="007F0A88">
          <w:rPr>
            <w:rFonts w:ascii="Georgia" w:eastAsia="Times New Roman" w:hAnsi="Georgia" w:cs="Times New Roman"/>
            <w:color w:val="000000"/>
            <w:lang w:eastAsia="en-PH"/>
          </w:rPr>
          <w:t>The stage of the mentoring relationship, particularly the cultivation phase, emerged as the strongest predictor of mentoring effectiveness. Junior faculty members in formal mentoring programs also tended to report higher mentoring effectiveness scores.</w:t>
        </w:r>
      </w:ins>
      <w:ins w:id="547" w:author="Jade Raposa [2]" w:date="2024-11-06T20:39:00Z" w16du:dateUtc="2024-11-06T12:39:00Z">
        <w:r w:rsidR="009D514F">
          <w:rPr>
            <w:rFonts w:ascii="Georgia" w:eastAsia="Times New Roman" w:hAnsi="Georgia" w:cs="Times New Roman"/>
            <w:color w:val="000000"/>
            <w:lang w:eastAsia="en-PH"/>
          </w:rPr>
          <w:t xml:space="preserve"> </w:t>
        </w:r>
        <w:r w:rsidR="009D514F" w:rsidRPr="009D514F">
          <w:rPr>
            <w:rFonts w:ascii="Georgia" w:eastAsia="Times New Roman" w:hAnsi="Georgia" w:cs="Times New Roman"/>
            <w:color w:val="000000"/>
            <w:lang w:eastAsia="en-PH"/>
          </w:rPr>
          <w:t>The study underscores that the cultivation phase, during which the mentor-mentee relationship deepens, is particularly critical and highlights the importance of long-term mentoring programs that provide ample time for this phase to unfold.</w:t>
        </w:r>
      </w:ins>
      <w:del w:id="548" w:author="Jade Raposa [2]" w:date="2024-11-06T20:33:00Z" w16du:dateUtc="2024-11-06T12:33:00Z">
        <w:r w:rsidRPr="000E1241" w:rsidDel="00BB0A12">
          <w:rPr>
            <w:rFonts w:ascii="Georgia" w:eastAsia="Times New Roman" w:hAnsi="Georgia" w:cs="Times New Roman"/>
            <w:color w:val="000000"/>
            <w:lang w:eastAsia="en-PH"/>
          </w:rPr>
          <w:delText>. This insight can be applied to Mentor-Shift to structure effective mentoring phases</w:delText>
        </w:r>
      </w:del>
      <w:del w:id="549" w:author="Jade Raposa [2]" w:date="2024-11-06T20:34:00Z" w16du:dateUtc="2024-11-06T12:34:00Z">
        <w:r w:rsidRPr="000E1241" w:rsidDel="00BB0A12">
          <w:rPr>
            <w:rFonts w:ascii="Georgia" w:eastAsia="Times New Roman" w:hAnsi="Georgia" w:cs="Times New Roman"/>
            <w:color w:val="000000"/>
            <w:lang w:eastAsia="en-PH"/>
          </w:rPr>
          <w:delText>.</w:delText>
        </w:r>
      </w:del>
    </w:p>
    <w:p w14:paraId="693A989F" w14:textId="0A63AA3A" w:rsidR="009C24B2" w:rsidRDefault="000E1241" w:rsidP="000E1241">
      <w:pPr>
        <w:shd w:val="clear" w:color="auto" w:fill="FFFFFF"/>
        <w:spacing w:after="0" w:line="480" w:lineRule="auto"/>
        <w:ind w:firstLine="720"/>
        <w:jc w:val="both"/>
        <w:rPr>
          <w:ins w:id="550" w:author="Jade Raposa [2]" w:date="2024-11-06T20:55:00Z" w16du:dateUtc="2024-11-06T12:55:00Z"/>
          <w:rFonts w:ascii="Georgia" w:eastAsia="Times New Roman" w:hAnsi="Georgia" w:cs="Times New Roman"/>
          <w:color w:val="000000"/>
          <w:lang w:eastAsia="en-PH"/>
        </w:rPr>
      </w:pPr>
      <w:r w:rsidRPr="000E1241">
        <w:rPr>
          <w:rFonts w:ascii="Georgia" w:eastAsia="Times New Roman" w:hAnsi="Georgia" w:cs="Times New Roman"/>
          <w:color w:val="000000"/>
          <w:lang w:eastAsia="en-PH"/>
        </w:rPr>
        <w:t>Bercasio (2016) and Balan (2015) examine</w:t>
      </w:r>
      <w:ins w:id="551" w:author="Jade Raposa [2]" w:date="2024-11-06T20:53:00Z" w16du:dateUtc="2024-11-06T12:53:00Z">
        <w:r w:rsidR="00074FD6">
          <w:rPr>
            <w:rFonts w:ascii="Georgia" w:eastAsia="Times New Roman" w:hAnsi="Georgia" w:cs="Times New Roman"/>
            <w:color w:val="000000"/>
            <w:lang w:eastAsia="en-PH"/>
          </w:rPr>
          <w:t>d</w:t>
        </w:r>
      </w:ins>
      <w:r w:rsidRPr="000E1241">
        <w:rPr>
          <w:rFonts w:ascii="Georgia" w:eastAsia="Times New Roman" w:hAnsi="Georgia" w:cs="Times New Roman"/>
          <w:color w:val="000000"/>
          <w:lang w:eastAsia="en-PH"/>
        </w:rPr>
        <w:t xml:space="preserve"> the impact of peer mentoring on skill enhancement and research competency, demonstrating positive outcomes in problem-solving and research skill development. </w:t>
      </w:r>
      <w:ins w:id="552" w:author="Jade Raposa [2]" w:date="2024-11-06T20:45:00Z" w16du:dateUtc="2024-11-06T12:45:00Z">
        <w:r w:rsidR="001765D6" w:rsidRPr="001765D6">
          <w:rPr>
            <w:rFonts w:ascii="Georgia" w:eastAsia="Times New Roman" w:hAnsi="Georgia" w:cs="Times New Roman"/>
            <w:color w:val="000000"/>
            <w:lang w:eastAsia="en-PH"/>
          </w:rPr>
          <w:t xml:space="preserve">The study by Balan </w:t>
        </w:r>
      </w:ins>
      <w:ins w:id="553" w:author="Jade Raposa [2]" w:date="2024-11-06T20:52:00Z" w16du:dateUtc="2024-11-06T12:52:00Z">
        <w:r w:rsidR="001F1FF6" w:rsidRPr="001F1FF6">
          <w:rPr>
            <w:rFonts w:ascii="Georgia" w:eastAsia="Times New Roman" w:hAnsi="Georgia" w:cs="Times New Roman"/>
            <w:color w:val="000000"/>
            <w:lang w:eastAsia="en-PH"/>
          </w:rPr>
          <w:t>explores the efficacy of a peer mentoring-buddy system to enhance science research skills among junior high school students in the Philippines.</w:t>
        </w:r>
      </w:ins>
      <w:ins w:id="554" w:author="Jade Raposa [2]" w:date="2024-11-06T20:53:00Z" w16du:dateUtc="2024-11-06T12:53:00Z">
        <w:r w:rsidR="00074FD6">
          <w:rPr>
            <w:rFonts w:ascii="Georgia" w:eastAsia="Times New Roman" w:hAnsi="Georgia" w:cs="Times New Roman"/>
            <w:color w:val="000000"/>
            <w:lang w:eastAsia="en-PH"/>
          </w:rPr>
          <w:t xml:space="preserve"> </w:t>
        </w:r>
      </w:ins>
      <w:ins w:id="555" w:author="Jade Raposa [2]" w:date="2024-11-06T20:54:00Z" w16du:dateUtc="2024-11-06T12:54:00Z">
        <w:r w:rsidR="00074FD6">
          <w:rPr>
            <w:rFonts w:ascii="Georgia" w:eastAsia="Times New Roman" w:hAnsi="Georgia" w:cs="Times New Roman"/>
            <w:color w:val="000000"/>
            <w:lang w:eastAsia="en-PH"/>
          </w:rPr>
          <w:t>The</w:t>
        </w:r>
      </w:ins>
      <w:ins w:id="556" w:author="Jade Raposa [2]" w:date="2024-11-06T20:53:00Z" w16du:dateUtc="2024-11-06T12:53:00Z">
        <w:r w:rsidR="00074FD6" w:rsidRPr="00074FD6">
          <w:rPr>
            <w:rFonts w:ascii="Georgia" w:eastAsia="Times New Roman" w:hAnsi="Georgia" w:cs="Times New Roman"/>
            <w:color w:val="000000"/>
            <w:lang w:eastAsia="en-PH"/>
          </w:rPr>
          <w:t xml:space="preserve"> research provide</w:t>
        </w:r>
      </w:ins>
      <w:ins w:id="557" w:author="Jade Raposa [2]" w:date="2024-11-06T20:54:00Z" w16du:dateUtc="2024-11-06T12:54:00Z">
        <w:r w:rsidR="00074FD6">
          <w:rPr>
            <w:rFonts w:ascii="Georgia" w:eastAsia="Times New Roman" w:hAnsi="Georgia" w:cs="Times New Roman"/>
            <w:color w:val="000000"/>
            <w:lang w:eastAsia="en-PH"/>
          </w:rPr>
          <w:t>d</w:t>
        </w:r>
      </w:ins>
      <w:ins w:id="558" w:author="Jade Raposa [2]" w:date="2024-11-06T20:53:00Z" w16du:dateUtc="2024-11-06T12:53:00Z">
        <w:r w:rsidR="00074FD6" w:rsidRPr="00074FD6">
          <w:rPr>
            <w:rFonts w:ascii="Georgia" w:eastAsia="Times New Roman" w:hAnsi="Georgia" w:cs="Times New Roman"/>
            <w:color w:val="000000"/>
            <w:lang w:eastAsia="en-PH"/>
          </w:rPr>
          <w:t xml:space="preserve"> valuable insights into the potential of peer mentoring to bridge the gap in research skills among students. The study underscores the importance of needs assessment in tailoring interventions, providing a structured approach to identify and address </w:t>
        </w:r>
        <w:r w:rsidR="00074FD6" w:rsidRPr="00074FD6">
          <w:rPr>
            <w:rFonts w:ascii="Georgia" w:eastAsia="Times New Roman" w:hAnsi="Georgia" w:cs="Times New Roman"/>
            <w:color w:val="000000"/>
            <w:lang w:eastAsia="en-PH"/>
          </w:rPr>
          <w:lastRenderedPageBreak/>
          <w:t>specific skill deficits.</w:t>
        </w:r>
      </w:ins>
      <w:ins w:id="559" w:author="Jade Raposa [2]" w:date="2024-11-06T20:51:00Z" w16du:dateUtc="2024-11-06T12:51:00Z">
        <w:r w:rsidR="00303761">
          <w:rPr>
            <w:rFonts w:ascii="Georgia" w:eastAsia="Times New Roman" w:hAnsi="Georgia" w:cs="Times New Roman"/>
            <w:color w:val="000000"/>
            <w:lang w:eastAsia="en-PH"/>
          </w:rPr>
          <w:t xml:space="preserve"> </w:t>
        </w:r>
      </w:ins>
      <w:ins w:id="560" w:author="Jade Raposa [2]" w:date="2024-11-06T20:54:00Z" w16du:dateUtc="2024-11-06T12:54:00Z">
        <w:r w:rsidR="009C24B2">
          <w:rPr>
            <w:rFonts w:ascii="Georgia" w:eastAsia="Times New Roman" w:hAnsi="Georgia" w:cs="Times New Roman"/>
            <w:color w:val="000000"/>
            <w:lang w:eastAsia="en-PH"/>
          </w:rPr>
          <w:t>While t</w:t>
        </w:r>
      </w:ins>
      <w:ins w:id="561" w:author="Jade Raposa [2]" w:date="2024-11-06T20:46:00Z" w16du:dateUtc="2024-11-06T12:46:00Z">
        <w:r w:rsidR="001765D6" w:rsidRPr="001765D6">
          <w:rPr>
            <w:rFonts w:ascii="Georgia" w:eastAsia="Times New Roman" w:hAnsi="Georgia" w:cs="Times New Roman"/>
            <w:color w:val="000000"/>
            <w:lang w:eastAsia="en-PH"/>
          </w:rPr>
          <w:t xml:space="preserve">he study </w:t>
        </w:r>
        <w:r w:rsidR="001765D6">
          <w:rPr>
            <w:rFonts w:ascii="Georgia" w:eastAsia="Times New Roman" w:hAnsi="Georgia" w:cs="Times New Roman"/>
            <w:color w:val="000000"/>
            <w:lang w:eastAsia="en-PH"/>
          </w:rPr>
          <w:t>of</w:t>
        </w:r>
        <w:r w:rsidR="001765D6" w:rsidRPr="001765D6">
          <w:rPr>
            <w:rFonts w:ascii="Georgia" w:eastAsia="Times New Roman" w:hAnsi="Georgia" w:cs="Times New Roman"/>
            <w:color w:val="000000"/>
            <w:lang w:eastAsia="en-PH"/>
          </w:rPr>
          <w:t xml:space="preserve"> Bercasio investigated the effectiveness of the Institutionalized Peer Academic Assistance Program (I-PASS) in improving the problem-solving skills of college students in mathematics.</w:t>
        </w:r>
      </w:ins>
      <w:ins w:id="562" w:author="Jade Raposa [2]" w:date="2024-11-06T20:49:00Z" w16du:dateUtc="2024-11-06T12:49:00Z">
        <w:r w:rsidR="00235F46">
          <w:rPr>
            <w:rFonts w:ascii="Georgia" w:eastAsia="Times New Roman" w:hAnsi="Georgia" w:cs="Times New Roman"/>
            <w:color w:val="000000"/>
            <w:lang w:eastAsia="en-PH"/>
          </w:rPr>
          <w:t xml:space="preserve"> Bercasio found out that m</w:t>
        </w:r>
        <w:r w:rsidR="00235F46" w:rsidRPr="00235F46">
          <w:rPr>
            <w:rFonts w:ascii="Georgia" w:eastAsia="Times New Roman" w:hAnsi="Georgia" w:cs="Times New Roman"/>
            <w:color w:val="000000"/>
            <w:lang w:eastAsia="en-PH"/>
          </w:rPr>
          <w:t>entees appreciated the non-threatening learning environment facilitated by their peers. The absence of grades and the supportive atmosphere encouraged them to engage with problem-solving without fear of failure. They reported improvements in their understanding of concepts, a more positive attitude towards mathematics, and increased self-confidence.</w:t>
        </w:r>
      </w:ins>
      <w:del w:id="563" w:author="Jade Raposa [2]" w:date="2024-11-06T20:45:00Z" w16du:dateUtc="2024-11-06T12:45:00Z">
        <w:r w:rsidRPr="000E1241" w:rsidDel="001765D6">
          <w:rPr>
            <w:rFonts w:ascii="Georgia" w:eastAsia="Times New Roman" w:hAnsi="Georgia" w:cs="Times New Roman"/>
            <w:color w:val="000000"/>
            <w:lang w:eastAsia="en-PH"/>
          </w:rPr>
          <w:delText>These findings underscore the value of peer mentoring features within Mentor-Shift.</w:delText>
        </w:r>
      </w:del>
      <w:r w:rsidRPr="000E1241">
        <w:rPr>
          <w:rFonts w:ascii="Georgia" w:eastAsia="Times New Roman" w:hAnsi="Georgia" w:cs="Times New Roman"/>
          <w:color w:val="000000"/>
          <w:lang w:eastAsia="en-PH"/>
        </w:rPr>
        <w:t xml:space="preserve"> </w:t>
      </w:r>
      <w:ins w:id="564" w:author="Jade Raposa [2]" w:date="2024-11-06T20:56:00Z" w16du:dateUtc="2024-11-06T12:56:00Z">
        <w:r w:rsidR="00583889">
          <w:rPr>
            <w:rFonts w:ascii="Georgia" w:eastAsia="Times New Roman" w:hAnsi="Georgia" w:cs="Times New Roman"/>
            <w:color w:val="000000"/>
            <w:lang w:eastAsia="en-PH"/>
          </w:rPr>
          <w:t>T</w:t>
        </w:r>
        <w:r w:rsidR="00583889" w:rsidRPr="00583889">
          <w:rPr>
            <w:rFonts w:ascii="Georgia" w:eastAsia="Times New Roman" w:hAnsi="Georgia" w:cs="Times New Roman"/>
            <w:color w:val="000000"/>
            <w:lang w:eastAsia="en-PH"/>
          </w:rPr>
          <w:t>hese studies provide compelling evidence for the value of peer mentoring as an effective educational strategy</w:t>
        </w:r>
        <w:r w:rsidR="00583889">
          <w:rPr>
            <w:rFonts w:ascii="Georgia" w:eastAsia="Times New Roman" w:hAnsi="Georgia" w:cs="Times New Roman"/>
            <w:color w:val="000000"/>
            <w:lang w:eastAsia="en-PH"/>
          </w:rPr>
          <w:t xml:space="preserve"> b</w:t>
        </w:r>
        <w:r w:rsidR="00583889" w:rsidRPr="00583889">
          <w:rPr>
            <w:rFonts w:ascii="Georgia" w:eastAsia="Times New Roman" w:hAnsi="Georgia" w:cs="Times New Roman"/>
            <w:color w:val="000000"/>
            <w:lang w:eastAsia="en-PH"/>
          </w:rPr>
          <w:t>y incorporating a structured program design, conducting needs assessments, providing adequate mentor training, and fostering positive learning environments, educators can leverage peer mentoring to enhance student learning, promote skill development, and cultivate a supportive and collaborative learning community.</w:t>
        </w:r>
      </w:ins>
    </w:p>
    <w:p w14:paraId="43A09E32" w14:textId="54EC04A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Campit (2015) and Almaden (2024) further support the efficacy of peer tutoring and mentorship in improving academic performance and entrepreneurial capacity, respectively. </w:t>
      </w:r>
      <w:ins w:id="565" w:author="Jade Raposa [2]" w:date="2024-11-06T21:01:00Z" w16du:dateUtc="2024-11-06T13:01:00Z">
        <w:r w:rsidR="00272932">
          <w:rPr>
            <w:rFonts w:ascii="Georgia" w:eastAsia="Times New Roman" w:hAnsi="Georgia" w:cs="Times New Roman"/>
            <w:color w:val="000000"/>
            <w:lang w:eastAsia="en-PH"/>
          </w:rPr>
          <w:t xml:space="preserve">Campit </w:t>
        </w:r>
        <w:r w:rsidR="00272932" w:rsidRPr="00272932">
          <w:rPr>
            <w:rFonts w:ascii="Georgia" w:eastAsia="Times New Roman" w:hAnsi="Georgia" w:cs="Times New Roman"/>
            <w:color w:val="000000"/>
            <w:lang w:eastAsia="en-PH"/>
          </w:rPr>
          <w:t>examines the impact of peer tutoring in the subject of Discrete Structures</w:t>
        </w:r>
      </w:ins>
      <w:ins w:id="566" w:author="Jade Raposa [2]" w:date="2024-11-06T21:07:00Z" w16du:dateUtc="2024-11-06T13:07:00Z">
        <w:r w:rsidR="00AD0953">
          <w:rPr>
            <w:rFonts w:ascii="Georgia" w:eastAsia="Times New Roman" w:hAnsi="Georgia" w:cs="Times New Roman"/>
            <w:color w:val="000000"/>
            <w:lang w:eastAsia="en-PH"/>
          </w:rPr>
          <w:t xml:space="preserve"> by designing an </w:t>
        </w:r>
        <w:r w:rsidR="00AD0953" w:rsidRPr="00AD0953">
          <w:rPr>
            <w:rFonts w:ascii="Georgia" w:eastAsia="Times New Roman" w:hAnsi="Georgia" w:cs="Times New Roman"/>
            <w:color w:val="000000"/>
            <w:lang w:eastAsia="en-PH"/>
          </w:rPr>
          <w:t>experiment using a post-test control group methodology, involving two groups of second-year BSICT students</w:t>
        </w:r>
      </w:ins>
      <w:ins w:id="567" w:author="Jade Raposa [2]" w:date="2024-11-06T21:01:00Z" w16du:dateUtc="2024-11-06T13:01:00Z">
        <w:r w:rsidR="00272932" w:rsidRPr="00272932">
          <w:rPr>
            <w:rFonts w:ascii="Georgia" w:eastAsia="Times New Roman" w:hAnsi="Georgia" w:cs="Times New Roman"/>
            <w:color w:val="000000"/>
            <w:lang w:eastAsia="en-PH"/>
          </w:rPr>
          <w:t>.</w:t>
        </w:r>
      </w:ins>
      <w:ins w:id="568" w:author="Jade Raposa [2]" w:date="2024-11-06T21:05:00Z" w16du:dateUtc="2024-11-06T13:05:00Z">
        <w:r w:rsidR="00F21819">
          <w:rPr>
            <w:rFonts w:ascii="Georgia" w:eastAsia="Times New Roman" w:hAnsi="Georgia" w:cs="Times New Roman"/>
            <w:color w:val="000000"/>
            <w:lang w:eastAsia="en-PH"/>
          </w:rPr>
          <w:t xml:space="preserve"> The researchers </w:t>
        </w:r>
      </w:ins>
      <w:ins w:id="569" w:author="Jade Raposa [2]" w:date="2024-11-06T21:06:00Z" w16du:dateUtc="2024-11-06T13:06:00Z">
        <w:r w:rsidR="00F21819" w:rsidRPr="00F21819">
          <w:rPr>
            <w:rFonts w:ascii="Georgia" w:eastAsia="Times New Roman" w:hAnsi="Georgia" w:cs="Times New Roman"/>
            <w:color w:val="000000"/>
            <w:lang w:eastAsia="en-PH"/>
          </w:rPr>
          <w:t>concluded that the achievement of students is enhanced when they are exposed to peer tutoring</w:t>
        </w:r>
        <w:r w:rsidR="00CB7172">
          <w:rPr>
            <w:rFonts w:ascii="Georgia" w:eastAsia="Times New Roman" w:hAnsi="Georgia" w:cs="Times New Roman"/>
            <w:color w:val="000000"/>
            <w:lang w:eastAsia="en-PH"/>
          </w:rPr>
          <w:t xml:space="preserve"> because of the </w:t>
        </w:r>
        <w:r w:rsidR="00CB7172" w:rsidRPr="00CB7172">
          <w:rPr>
            <w:rFonts w:ascii="Georgia" w:eastAsia="Times New Roman" w:hAnsi="Georgia" w:cs="Times New Roman"/>
            <w:color w:val="000000"/>
            <w:lang w:eastAsia="en-PH"/>
          </w:rPr>
          <w:t>significantly higher mean score achieved by the experimental group, which used peer tutoring, compared to the control group, which experienced conventional teaching</w:t>
        </w:r>
      </w:ins>
      <w:ins w:id="570" w:author="Jade Raposa [2]" w:date="2024-11-06T21:08:00Z" w16du:dateUtc="2024-11-06T13:08:00Z">
        <w:r w:rsidR="001834BA">
          <w:rPr>
            <w:rFonts w:ascii="Georgia" w:eastAsia="Times New Roman" w:hAnsi="Georgia" w:cs="Times New Roman"/>
            <w:color w:val="000000"/>
            <w:lang w:eastAsia="en-PH"/>
          </w:rPr>
          <w:t xml:space="preserve">. </w:t>
        </w:r>
      </w:ins>
      <w:ins w:id="571" w:author="Jade Raposa [2]" w:date="2024-11-06T21:09:00Z" w16du:dateUtc="2024-11-06T13:09:00Z">
        <w:r w:rsidR="00E31305">
          <w:rPr>
            <w:rFonts w:ascii="Georgia" w:eastAsia="Times New Roman" w:hAnsi="Georgia" w:cs="Times New Roman"/>
            <w:color w:val="000000"/>
            <w:lang w:eastAsia="en-PH"/>
          </w:rPr>
          <w:t xml:space="preserve">That proves </w:t>
        </w:r>
        <w:r w:rsidR="00E31305" w:rsidRPr="00E31305">
          <w:rPr>
            <w:rFonts w:ascii="Georgia" w:eastAsia="Times New Roman" w:hAnsi="Georgia" w:cs="Times New Roman"/>
            <w:color w:val="000000"/>
            <w:lang w:eastAsia="en-PH"/>
          </w:rPr>
          <w:t>that peer tutoring in Discrete Structures</w:t>
        </w:r>
      </w:ins>
      <w:ins w:id="572" w:author="Jade Raposa [2]" w:date="2024-11-06T21:10:00Z" w16du:dateUtc="2024-11-06T13:10:00Z">
        <w:r w:rsidR="00E31305">
          <w:rPr>
            <w:rFonts w:ascii="Georgia" w:eastAsia="Times New Roman" w:hAnsi="Georgia" w:cs="Times New Roman"/>
            <w:color w:val="000000"/>
            <w:lang w:eastAsia="en-PH"/>
          </w:rPr>
          <w:t xml:space="preserve"> or any</w:t>
        </w:r>
        <w:r w:rsidR="00347D7C">
          <w:rPr>
            <w:rFonts w:ascii="Georgia" w:eastAsia="Times New Roman" w:hAnsi="Georgia" w:cs="Times New Roman"/>
            <w:color w:val="000000"/>
            <w:lang w:eastAsia="en-PH"/>
          </w:rPr>
          <w:t xml:space="preserve"> other</w:t>
        </w:r>
        <w:r w:rsidR="00E31305">
          <w:rPr>
            <w:rFonts w:ascii="Georgia" w:eastAsia="Times New Roman" w:hAnsi="Georgia" w:cs="Times New Roman"/>
            <w:color w:val="000000"/>
            <w:lang w:eastAsia="en-PH"/>
          </w:rPr>
          <w:t xml:space="preserve"> subjects</w:t>
        </w:r>
      </w:ins>
      <w:ins w:id="573" w:author="Jade Raposa [2]" w:date="2024-11-06T21:09:00Z" w16du:dateUtc="2024-11-06T13:09:00Z">
        <w:r w:rsidR="00E31305" w:rsidRPr="00E31305">
          <w:rPr>
            <w:rFonts w:ascii="Georgia" w:eastAsia="Times New Roman" w:hAnsi="Georgia" w:cs="Times New Roman"/>
            <w:color w:val="000000"/>
            <w:lang w:eastAsia="en-PH"/>
          </w:rPr>
          <w:t xml:space="preserve"> where students work in pairs</w:t>
        </w:r>
      </w:ins>
      <w:ins w:id="574" w:author="Jade Raposa [2]" w:date="2024-11-06T21:10:00Z" w16du:dateUtc="2024-11-06T13:10:00Z">
        <w:r w:rsidR="00347D7C">
          <w:rPr>
            <w:rFonts w:ascii="Georgia" w:eastAsia="Times New Roman" w:hAnsi="Georgia" w:cs="Times New Roman"/>
            <w:color w:val="000000"/>
            <w:lang w:eastAsia="en-PH"/>
          </w:rPr>
          <w:t xml:space="preserve"> or more</w:t>
        </w:r>
      </w:ins>
      <w:ins w:id="575" w:author="Jade Raposa [2]" w:date="2024-11-06T21:09:00Z" w16du:dateUtc="2024-11-06T13:09:00Z">
        <w:r w:rsidR="00E31305" w:rsidRPr="00E31305">
          <w:rPr>
            <w:rFonts w:ascii="Georgia" w:eastAsia="Times New Roman" w:hAnsi="Georgia" w:cs="Times New Roman"/>
            <w:color w:val="000000"/>
            <w:lang w:eastAsia="en-PH"/>
          </w:rPr>
          <w:t>, can significantly improve students’ achievements compared to conventional teaching.</w:t>
        </w:r>
      </w:ins>
      <w:ins w:id="576" w:author="Jade Raposa [2]" w:date="2024-11-06T21:10:00Z" w16du:dateUtc="2024-11-06T13:10:00Z">
        <w:r w:rsidR="00347D7C">
          <w:rPr>
            <w:rFonts w:ascii="Georgia" w:eastAsia="Times New Roman" w:hAnsi="Georgia" w:cs="Times New Roman"/>
            <w:color w:val="000000"/>
            <w:lang w:eastAsia="en-PH"/>
          </w:rPr>
          <w:t xml:space="preserve"> </w:t>
        </w:r>
      </w:ins>
      <w:ins w:id="577" w:author="Jade Raposa [2]" w:date="2024-11-06T21:11:00Z" w16du:dateUtc="2024-11-06T13:11:00Z">
        <w:r w:rsidR="008001EE">
          <w:rPr>
            <w:rFonts w:ascii="Georgia" w:eastAsia="Times New Roman" w:hAnsi="Georgia" w:cs="Times New Roman"/>
            <w:color w:val="000000"/>
            <w:lang w:eastAsia="en-PH"/>
          </w:rPr>
          <w:t xml:space="preserve">Almaden assessed </w:t>
        </w:r>
        <w:r w:rsidR="008001EE" w:rsidRPr="008001EE">
          <w:rPr>
            <w:rFonts w:ascii="Georgia" w:eastAsia="Times New Roman" w:hAnsi="Georgia" w:cs="Times New Roman"/>
            <w:color w:val="000000"/>
            <w:lang w:eastAsia="en-PH"/>
          </w:rPr>
          <w:t xml:space="preserve">the effectiveness of the </w:t>
        </w:r>
        <w:proofErr w:type="spellStart"/>
        <w:r w:rsidR="008001EE" w:rsidRPr="008001EE">
          <w:rPr>
            <w:rFonts w:ascii="Georgia" w:eastAsia="Times New Roman" w:hAnsi="Georgia" w:cs="Times New Roman"/>
            <w:color w:val="000000"/>
            <w:lang w:eastAsia="en-PH"/>
          </w:rPr>
          <w:t>Kapatid</w:t>
        </w:r>
        <w:proofErr w:type="spellEnd"/>
        <w:r w:rsidR="008001EE" w:rsidRPr="008001EE">
          <w:rPr>
            <w:rFonts w:ascii="Georgia" w:eastAsia="Times New Roman" w:hAnsi="Georgia" w:cs="Times New Roman"/>
            <w:color w:val="000000"/>
            <w:lang w:eastAsia="en-PH"/>
          </w:rPr>
          <w:t xml:space="preserve"> Mentor ME (KMME) Program, a government initiative in Region VII, Philippines, designed to support Micro and Small Enterprises (MSEs)</w:t>
        </w:r>
      </w:ins>
      <w:ins w:id="578" w:author="Jade Raposa [2]" w:date="2024-11-06T21:12:00Z" w16du:dateUtc="2024-11-06T13:12:00Z">
        <w:r w:rsidR="00BD5B94">
          <w:rPr>
            <w:rFonts w:ascii="Georgia" w:eastAsia="Times New Roman" w:hAnsi="Georgia" w:cs="Times New Roman"/>
            <w:color w:val="000000"/>
            <w:lang w:eastAsia="en-PH"/>
          </w:rPr>
          <w:t xml:space="preserve"> where it </w:t>
        </w:r>
        <w:r w:rsidR="00BD5B94" w:rsidRPr="00BD5B94">
          <w:rPr>
            <w:rFonts w:ascii="Georgia" w:eastAsia="Times New Roman" w:hAnsi="Georgia" w:cs="Times New Roman"/>
            <w:color w:val="000000"/>
            <w:lang w:eastAsia="en-PH"/>
          </w:rPr>
          <w:t>focuses on the period between 2016 and 2021, examining both the traditional face-to-face delivery format and the online format adopted during the COVID-19 pandemic.</w:t>
        </w:r>
      </w:ins>
      <w:ins w:id="579" w:author="Jade Raposa [2]" w:date="2024-11-06T21:16:00Z" w16du:dateUtc="2024-11-06T13:16:00Z">
        <w:r w:rsidR="00862A6C">
          <w:rPr>
            <w:rFonts w:ascii="Georgia" w:eastAsia="Times New Roman" w:hAnsi="Georgia" w:cs="Times New Roman"/>
            <w:color w:val="000000"/>
            <w:lang w:eastAsia="en-PH"/>
          </w:rPr>
          <w:t xml:space="preserve"> The </w:t>
        </w:r>
        <w:r w:rsidR="00862A6C" w:rsidRPr="00862A6C">
          <w:rPr>
            <w:rFonts w:ascii="Georgia" w:eastAsia="Times New Roman" w:hAnsi="Georgia" w:cs="Times New Roman"/>
            <w:color w:val="000000"/>
            <w:lang w:eastAsia="en-PH"/>
          </w:rPr>
          <w:t xml:space="preserve">study suggests that the KMME program, with its mentorship and </w:t>
        </w:r>
        <w:r w:rsidR="00862A6C" w:rsidRPr="00862A6C">
          <w:rPr>
            <w:rFonts w:ascii="Georgia" w:eastAsia="Times New Roman" w:hAnsi="Georgia" w:cs="Times New Roman"/>
            <w:color w:val="000000"/>
            <w:lang w:eastAsia="en-PH"/>
          </w:rPr>
          <w:lastRenderedPageBreak/>
          <w:t>other support mechanisms, plays a significant role in improving the business outcomes of participating MSEs</w:t>
        </w:r>
      </w:ins>
      <w:del w:id="580" w:author="Jade Raposa [2]" w:date="2024-11-06T21:01:00Z" w16du:dateUtc="2024-11-06T13:01:00Z">
        <w:r w:rsidRPr="000E1241" w:rsidDel="00272932">
          <w:rPr>
            <w:rFonts w:ascii="Georgia" w:eastAsia="Times New Roman" w:hAnsi="Georgia" w:cs="Times New Roman"/>
            <w:color w:val="000000"/>
            <w:lang w:eastAsia="en-PH"/>
          </w:rPr>
          <w:delText>This highlights the broad applicability of Mentor-Shift in various academic and professional contexts.</w:delText>
        </w:r>
      </w:del>
    </w:p>
    <w:p w14:paraId="0AC1A736" w14:textId="03FF5C6C" w:rsidR="00E1167A" w:rsidRDefault="000E1241" w:rsidP="000E1241">
      <w:pPr>
        <w:shd w:val="clear" w:color="auto" w:fill="FFFFFF"/>
        <w:spacing w:after="0" w:line="480" w:lineRule="auto"/>
        <w:ind w:firstLine="720"/>
        <w:jc w:val="both"/>
        <w:rPr>
          <w:ins w:id="581" w:author="Jade Raposa [2]" w:date="2024-11-06T21:26:00Z" w16du:dateUtc="2024-11-06T13:26:00Z"/>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w:t>
      </w:r>
      <w:del w:id="582" w:author="Jade Raposa [2]" w:date="2024-11-06T21:24:00Z" w16du:dateUtc="2024-11-06T13:24:00Z">
        <w:r w:rsidRPr="000E1241" w:rsidDel="00666784">
          <w:rPr>
            <w:rFonts w:ascii="Georgia" w:eastAsia="Times New Roman" w:hAnsi="Georgia" w:cs="Times New Roman"/>
            <w:color w:val="000000"/>
            <w:lang w:eastAsia="en-PH"/>
          </w:rPr>
          <w:delText>These insights can guide the development of Mentor-Shift's features to ensure effective mentorship.</w:delText>
        </w:r>
      </w:del>
      <w:ins w:id="583" w:author="Jade Raposa [2]" w:date="2024-11-06T21:24:00Z" w16du:dateUtc="2024-11-06T13:24:00Z">
        <w:r w:rsidR="00666784">
          <w:rPr>
            <w:rFonts w:ascii="Georgia" w:eastAsia="Times New Roman" w:hAnsi="Georgia" w:cs="Times New Roman"/>
            <w:color w:val="000000"/>
            <w:lang w:eastAsia="en-PH"/>
          </w:rPr>
          <w:t xml:space="preserve">Combo </w:t>
        </w:r>
        <w:r w:rsidR="00666784" w:rsidRPr="00666784">
          <w:rPr>
            <w:rFonts w:ascii="Georgia" w:eastAsia="Times New Roman" w:hAnsi="Georgia" w:cs="Times New Roman"/>
            <w:color w:val="000000"/>
            <w:lang w:eastAsia="en-PH"/>
          </w:rPr>
          <w:t xml:space="preserve">conducted a qualitative study to </w:t>
        </w:r>
        <w:r w:rsidR="00666784" w:rsidRPr="00666784">
          <w:rPr>
            <w:rFonts w:ascii="Georgia" w:eastAsia="Times New Roman" w:hAnsi="Georgia" w:cs="Times New Roman"/>
            <w:color w:val="000000"/>
            <w:lang w:eastAsia="en-PH"/>
          </w:rPr>
          <w:t>analyze</w:t>
        </w:r>
        <w:r w:rsidR="00666784" w:rsidRPr="00666784">
          <w:rPr>
            <w:rFonts w:ascii="Georgia" w:eastAsia="Times New Roman" w:hAnsi="Georgia" w:cs="Times New Roman"/>
            <w:color w:val="000000"/>
            <w:lang w:eastAsia="en-PH"/>
          </w:rPr>
          <w:t xml:space="preserve"> the role of teachers as mentors in developing research competency in senior high school (SHS) students in the Philippines</w:t>
        </w:r>
        <w:r w:rsidR="00666784">
          <w:rPr>
            <w:rFonts w:ascii="Georgia" w:eastAsia="Times New Roman" w:hAnsi="Georgia" w:cs="Times New Roman"/>
            <w:color w:val="000000"/>
            <w:lang w:eastAsia="en-PH"/>
          </w:rPr>
          <w:t xml:space="preserve">. </w:t>
        </w:r>
      </w:ins>
      <w:ins w:id="584" w:author="Jade Raposa [2]" w:date="2024-11-06T21:25:00Z" w16du:dateUtc="2024-11-06T13:25:00Z">
        <w:r w:rsidR="00E1167A">
          <w:rPr>
            <w:rFonts w:ascii="Georgia" w:eastAsia="Times New Roman" w:hAnsi="Georgia" w:cs="Times New Roman"/>
            <w:color w:val="000000"/>
            <w:lang w:eastAsia="en-PH"/>
          </w:rPr>
          <w:t xml:space="preserve">It was </w:t>
        </w:r>
        <w:r w:rsidR="00E1167A" w:rsidRPr="00E1167A">
          <w:rPr>
            <w:rFonts w:ascii="Georgia" w:eastAsia="Times New Roman" w:hAnsi="Georgia" w:cs="Times New Roman"/>
            <w:color w:val="000000"/>
            <w:lang w:eastAsia="en-PH"/>
          </w:rPr>
          <w:t>found that teacher-mentors play a significant role in shaping students' research learning experiences and improving their research competency</w:t>
        </w:r>
      </w:ins>
      <w:ins w:id="585" w:author="Jade Raposa [2]" w:date="2024-11-06T21:26:00Z" w16du:dateUtc="2024-11-06T13:26:00Z">
        <w:r w:rsidR="00E1167A">
          <w:rPr>
            <w:rFonts w:ascii="Georgia" w:eastAsia="Times New Roman" w:hAnsi="Georgia" w:cs="Times New Roman"/>
            <w:color w:val="000000"/>
            <w:lang w:eastAsia="en-PH"/>
          </w:rPr>
          <w:t xml:space="preserve"> </w:t>
        </w:r>
      </w:ins>
      <w:ins w:id="586" w:author="Jade Raposa [2]" w:date="2024-11-06T21:27:00Z" w16du:dateUtc="2024-11-06T13:27:00Z">
        <w:r w:rsidR="00ED1230">
          <w:rPr>
            <w:rFonts w:ascii="Georgia" w:eastAsia="Times New Roman" w:hAnsi="Georgia" w:cs="Times New Roman"/>
            <w:color w:val="000000"/>
            <w:lang w:eastAsia="en-PH"/>
          </w:rPr>
          <w:t>through</w:t>
        </w:r>
      </w:ins>
      <w:ins w:id="587" w:author="Jade Raposa [2]" w:date="2024-11-06T21:26:00Z" w16du:dateUtc="2024-11-06T13:26:00Z">
        <w:r w:rsidR="00E1167A">
          <w:rPr>
            <w:rFonts w:ascii="Georgia" w:eastAsia="Times New Roman" w:hAnsi="Georgia" w:cs="Times New Roman"/>
            <w:color w:val="000000"/>
            <w:lang w:eastAsia="en-PH"/>
          </w:rPr>
          <w:t xml:space="preserve"> the </w:t>
        </w:r>
        <w:r w:rsidR="00E1167A" w:rsidRPr="00E1167A">
          <w:rPr>
            <w:rFonts w:ascii="Georgia" w:eastAsia="Times New Roman" w:hAnsi="Georgia" w:cs="Times New Roman"/>
            <w:color w:val="000000"/>
            <w:lang w:eastAsia="en-PH"/>
          </w:rPr>
          <w:t>importance of effective teaching</w:t>
        </w:r>
      </w:ins>
      <w:ins w:id="588" w:author="Jade Raposa [2]" w:date="2024-11-06T21:27:00Z" w16du:dateUtc="2024-11-06T13:27:00Z">
        <w:r w:rsidR="00ED1230">
          <w:rPr>
            <w:rFonts w:ascii="Georgia" w:eastAsia="Times New Roman" w:hAnsi="Georgia" w:cs="Times New Roman"/>
            <w:color w:val="000000"/>
            <w:lang w:eastAsia="en-PH"/>
          </w:rPr>
          <w:t xml:space="preserve">, </w:t>
        </w:r>
        <w:r w:rsidR="00ED1230" w:rsidRPr="00ED1230">
          <w:rPr>
            <w:rFonts w:ascii="Georgia" w:eastAsia="Times New Roman" w:hAnsi="Georgia" w:cs="Times New Roman"/>
            <w:color w:val="000000"/>
            <w:lang w:eastAsia="en-PH"/>
          </w:rPr>
          <w:t>continued relevance of self-directed learning</w:t>
        </w:r>
        <w:r w:rsidR="00ED1230">
          <w:rPr>
            <w:rFonts w:ascii="Georgia" w:eastAsia="Times New Roman" w:hAnsi="Georgia" w:cs="Times New Roman"/>
            <w:color w:val="000000"/>
            <w:lang w:eastAsia="en-PH"/>
          </w:rPr>
          <w:t xml:space="preserve">, </w:t>
        </w:r>
        <w:r w:rsidR="00ED1230" w:rsidRPr="00ED1230">
          <w:rPr>
            <w:rFonts w:ascii="Georgia" w:eastAsia="Times New Roman" w:hAnsi="Georgia" w:cs="Times New Roman"/>
            <w:color w:val="000000"/>
            <w:lang w:eastAsia="en-PH"/>
          </w:rPr>
          <w:t>benefits of group activities</w:t>
        </w:r>
        <w:r w:rsidR="00ED1230">
          <w:rPr>
            <w:rFonts w:ascii="Georgia" w:eastAsia="Times New Roman" w:hAnsi="Georgia" w:cs="Times New Roman"/>
            <w:color w:val="000000"/>
            <w:lang w:eastAsia="en-PH"/>
          </w:rPr>
          <w:t>, etc.</w:t>
        </w:r>
      </w:ins>
      <w:ins w:id="589" w:author="Jade Raposa [2]" w:date="2024-11-06T21:28:00Z" w16du:dateUtc="2024-11-06T13:28:00Z">
        <w:r w:rsidR="005043D8">
          <w:rPr>
            <w:rFonts w:ascii="Georgia" w:eastAsia="Times New Roman" w:hAnsi="Georgia" w:cs="Times New Roman"/>
            <w:color w:val="000000"/>
            <w:lang w:eastAsia="en-PH"/>
          </w:rPr>
          <w:t xml:space="preserve"> </w:t>
        </w:r>
        <w:r w:rsidR="005043D8" w:rsidRPr="005043D8">
          <w:rPr>
            <w:rFonts w:ascii="Georgia" w:eastAsia="Times New Roman" w:hAnsi="Georgia" w:cs="Times New Roman"/>
            <w:color w:val="000000"/>
            <w:lang w:eastAsia="en-PH"/>
          </w:rPr>
          <w:t>The study concluded that teacher-mentors are crucial in developing SHS students' research competency. Their pedagogical skills, including their ability to explain concepts clearly, provide feedback, and offer support, significantly impact students' learning experiences. The findings suggest that effective mentoring can help students overcome their initial apprehension about research and develop the skills and knowledge needed to conduct rigorous research studies</w:t>
        </w:r>
        <w:r w:rsidR="00002065">
          <w:rPr>
            <w:rFonts w:ascii="Georgia" w:eastAsia="Times New Roman" w:hAnsi="Georgia" w:cs="Times New Roman"/>
            <w:color w:val="000000"/>
            <w:lang w:eastAsia="en-PH"/>
          </w:rPr>
          <w:t xml:space="preserve">. </w:t>
        </w:r>
      </w:ins>
      <w:ins w:id="590" w:author="Jade Raposa [2]" w:date="2024-11-06T21:29:00Z" w16du:dateUtc="2024-11-06T13:29:00Z">
        <w:r w:rsidR="00002065">
          <w:rPr>
            <w:rFonts w:ascii="Georgia" w:eastAsia="Times New Roman" w:hAnsi="Georgia" w:cs="Times New Roman"/>
            <w:color w:val="000000"/>
            <w:lang w:eastAsia="en-PH"/>
          </w:rPr>
          <w:t xml:space="preserve">Calo developed an application called </w:t>
        </w:r>
      </w:ins>
      <w:ins w:id="591" w:author="Jade Raposa [2]" w:date="2024-11-06T21:30:00Z" w16du:dateUtc="2024-11-06T13:30:00Z">
        <w:r w:rsidR="00160625">
          <w:rPr>
            <w:rFonts w:ascii="Georgia" w:eastAsia="Times New Roman" w:hAnsi="Georgia" w:cs="Times New Roman"/>
            <w:color w:val="000000"/>
            <w:lang w:eastAsia="en-PH"/>
          </w:rPr>
          <w:t>‘</w:t>
        </w:r>
        <w:r w:rsidR="00160625" w:rsidRPr="00160625">
          <w:rPr>
            <w:rFonts w:ascii="Georgia" w:eastAsia="Times New Roman" w:hAnsi="Georgia" w:cs="Times New Roman"/>
            <w:color w:val="000000"/>
            <w:lang w:eastAsia="en-PH"/>
          </w:rPr>
          <w:t>GrabTutor</w:t>
        </w:r>
        <w:r w:rsidR="00160625">
          <w:rPr>
            <w:rFonts w:ascii="Georgia" w:eastAsia="Times New Roman" w:hAnsi="Georgia" w:cs="Times New Roman"/>
            <w:color w:val="000000"/>
            <w:lang w:eastAsia="en-PH"/>
          </w:rPr>
          <w:t>’</w:t>
        </w:r>
        <w:r w:rsidR="00160625" w:rsidRPr="00160625">
          <w:rPr>
            <w:rFonts w:ascii="Georgia" w:eastAsia="Times New Roman" w:hAnsi="Georgia" w:cs="Times New Roman"/>
            <w:color w:val="000000"/>
            <w:lang w:eastAsia="en-PH"/>
          </w:rPr>
          <w:t>, a web and mobile application designed to facilitate and secure tutor appointments</w:t>
        </w:r>
        <w:r w:rsidR="00160625">
          <w:rPr>
            <w:rFonts w:ascii="Georgia" w:eastAsia="Times New Roman" w:hAnsi="Georgia" w:cs="Times New Roman"/>
            <w:color w:val="000000"/>
            <w:lang w:eastAsia="en-PH"/>
          </w:rPr>
          <w:t xml:space="preserve"> due to </w:t>
        </w:r>
      </w:ins>
      <w:ins w:id="592" w:author="Jade Raposa [2]" w:date="2024-11-06T21:31:00Z" w16du:dateUtc="2024-11-06T13:31:00Z">
        <w:r w:rsidR="00160625" w:rsidRPr="00160625">
          <w:rPr>
            <w:rFonts w:ascii="Georgia" w:eastAsia="Times New Roman" w:hAnsi="Georgia" w:cs="Times New Roman"/>
            <w:color w:val="000000"/>
            <w:lang w:eastAsia="en-PH"/>
          </w:rPr>
          <w:t>the increasing popularity of peer tutoring and the emergence of online platforms to connect tutors and tutees.</w:t>
        </w:r>
        <w:r w:rsidR="004A1659">
          <w:rPr>
            <w:rFonts w:ascii="Georgia" w:eastAsia="Times New Roman" w:hAnsi="Georgia" w:cs="Times New Roman"/>
            <w:color w:val="000000"/>
            <w:lang w:eastAsia="en-PH"/>
          </w:rPr>
          <w:t xml:space="preserve"> </w:t>
        </w:r>
      </w:ins>
      <w:ins w:id="593" w:author="Jade Raposa [2]" w:date="2024-11-06T21:33:00Z" w16du:dateUtc="2024-11-06T13:33:00Z">
        <w:r w:rsidR="00413256" w:rsidRPr="00413256">
          <w:rPr>
            <w:rFonts w:ascii="Georgia" w:eastAsia="Times New Roman" w:hAnsi="Georgia" w:cs="Times New Roman"/>
            <w:color w:val="000000"/>
            <w:lang w:eastAsia="en-PH"/>
          </w:rPr>
          <w:t>The app addressed several limitations of existing tutor appointment systems at the time, including concerns about the limited information about tutors, the safety of students meeting outside of school, and the lack of session monitoring</w:t>
        </w:r>
        <w:r w:rsidR="009B06D4">
          <w:rPr>
            <w:rFonts w:ascii="Georgia" w:eastAsia="Times New Roman" w:hAnsi="Georgia" w:cs="Times New Roman"/>
            <w:color w:val="000000"/>
            <w:lang w:eastAsia="en-PH"/>
          </w:rPr>
          <w:t xml:space="preserve">. </w:t>
        </w:r>
      </w:ins>
      <w:ins w:id="594" w:author="Jade Raposa [2]" w:date="2024-11-06T21:34:00Z" w16du:dateUtc="2024-11-06T13:34:00Z">
        <w:r w:rsidR="00284DE4" w:rsidRPr="00284DE4">
          <w:rPr>
            <w:rFonts w:ascii="Georgia" w:eastAsia="Times New Roman" w:hAnsi="Georgia" w:cs="Times New Roman"/>
            <w:color w:val="000000"/>
            <w:lang w:eastAsia="en-PH"/>
          </w:rPr>
          <w:t>The</w:t>
        </w:r>
      </w:ins>
      <w:ins w:id="595" w:author="Jade Raposa [2]" w:date="2024-11-06T21:35:00Z" w16du:dateUtc="2024-11-06T13:35:00Z">
        <w:r w:rsidR="00284DE4">
          <w:rPr>
            <w:rFonts w:ascii="Georgia" w:eastAsia="Times New Roman" w:hAnsi="Georgia" w:cs="Times New Roman"/>
            <w:color w:val="000000"/>
            <w:lang w:eastAsia="en-PH"/>
          </w:rPr>
          <w:t xml:space="preserve"> app’s features</w:t>
        </w:r>
      </w:ins>
      <w:ins w:id="596" w:author="Jade Raposa [2]" w:date="2024-11-06T21:34:00Z" w16du:dateUtc="2024-11-06T13:34:00Z">
        <w:r w:rsidR="00284DE4" w:rsidRPr="00284DE4">
          <w:rPr>
            <w:rFonts w:ascii="Georgia" w:eastAsia="Times New Roman" w:hAnsi="Georgia" w:cs="Times New Roman"/>
            <w:color w:val="000000"/>
            <w:lang w:eastAsia="en-PH"/>
          </w:rPr>
          <w:t xml:space="preserve"> can be </w:t>
        </w:r>
      </w:ins>
      <w:ins w:id="597" w:author="Jade Raposa [2]" w:date="2024-11-06T21:35:00Z" w16du:dateUtc="2024-11-06T13:35:00Z">
        <w:r w:rsidR="00284DE4">
          <w:rPr>
            <w:rFonts w:ascii="Georgia" w:eastAsia="Times New Roman" w:hAnsi="Georgia" w:cs="Times New Roman"/>
            <w:color w:val="000000"/>
            <w:lang w:eastAsia="en-PH"/>
          </w:rPr>
          <w:t>used</w:t>
        </w:r>
      </w:ins>
      <w:ins w:id="598" w:author="Jade Raposa [2]" w:date="2024-11-06T21:34:00Z" w16du:dateUtc="2024-11-06T13:34:00Z">
        <w:r w:rsidR="00284DE4" w:rsidRPr="00284DE4">
          <w:rPr>
            <w:rFonts w:ascii="Georgia" w:eastAsia="Times New Roman" w:hAnsi="Georgia" w:cs="Times New Roman"/>
            <w:color w:val="000000"/>
            <w:lang w:eastAsia="en-PH"/>
          </w:rPr>
          <w:t xml:space="preserve"> to enhance the</w:t>
        </w:r>
      </w:ins>
      <w:ins w:id="599" w:author="Jade Raposa [2]" w:date="2024-11-06T21:35:00Z" w16du:dateUtc="2024-11-06T13:35:00Z">
        <w:r w:rsidR="00284DE4">
          <w:rPr>
            <w:rFonts w:ascii="Georgia" w:eastAsia="Times New Roman" w:hAnsi="Georgia" w:cs="Times New Roman"/>
            <w:color w:val="000000"/>
            <w:lang w:eastAsia="en-PH"/>
          </w:rPr>
          <w:t xml:space="preserve"> future</w:t>
        </w:r>
      </w:ins>
      <w:ins w:id="600" w:author="Jade Raposa [2]" w:date="2024-11-06T21:34:00Z" w16du:dateUtc="2024-11-06T13:34:00Z">
        <w:r w:rsidR="00284DE4" w:rsidRPr="00284DE4">
          <w:rPr>
            <w:rFonts w:ascii="Georgia" w:eastAsia="Times New Roman" w:hAnsi="Georgia" w:cs="Times New Roman"/>
            <w:color w:val="000000"/>
            <w:lang w:eastAsia="en-PH"/>
          </w:rPr>
          <w:t xml:space="preserve"> development of </w:t>
        </w:r>
      </w:ins>
      <w:ins w:id="601" w:author="Jade Raposa [2]" w:date="2024-11-06T21:35:00Z" w16du:dateUtc="2024-11-06T13:35:00Z">
        <w:r w:rsidR="00284DE4">
          <w:rPr>
            <w:rFonts w:ascii="Georgia" w:eastAsia="Times New Roman" w:hAnsi="Georgia" w:cs="Times New Roman"/>
            <w:color w:val="000000"/>
            <w:lang w:eastAsia="en-PH"/>
          </w:rPr>
          <w:t>mentoring apps</w:t>
        </w:r>
      </w:ins>
      <w:ins w:id="602" w:author="Jade Raposa [2]" w:date="2024-11-06T21:34:00Z" w16du:dateUtc="2024-11-06T13:34:00Z">
        <w:r w:rsidR="00284DE4" w:rsidRPr="00284DE4">
          <w:rPr>
            <w:rFonts w:ascii="Georgia" w:eastAsia="Times New Roman" w:hAnsi="Georgia" w:cs="Times New Roman"/>
            <w:color w:val="000000"/>
            <w:lang w:eastAsia="en-PH"/>
          </w:rPr>
          <w:t xml:space="preserve"> by incorporating features that ensure tutor transparency, student safety, and effective session tracking.</w:t>
        </w:r>
      </w:ins>
      <w:del w:id="603" w:author="Jade Raposa [2]" w:date="2024-11-06T21:27:00Z" w16du:dateUtc="2024-11-06T13:27:00Z">
        <w:r w:rsidRPr="000E1241" w:rsidDel="00ED1230">
          <w:rPr>
            <w:rFonts w:ascii="Georgia" w:eastAsia="Times New Roman" w:hAnsi="Georgia" w:cs="Times New Roman"/>
            <w:color w:val="000000"/>
            <w:lang w:eastAsia="en-PH"/>
          </w:rPr>
          <w:delText xml:space="preserve"> </w:delText>
        </w:r>
      </w:del>
    </w:p>
    <w:p w14:paraId="062BFF13" w14:textId="731F46B5"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w:t>
      </w:r>
      <w:del w:id="604" w:author="Jade Raposa [2]" w:date="2024-11-06T21:48:00Z" w16du:dateUtc="2024-11-06T13:48:00Z">
        <w:r w:rsidRPr="000E1241" w:rsidDel="00D349CA">
          <w:rPr>
            <w:rFonts w:ascii="Georgia" w:eastAsia="Times New Roman" w:hAnsi="Georgia" w:cs="Times New Roman"/>
            <w:color w:val="000000"/>
            <w:lang w:eastAsia="en-PH"/>
          </w:rPr>
          <w:delText>This emphasizes the importance of peer mentoring in diverse educational settings, which Mentor-Shift aims to support.</w:delText>
        </w:r>
      </w:del>
      <w:ins w:id="605" w:author="Jade Raposa [2]" w:date="2024-11-06T21:49:00Z" w16du:dateUtc="2024-11-06T13:49:00Z">
        <w:r w:rsidR="00F23B8A">
          <w:rPr>
            <w:rFonts w:ascii="Georgia" w:eastAsia="Times New Roman" w:hAnsi="Georgia" w:cs="Times New Roman"/>
            <w:color w:val="000000"/>
            <w:lang w:eastAsia="en-PH"/>
          </w:rPr>
          <w:t>The research looke</w:t>
        </w:r>
      </w:ins>
      <w:ins w:id="606" w:author="Jade Raposa [2]" w:date="2024-11-06T21:50:00Z" w16du:dateUtc="2024-11-06T13:50:00Z">
        <w:r w:rsidR="00F23B8A">
          <w:rPr>
            <w:rFonts w:ascii="Georgia" w:eastAsia="Times New Roman" w:hAnsi="Georgia" w:cs="Times New Roman"/>
            <w:color w:val="000000"/>
            <w:lang w:eastAsia="en-PH"/>
          </w:rPr>
          <w:t xml:space="preserve">d at </w:t>
        </w:r>
        <w:r w:rsidR="00F23B8A" w:rsidRPr="00F23B8A">
          <w:rPr>
            <w:rFonts w:ascii="Georgia" w:eastAsia="Times New Roman" w:hAnsi="Georgia" w:cs="Times New Roman"/>
            <w:color w:val="000000"/>
            <w:lang w:eastAsia="en-PH"/>
          </w:rPr>
          <w:t>the mentoring support provided by Filipino cooperating teachers (CTs) from the perspective of their practice teachers (PTs)</w:t>
        </w:r>
        <w:r w:rsidR="006D0271">
          <w:rPr>
            <w:rFonts w:ascii="Georgia" w:eastAsia="Times New Roman" w:hAnsi="Georgia" w:cs="Times New Roman"/>
            <w:color w:val="000000"/>
            <w:lang w:eastAsia="en-PH"/>
          </w:rPr>
          <w:t xml:space="preserve">. </w:t>
        </w:r>
        <w:r w:rsidR="006D0271" w:rsidRPr="006D0271">
          <w:rPr>
            <w:rFonts w:ascii="Georgia" w:eastAsia="Times New Roman" w:hAnsi="Georgia" w:cs="Times New Roman"/>
            <w:color w:val="000000"/>
            <w:lang w:eastAsia="en-PH"/>
          </w:rPr>
          <w:t xml:space="preserve">The researchers used a mixed-method approach, combining quantitative data from a survey using the Mentoring Practices Scale with qualitative </w:t>
        </w:r>
        <w:r w:rsidR="006D0271" w:rsidRPr="006D0271">
          <w:rPr>
            <w:rFonts w:ascii="Georgia" w:eastAsia="Times New Roman" w:hAnsi="Georgia" w:cs="Times New Roman"/>
            <w:color w:val="000000"/>
            <w:lang w:eastAsia="en-PH"/>
          </w:rPr>
          <w:lastRenderedPageBreak/>
          <w:t>data from an analysis of 25 randomly selected PT portfolios.</w:t>
        </w:r>
      </w:ins>
      <w:ins w:id="607" w:author="Jade Raposa [2]" w:date="2024-11-06T21:51:00Z" w16du:dateUtc="2024-11-06T13:51:00Z">
        <w:r w:rsidR="007A4177">
          <w:rPr>
            <w:rFonts w:ascii="Georgia" w:eastAsia="Times New Roman" w:hAnsi="Georgia" w:cs="Times New Roman"/>
            <w:color w:val="000000"/>
            <w:lang w:eastAsia="en-PH"/>
          </w:rPr>
          <w:t xml:space="preserve"> </w:t>
        </w:r>
      </w:ins>
      <w:ins w:id="608" w:author="Jade Raposa [2]" w:date="2024-11-06T21:52:00Z" w16du:dateUtc="2024-11-06T13:52:00Z">
        <w:r w:rsidR="00F34100">
          <w:rPr>
            <w:rFonts w:ascii="Georgia" w:eastAsia="Times New Roman" w:hAnsi="Georgia" w:cs="Times New Roman"/>
            <w:color w:val="000000"/>
            <w:lang w:eastAsia="en-PH"/>
          </w:rPr>
          <w:t xml:space="preserve">It was observed that the </w:t>
        </w:r>
        <w:r w:rsidR="00F34100" w:rsidRPr="00F34100">
          <w:rPr>
            <w:rFonts w:ascii="Georgia" w:eastAsia="Times New Roman" w:hAnsi="Georgia" w:cs="Times New Roman"/>
            <w:color w:val="000000"/>
            <w:lang w:eastAsia="en-PH"/>
          </w:rPr>
          <w:t>CTs provided a very high level of mentoring support across all five components</w:t>
        </w:r>
      </w:ins>
      <w:ins w:id="609" w:author="Jade Raposa [2]" w:date="2024-11-06T21:53:00Z" w16du:dateUtc="2024-11-06T13:53:00Z">
        <w:r w:rsidR="00F34100">
          <w:rPr>
            <w:rFonts w:ascii="Georgia" w:eastAsia="Times New Roman" w:hAnsi="Georgia" w:cs="Times New Roman"/>
            <w:color w:val="000000"/>
            <w:lang w:eastAsia="en-PH"/>
          </w:rPr>
          <w:t>, which are ‘</w:t>
        </w:r>
        <w:r w:rsidR="00F34100" w:rsidRPr="00F34100">
          <w:rPr>
            <w:rFonts w:ascii="Georgia" w:eastAsia="Times New Roman" w:hAnsi="Georgia" w:cs="Times New Roman"/>
            <w:color w:val="000000"/>
            <w:lang w:eastAsia="en-PH"/>
          </w:rPr>
          <w:t xml:space="preserve">Personal </w:t>
        </w:r>
        <w:r w:rsidR="00F34100">
          <w:rPr>
            <w:rFonts w:ascii="Georgia" w:eastAsia="Times New Roman" w:hAnsi="Georgia" w:cs="Times New Roman"/>
            <w:color w:val="000000"/>
            <w:lang w:eastAsia="en-PH"/>
          </w:rPr>
          <w:t>S</w:t>
        </w:r>
        <w:r w:rsidR="00F34100" w:rsidRPr="00F34100">
          <w:rPr>
            <w:rFonts w:ascii="Georgia" w:eastAsia="Times New Roman" w:hAnsi="Georgia" w:cs="Times New Roman"/>
            <w:color w:val="000000"/>
            <w:lang w:eastAsia="en-PH"/>
          </w:rPr>
          <w:t>upport</w:t>
        </w:r>
        <w:r w:rsidR="00F34100">
          <w:rPr>
            <w:rFonts w:ascii="Georgia" w:eastAsia="Times New Roman" w:hAnsi="Georgia" w:cs="Times New Roman"/>
            <w:color w:val="000000"/>
            <w:lang w:eastAsia="en-PH"/>
          </w:rPr>
          <w:t>’, ‘Career Support’, ‘</w:t>
        </w:r>
        <w:r w:rsidR="00F34100" w:rsidRPr="00F34100">
          <w:rPr>
            <w:rFonts w:ascii="Georgia" w:eastAsia="Times New Roman" w:hAnsi="Georgia" w:cs="Times New Roman"/>
            <w:color w:val="000000"/>
            <w:lang w:eastAsia="en-PH"/>
          </w:rPr>
          <w:t xml:space="preserve">Professional </w:t>
        </w:r>
        <w:r w:rsidR="00F34100" w:rsidRPr="00F34100">
          <w:rPr>
            <w:rFonts w:ascii="Georgia" w:eastAsia="Times New Roman" w:hAnsi="Georgia" w:cs="Times New Roman"/>
            <w:color w:val="000000"/>
            <w:lang w:eastAsia="en-PH"/>
          </w:rPr>
          <w:t>Knowledge Support</w:t>
        </w:r>
        <w:r w:rsidR="00F34100">
          <w:rPr>
            <w:rFonts w:ascii="Georgia" w:eastAsia="Times New Roman" w:hAnsi="Georgia" w:cs="Times New Roman"/>
            <w:color w:val="000000"/>
            <w:lang w:eastAsia="en-PH"/>
          </w:rPr>
          <w:t>’, ‘</w:t>
        </w:r>
      </w:ins>
      <w:ins w:id="610" w:author="Jade Raposa [2]" w:date="2024-11-06T21:54:00Z" w16du:dateUtc="2024-11-06T13:54:00Z">
        <w:r w:rsidR="00F34100" w:rsidRPr="00F34100">
          <w:rPr>
            <w:rFonts w:ascii="Georgia" w:eastAsia="Times New Roman" w:hAnsi="Georgia" w:cs="Times New Roman"/>
            <w:color w:val="000000"/>
            <w:lang w:eastAsia="en-PH"/>
          </w:rPr>
          <w:t xml:space="preserve">Instructional </w:t>
        </w:r>
        <w:r w:rsidR="00F34100" w:rsidRPr="00F34100">
          <w:rPr>
            <w:rFonts w:ascii="Georgia" w:eastAsia="Times New Roman" w:hAnsi="Georgia" w:cs="Times New Roman"/>
            <w:color w:val="000000"/>
            <w:lang w:eastAsia="en-PH"/>
          </w:rPr>
          <w:t>Process Support</w:t>
        </w:r>
      </w:ins>
      <w:ins w:id="611" w:author="Jade Raposa [2]" w:date="2024-11-06T21:53:00Z" w16du:dateUtc="2024-11-06T13:53:00Z">
        <w:r w:rsidR="00F34100">
          <w:rPr>
            <w:rFonts w:ascii="Georgia" w:eastAsia="Times New Roman" w:hAnsi="Georgia" w:cs="Times New Roman"/>
            <w:color w:val="000000"/>
            <w:lang w:eastAsia="en-PH"/>
          </w:rPr>
          <w:t>’</w:t>
        </w:r>
      </w:ins>
      <w:ins w:id="612" w:author="Jade Raposa [2]" w:date="2024-11-06T21:54:00Z" w16du:dateUtc="2024-11-06T13:54:00Z">
        <w:r w:rsidR="00F34100">
          <w:rPr>
            <w:rFonts w:ascii="Georgia" w:eastAsia="Times New Roman" w:hAnsi="Georgia" w:cs="Times New Roman"/>
            <w:color w:val="000000"/>
            <w:lang w:eastAsia="en-PH"/>
          </w:rPr>
          <w:t>, and ‘</w:t>
        </w:r>
        <w:r w:rsidR="00F0226B" w:rsidRPr="00F0226B">
          <w:rPr>
            <w:rFonts w:ascii="Georgia" w:eastAsia="Times New Roman" w:hAnsi="Georgia" w:cs="Times New Roman"/>
            <w:color w:val="000000"/>
            <w:lang w:eastAsia="en-PH"/>
          </w:rPr>
          <w:t xml:space="preserve">Role </w:t>
        </w:r>
        <w:r w:rsidR="00F0226B" w:rsidRPr="00F0226B">
          <w:rPr>
            <w:rFonts w:ascii="Georgia" w:eastAsia="Times New Roman" w:hAnsi="Georgia" w:cs="Times New Roman"/>
            <w:color w:val="000000"/>
            <w:lang w:eastAsia="en-PH"/>
          </w:rPr>
          <w:t>Modelling Support</w:t>
        </w:r>
        <w:r w:rsidR="00F34100">
          <w:rPr>
            <w:rFonts w:ascii="Georgia" w:eastAsia="Times New Roman" w:hAnsi="Georgia" w:cs="Times New Roman"/>
            <w:color w:val="000000"/>
            <w:lang w:eastAsia="en-PH"/>
          </w:rPr>
          <w:t>’</w:t>
        </w:r>
        <w:r w:rsidR="00F0226B">
          <w:rPr>
            <w:rFonts w:ascii="Georgia" w:eastAsia="Times New Roman" w:hAnsi="Georgia" w:cs="Times New Roman"/>
            <w:color w:val="000000"/>
            <w:lang w:eastAsia="en-PH"/>
          </w:rPr>
          <w:t>.</w:t>
        </w:r>
      </w:ins>
      <w:ins w:id="613" w:author="Jade Raposa [2]" w:date="2024-11-06T21:55:00Z" w16du:dateUtc="2024-11-06T13:55:00Z">
        <w:r w:rsidR="00F0226B">
          <w:rPr>
            <w:rFonts w:ascii="Georgia" w:eastAsia="Times New Roman" w:hAnsi="Georgia" w:cs="Times New Roman"/>
            <w:color w:val="000000"/>
            <w:lang w:eastAsia="en-PH"/>
          </w:rPr>
          <w:t xml:space="preserve"> The study suggests that mentoring is crucial for a quality practice teaching experience</w:t>
        </w:r>
      </w:ins>
      <w:ins w:id="614" w:author="Jade Raposa [2]" w:date="2024-11-06T21:56:00Z" w16du:dateUtc="2024-11-06T13:56:00Z">
        <w:r w:rsidR="009166E7">
          <w:rPr>
            <w:rFonts w:ascii="Georgia" w:eastAsia="Times New Roman" w:hAnsi="Georgia" w:cs="Times New Roman"/>
            <w:color w:val="000000"/>
            <w:lang w:eastAsia="en-PH"/>
          </w:rPr>
          <w:t xml:space="preserve"> due to t</w:t>
        </w:r>
        <w:r w:rsidR="009166E7" w:rsidRPr="009166E7">
          <w:rPr>
            <w:rFonts w:ascii="Georgia" w:eastAsia="Times New Roman" w:hAnsi="Georgia" w:cs="Times New Roman"/>
            <w:color w:val="000000"/>
            <w:lang w:eastAsia="en-PH"/>
          </w:rPr>
          <w:t>he high levels of mentoring support observed indicate</w:t>
        </w:r>
        <w:r w:rsidR="009166E7">
          <w:rPr>
            <w:rFonts w:ascii="Georgia" w:eastAsia="Times New Roman" w:hAnsi="Georgia" w:cs="Times New Roman"/>
            <w:color w:val="000000"/>
            <w:lang w:eastAsia="en-PH"/>
          </w:rPr>
          <w:t>d</w:t>
        </w:r>
        <w:r w:rsidR="009166E7" w:rsidRPr="009166E7">
          <w:rPr>
            <w:rFonts w:ascii="Georgia" w:eastAsia="Times New Roman" w:hAnsi="Georgia" w:cs="Times New Roman"/>
            <w:color w:val="000000"/>
            <w:lang w:eastAsia="en-PH"/>
          </w:rPr>
          <w:t xml:space="preserve"> that CTs are effectively supporting </w:t>
        </w:r>
        <w:proofErr w:type="spellStart"/>
        <w:r w:rsidR="009166E7" w:rsidRPr="009166E7">
          <w:rPr>
            <w:rFonts w:ascii="Georgia" w:eastAsia="Times New Roman" w:hAnsi="Georgia" w:cs="Times New Roman"/>
            <w:color w:val="000000"/>
            <w:lang w:eastAsia="en-PH"/>
          </w:rPr>
          <w:t>PTs'</w:t>
        </w:r>
        <w:proofErr w:type="spellEnd"/>
        <w:r w:rsidR="009166E7" w:rsidRPr="009166E7">
          <w:rPr>
            <w:rFonts w:ascii="Georgia" w:eastAsia="Times New Roman" w:hAnsi="Georgia" w:cs="Times New Roman"/>
            <w:color w:val="000000"/>
            <w:lang w:eastAsia="en-PH"/>
          </w:rPr>
          <w:t xml:space="preserve"> personal and professional developmen</w:t>
        </w:r>
        <w:r w:rsidR="009166E7">
          <w:rPr>
            <w:rFonts w:ascii="Georgia" w:eastAsia="Times New Roman" w:hAnsi="Georgia" w:cs="Times New Roman"/>
            <w:color w:val="000000"/>
            <w:lang w:eastAsia="en-PH"/>
          </w:rPr>
          <w:t xml:space="preserve">t. </w:t>
        </w:r>
      </w:ins>
      <w:ins w:id="615" w:author="Jade Raposa [2]" w:date="2024-11-06T21:57:00Z" w16du:dateUtc="2024-11-06T13:57:00Z">
        <w:r w:rsidR="00C145E5">
          <w:rPr>
            <w:rFonts w:ascii="Georgia" w:eastAsia="Times New Roman" w:hAnsi="Georgia" w:cs="Times New Roman"/>
            <w:color w:val="000000"/>
            <w:lang w:eastAsia="en-PH"/>
          </w:rPr>
          <w:t xml:space="preserve">Future endeavors regarding practice teaching </w:t>
        </w:r>
        <w:r w:rsidR="00C145E5" w:rsidRPr="00C145E5">
          <w:rPr>
            <w:rFonts w:ascii="Georgia" w:eastAsia="Times New Roman" w:hAnsi="Georgia" w:cs="Times New Roman"/>
            <w:color w:val="000000"/>
            <w:lang w:eastAsia="en-PH"/>
          </w:rPr>
          <w:t>recommends strengthening mentoring activities in teacher preparation programs by using the Mentoring Practices Scale to identify areas for improvement</w:t>
        </w:r>
      </w:ins>
      <w:ins w:id="616" w:author="Jade Raposa [2]" w:date="2024-11-06T21:58:00Z" w16du:dateUtc="2024-11-06T13:58:00Z">
        <w:r w:rsidR="00545FF1">
          <w:rPr>
            <w:rFonts w:ascii="Georgia" w:eastAsia="Times New Roman" w:hAnsi="Georgia" w:cs="Times New Roman"/>
            <w:color w:val="000000"/>
            <w:lang w:eastAsia="en-PH"/>
          </w:rPr>
          <w:t xml:space="preserve"> </w:t>
        </w:r>
      </w:ins>
      <w:ins w:id="617" w:author="Jade Raposa [2]" w:date="2024-11-06T22:12:00Z" w16du:dateUtc="2024-11-06T14:12:00Z">
        <w:r w:rsidR="00A00006">
          <w:rPr>
            <w:rFonts w:ascii="Georgia" w:eastAsia="Times New Roman" w:hAnsi="Georgia" w:cs="Times New Roman"/>
            <w:color w:val="000000"/>
            <w:lang w:eastAsia="en-PH"/>
          </w:rPr>
          <w:t>and</w:t>
        </w:r>
      </w:ins>
      <w:ins w:id="618" w:author="Jade Raposa [2]" w:date="2024-11-06T21:58:00Z" w16du:dateUtc="2024-11-06T13:58:00Z">
        <w:r w:rsidR="00545FF1" w:rsidRPr="00545FF1">
          <w:rPr>
            <w:rFonts w:ascii="Georgia" w:eastAsia="Times New Roman" w:hAnsi="Georgia" w:cs="Times New Roman"/>
            <w:color w:val="000000"/>
            <w:lang w:eastAsia="en-PH"/>
          </w:rPr>
          <w:t xml:space="preserve"> suggests further research into the effectiveness of the mentor-mentee relationship on </w:t>
        </w:r>
        <w:proofErr w:type="spellStart"/>
        <w:r w:rsidR="00545FF1" w:rsidRPr="00545FF1">
          <w:rPr>
            <w:rFonts w:ascii="Georgia" w:eastAsia="Times New Roman" w:hAnsi="Georgia" w:cs="Times New Roman"/>
            <w:color w:val="000000"/>
            <w:lang w:eastAsia="en-PH"/>
          </w:rPr>
          <w:t>PTs'</w:t>
        </w:r>
        <w:proofErr w:type="spellEnd"/>
        <w:r w:rsidR="00545FF1" w:rsidRPr="00545FF1">
          <w:rPr>
            <w:rFonts w:ascii="Georgia" w:eastAsia="Times New Roman" w:hAnsi="Georgia" w:cs="Times New Roman"/>
            <w:color w:val="000000"/>
            <w:lang w:eastAsia="en-PH"/>
          </w:rPr>
          <w:t xml:space="preserve"> instructional performance, considering relevant demographic and academic variables.</w:t>
        </w:r>
      </w:ins>
    </w:p>
    <w:p w14:paraId="527737FF" w14:textId="61FD89F7"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Torres (2022) addresses the need for mobile solutions for accessing tutoring services, emphasizing the importance of reliable tutor-parent connections. </w:t>
      </w:r>
      <w:del w:id="619" w:author="Jade Raposa [2]" w:date="2024-11-06T22:01:00Z" w16du:dateUtc="2024-11-06T14:01:00Z">
        <w:r w:rsidRPr="000E1241" w:rsidDel="00E4247E">
          <w:rPr>
            <w:rFonts w:ascii="Georgia" w:eastAsia="Times New Roman" w:hAnsi="Georgia" w:cs="Times New Roman"/>
            <w:color w:val="000000"/>
            <w:lang w:eastAsia="en-PH"/>
          </w:rPr>
          <w:delText>This aligns with Mentor-Shift's objective to provide a reliable and accessible mobile platform for tutoring and mentoring.</w:delText>
        </w:r>
      </w:del>
      <w:ins w:id="620" w:author="Jade Raposa [2]" w:date="2024-11-06T22:02:00Z" w16du:dateUtc="2024-11-06T14:02:00Z">
        <w:r w:rsidR="00E4247E">
          <w:rPr>
            <w:rFonts w:ascii="Georgia" w:eastAsia="Times New Roman" w:hAnsi="Georgia" w:cs="Times New Roman"/>
            <w:color w:val="000000"/>
            <w:lang w:eastAsia="en-PH"/>
          </w:rPr>
          <w:t xml:space="preserve">They developed a mobile app called ‘Grab A Tutor’ that is </w:t>
        </w:r>
      </w:ins>
      <w:ins w:id="621" w:author="Jade Raposa [2]" w:date="2024-11-06T22:03:00Z" w16du:dateUtc="2024-11-06T14:03:00Z">
        <w:r w:rsidR="00E4247E" w:rsidRPr="00E4247E">
          <w:rPr>
            <w:rFonts w:ascii="Georgia" w:eastAsia="Times New Roman" w:hAnsi="Georgia" w:cs="Times New Roman"/>
            <w:color w:val="000000"/>
            <w:lang w:eastAsia="en-PH"/>
          </w:rPr>
          <w:t>designed to connect parents and guardians with reliable tutors for their children.</w:t>
        </w:r>
        <w:r w:rsidR="000B1AEE">
          <w:rPr>
            <w:rFonts w:ascii="Georgia" w:eastAsia="Times New Roman" w:hAnsi="Georgia" w:cs="Times New Roman"/>
            <w:color w:val="000000"/>
            <w:lang w:eastAsia="en-PH"/>
          </w:rPr>
          <w:t xml:space="preserve"> </w:t>
        </w:r>
      </w:ins>
      <w:ins w:id="622" w:author="Jade Raposa [2]" w:date="2024-11-06T22:04:00Z" w16du:dateUtc="2024-11-06T14:04:00Z">
        <w:r w:rsidR="001E5A11" w:rsidRPr="001E5A11">
          <w:rPr>
            <w:rFonts w:ascii="Georgia" w:eastAsia="Times New Roman" w:hAnsi="Georgia" w:cs="Times New Roman"/>
            <w:color w:val="000000"/>
            <w:lang w:eastAsia="en-PH"/>
          </w:rPr>
          <w:t>The app allows parents to easily search for tutors based on learning areas, school age or level, and location. It provides detailed information about each tutor, including their credentials, experience, and performance records, allowing parents to make informed decisions.</w:t>
        </w:r>
        <w:r w:rsidR="001E5A11">
          <w:rPr>
            <w:rFonts w:ascii="Georgia" w:eastAsia="Times New Roman" w:hAnsi="Georgia" w:cs="Times New Roman"/>
            <w:color w:val="000000"/>
            <w:lang w:eastAsia="en-PH"/>
          </w:rPr>
          <w:t xml:space="preserve"> </w:t>
        </w:r>
      </w:ins>
      <w:ins w:id="623" w:author="Jade Raposa [2]" w:date="2024-11-06T22:05:00Z" w16du:dateUtc="2024-11-06T14:05:00Z">
        <w:r w:rsidR="00362364">
          <w:rPr>
            <w:rFonts w:ascii="Georgia" w:eastAsia="Times New Roman" w:hAnsi="Georgia" w:cs="Times New Roman"/>
            <w:color w:val="000000"/>
            <w:lang w:eastAsia="en-PH"/>
          </w:rPr>
          <w:t xml:space="preserve">It successfully </w:t>
        </w:r>
        <w:r w:rsidR="00362364" w:rsidRPr="00362364">
          <w:rPr>
            <w:rFonts w:ascii="Georgia" w:eastAsia="Times New Roman" w:hAnsi="Georgia" w:cs="Times New Roman"/>
            <w:color w:val="000000"/>
            <w:lang w:eastAsia="en-PH"/>
          </w:rPr>
          <w:t>demonstrates the potential of mobile technology to address real-world problems in education</w:t>
        </w:r>
      </w:ins>
      <w:ins w:id="624" w:author="Jade Raposa [2]" w:date="2024-11-06T22:07:00Z" w16du:dateUtc="2024-11-06T14:07:00Z">
        <w:r w:rsidR="001418E8">
          <w:rPr>
            <w:rFonts w:ascii="Georgia" w:eastAsia="Times New Roman" w:hAnsi="Georgia" w:cs="Times New Roman"/>
            <w:color w:val="000000"/>
            <w:lang w:eastAsia="en-PH"/>
          </w:rPr>
          <w:t>.</w:t>
        </w:r>
      </w:ins>
      <w:ins w:id="625" w:author="Jade Raposa [2]" w:date="2024-11-06T22:06:00Z" w16du:dateUtc="2024-11-06T14:06:00Z">
        <w:r w:rsidR="00362364">
          <w:rPr>
            <w:rFonts w:ascii="Georgia" w:eastAsia="Times New Roman" w:hAnsi="Georgia" w:cs="Times New Roman"/>
            <w:color w:val="000000"/>
            <w:lang w:eastAsia="en-PH"/>
          </w:rPr>
          <w:t xml:space="preserve"> </w:t>
        </w:r>
      </w:ins>
      <w:ins w:id="626" w:author="Jade Raposa [2]" w:date="2024-11-06T22:07:00Z" w16du:dateUtc="2024-11-06T14:07:00Z">
        <w:r w:rsidR="001418E8">
          <w:rPr>
            <w:rFonts w:ascii="Georgia" w:eastAsia="Times New Roman" w:hAnsi="Georgia" w:cs="Times New Roman"/>
            <w:color w:val="000000"/>
            <w:lang w:eastAsia="en-PH"/>
          </w:rPr>
          <w:t>B</w:t>
        </w:r>
      </w:ins>
      <w:ins w:id="627" w:author="Jade Raposa [2]" w:date="2024-11-06T22:06:00Z" w16du:dateUtc="2024-11-06T14:06:00Z">
        <w:r w:rsidR="00362364">
          <w:rPr>
            <w:rFonts w:ascii="Georgia" w:eastAsia="Times New Roman" w:hAnsi="Georgia" w:cs="Times New Roman"/>
            <w:color w:val="000000"/>
            <w:lang w:eastAsia="en-PH"/>
          </w:rPr>
          <w:t>y l</w:t>
        </w:r>
      </w:ins>
      <w:ins w:id="628" w:author="Jade Raposa [2]" w:date="2024-11-06T22:05:00Z" w16du:dateUtc="2024-11-06T14:05:00Z">
        <w:r w:rsidR="00362364" w:rsidRPr="00362364">
          <w:rPr>
            <w:rFonts w:ascii="Georgia" w:eastAsia="Times New Roman" w:hAnsi="Georgia" w:cs="Times New Roman"/>
            <w:color w:val="000000"/>
            <w:lang w:eastAsia="en-PH"/>
          </w:rPr>
          <w:t>everaging the accessibility and convenience of mobile apps, parents can now more easily find qualified and reliable tutors for their children.</w:t>
        </w:r>
      </w:ins>
      <w:ins w:id="629" w:author="Jade Raposa [2]" w:date="2024-11-06T22:06:00Z" w16du:dateUtc="2024-11-06T14:06:00Z">
        <w:r w:rsidR="008220C5">
          <w:rPr>
            <w:rFonts w:ascii="Georgia" w:eastAsia="Times New Roman" w:hAnsi="Georgia" w:cs="Times New Roman"/>
            <w:color w:val="000000"/>
            <w:lang w:eastAsia="en-PH"/>
          </w:rPr>
          <w:t xml:space="preserve"> This app </w:t>
        </w:r>
      </w:ins>
      <w:ins w:id="630" w:author="Jade Raposa [2]" w:date="2024-11-06T22:07:00Z" w16du:dateUtc="2024-11-06T14:07:00Z">
        <w:r w:rsidR="008220C5" w:rsidRPr="008220C5">
          <w:rPr>
            <w:rFonts w:ascii="Georgia" w:eastAsia="Times New Roman" w:hAnsi="Georgia" w:cs="Times New Roman"/>
            <w:color w:val="000000"/>
            <w:lang w:eastAsia="en-PH"/>
          </w:rPr>
          <w:t>contributes to the growing body of research on the use of technology to support education</w:t>
        </w:r>
        <w:r w:rsidR="001418E8">
          <w:rPr>
            <w:rFonts w:ascii="Georgia" w:eastAsia="Times New Roman" w:hAnsi="Georgia" w:cs="Times New Roman"/>
            <w:color w:val="000000"/>
            <w:lang w:eastAsia="en-PH"/>
          </w:rPr>
          <w:t xml:space="preserve"> especially focusing on ubiquitous learning due to its </w:t>
        </w:r>
      </w:ins>
      <w:ins w:id="631" w:author="Jade Raposa [2]" w:date="2024-11-06T22:08:00Z" w16du:dateUtc="2024-11-06T14:08:00Z">
        <w:r w:rsidR="001418E8">
          <w:rPr>
            <w:rFonts w:ascii="Georgia" w:eastAsia="Times New Roman" w:hAnsi="Georgia" w:cs="Times New Roman"/>
            <w:color w:val="000000"/>
            <w:lang w:eastAsia="en-PH"/>
          </w:rPr>
          <w:t>portability.</w:t>
        </w:r>
      </w:ins>
    </w:p>
    <w:p w14:paraId="27662C5D" w14:textId="692438EB" w:rsidR="008F456D" w:rsidDel="00995F2F" w:rsidRDefault="008A77C2" w:rsidP="00995F2F">
      <w:pPr>
        <w:spacing w:before="240" w:line="480" w:lineRule="auto"/>
        <w:ind w:firstLine="720"/>
        <w:jc w:val="both"/>
        <w:rPr>
          <w:del w:id="632" w:author="Jade Raposa [2]" w:date="2024-11-06T22:10:00Z" w16du:dateUtc="2024-11-06T14:10:00Z"/>
          <w:rFonts w:ascii="Georgia" w:eastAsia="Times New Roman" w:hAnsi="Georgia" w:cs="Times New Roman"/>
          <w:color w:val="000000"/>
          <w:lang w:eastAsia="en-PH"/>
        </w:rPr>
        <w:pPrChange w:id="633" w:author="Jade Raposa [2]" w:date="2024-11-06T22:11:00Z" w16du:dateUtc="2024-11-06T14:11:00Z">
          <w:pPr>
            <w:spacing w:before="240" w:after="0" w:line="480" w:lineRule="auto"/>
            <w:ind w:firstLine="720"/>
            <w:jc w:val="both"/>
          </w:pPr>
        </w:pPrChange>
      </w:pPr>
      <w:ins w:id="634" w:author="Jade Raposa [2]" w:date="2024-11-06T22:14:00Z" w16du:dateUtc="2024-11-06T14:14:00Z">
        <w:r w:rsidRPr="008A77C2">
          <w:rPr>
            <w:rFonts w:ascii="Georgia" w:eastAsia="Times New Roman" w:hAnsi="Georgia" w:cs="Times New Roman"/>
            <w:color w:val="000000"/>
            <w:lang w:eastAsia="en-PH"/>
          </w:rPr>
          <w:t xml:space="preserve">These studies indicate the impact of mentoring, tutoring, and peer tutoring on personal and academic development. Mentorship programs provide invaluable guidance that fosters positive mentor-mentee relationships that enhance academic performance and career development. Tutoring systems offer personalized learning experiences that improve reading performance, research skills, and subject proficiency. Peer tutoring promotes collaborative </w:t>
        </w:r>
        <w:r w:rsidRPr="008A77C2">
          <w:rPr>
            <w:rFonts w:ascii="Georgia" w:eastAsia="Times New Roman" w:hAnsi="Georgia" w:cs="Times New Roman"/>
            <w:color w:val="000000"/>
            <w:lang w:eastAsia="en-PH"/>
          </w:rPr>
          <w:lastRenderedPageBreak/>
          <w:t>learning, mutual empowerment, and academic achievement, creating a supportive environment for knowledge sharing and confidence building. Collectively, these types support the individual, improve learning outputs, and enrich experiences related to education in a broad multitude of areas.</w:t>
        </w:r>
      </w:ins>
      <w:del w:id="635" w:author="Jade Raposa [2]" w:date="2024-11-06T22:10:00Z" w16du:dateUtc="2024-11-06T14:10:00Z">
        <w:r w:rsidR="000E1241" w:rsidRPr="000E1241" w:rsidDel="00995F2F">
          <w:rPr>
            <w:rFonts w:ascii="Georgia" w:eastAsia="Times New Roman" w:hAnsi="Georgia" w:cs="Times New Roman"/>
            <w:color w:val="000000"/>
            <w:lang w:eastAsia="en-PH"/>
          </w:rPr>
          <w:delTex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delText>
        </w:r>
      </w:del>
    </w:p>
    <w:p w14:paraId="158122BB" w14:textId="77777777" w:rsidR="00995F2F" w:rsidRDefault="00995F2F" w:rsidP="00995F2F">
      <w:pPr>
        <w:shd w:val="clear" w:color="auto" w:fill="FFFFFF"/>
        <w:spacing w:line="480" w:lineRule="auto"/>
        <w:ind w:firstLine="720"/>
        <w:jc w:val="both"/>
        <w:rPr>
          <w:ins w:id="636" w:author="Jade Raposa [2]" w:date="2024-11-06T22:10:00Z" w16du:dateUtc="2024-11-06T14:10:00Z"/>
          <w:rFonts w:ascii="Georgia" w:eastAsia="Times New Roman" w:hAnsi="Georgia" w:cs="Times New Roman"/>
          <w:lang w:eastAsia="en-PH"/>
        </w:rPr>
        <w:pPrChange w:id="637" w:author="Jade Raposa [2]" w:date="2024-11-06T22:11:00Z" w16du:dateUtc="2024-11-06T14:11:00Z">
          <w:pPr>
            <w:shd w:val="clear" w:color="auto" w:fill="FFFFFF"/>
            <w:spacing w:after="0" w:line="480" w:lineRule="auto"/>
            <w:ind w:firstLine="720"/>
            <w:jc w:val="both"/>
          </w:pPr>
        </w:pPrChange>
      </w:pPr>
    </w:p>
    <w:p w14:paraId="6E96D678" w14:textId="0725ED70" w:rsidR="00531FCC" w:rsidRDefault="00B26340" w:rsidP="00995F2F">
      <w:pPr>
        <w:spacing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Change w:id="670" w:author="Jade Raposa [2]" w:date="2024-11-06T22:11:00Z" w16du:dateUtc="2024-11-06T14:11:00Z">
          <w:pPr>
            <w:spacing w:before="240" w:after="0" w:line="480" w:lineRule="auto"/>
            <w:ind w:firstLine="720"/>
            <w:jc w:val="both"/>
          </w:pPr>
        </w:pPrChange>
      </w:pPr>
      <w:ins w:id="671" w:author="Jade Raposa [2]" w:date="2024-11-06T22:15:00Z" w16du:dateUtc="2024-11-06T14:15:00Z">
        <w:r w:rsidRPr="00B26340">
          <w:rPr>
            <w:rFonts w:ascii="Georgia" w:eastAsia="Times New Roman" w:hAnsi="Georgia" w:cs="Times New Roman"/>
            <w:color w:val="000000"/>
            <w:lang w:eastAsia="en-PH"/>
          </w:rPr>
          <w:t>All</w:t>
        </w:r>
        <w:r w:rsidRPr="00B26340">
          <w:rPr>
            <w:rFonts w:ascii="Georgia" w:eastAsia="Times New Roman" w:hAnsi="Georgia" w:cs="Times New Roman"/>
            <w:color w:val="000000"/>
            <w:lang w:eastAsia="en-PH"/>
          </w:rPr>
          <w:t xml:space="preserve"> </w:t>
        </w:r>
      </w:ins>
      <w:ins w:id="672" w:author="Jade Raposa [2]" w:date="2024-11-06T22:23:00Z" w16du:dateUtc="2024-11-06T14:23:00Z">
        <w:r w:rsidR="006C204B">
          <w:rPr>
            <w:rFonts w:ascii="Georgia" w:eastAsia="Times New Roman" w:hAnsi="Georgia" w:cs="Times New Roman"/>
            <w:color w:val="000000"/>
            <w:lang w:eastAsia="en-PH"/>
          </w:rPr>
          <w:t xml:space="preserve">these </w:t>
        </w:r>
        <w:r w:rsidR="006C204B" w:rsidRPr="00B26340">
          <w:rPr>
            <w:rFonts w:ascii="Georgia" w:eastAsia="Times New Roman" w:hAnsi="Georgia" w:cs="Times New Roman"/>
            <w:color w:val="000000"/>
            <w:lang w:eastAsia="en-PH"/>
          </w:rPr>
          <w:t>studies</w:t>
        </w:r>
      </w:ins>
      <w:ins w:id="673" w:author="Jade Raposa [2]" w:date="2024-11-06T22:15:00Z" w16du:dateUtc="2024-11-06T14:15:00Z">
        <w:r w:rsidRPr="00B26340">
          <w:rPr>
            <w:rFonts w:ascii="Georgia" w:eastAsia="Times New Roman" w:hAnsi="Georgia" w:cs="Times New Roman"/>
            <w:color w:val="000000"/>
            <w:lang w:eastAsia="en-PH"/>
          </w:rPr>
          <w:t xml:space="preserve"> draw collective insights regarding the potential of personalized learning, e-learning, mobile learning, and different kinds of mentoring to transform the process of education towards better outcomes. They share common features, namely flexibility in learning access, technological use, cross-disciplinary collaboration, and instruction customized to </w:t>
        </w:r>
        <w:r w:rsidRPr="00B26340">
          <w:rPr>
            <w:rFonts w:ascii="Georgia" w:eastAsia="Times New Roman" w:hAnsi="Georgia" w:cs="Times New Roman"/>
            <w:color w:val="000000"/>
            <w:lang w:eastAsia="en-PH"/>
          </w:rPr>
          <w:t>everyone’s</w:t>
        </w:r>
        <w:r w:rsidRPr="00B26340">
          <w:rPr>
            <w:rFonts w:ascii="Georgia" w:eastAsia="Times New Roman" w:hAnsi="Georgia" w:cs="Times New Roman"/>
            <w:color w:val="000000"/>
            <w:lang w:eastAsia="en-PH"/>
          </w:rPr>
          <w:t xml:space="preserve"> needs. The studies highlighted the importance of effective instructional design, learning analytics, and mobile strategies in maximizing the benefits of these educational methods. </w:t>
        </w:r>
      </w:ins>
      <w:ins w:id="674" w:author="Jade Raposa [2]" w:date="2024-11-06T22:18:00Z" w16du:dateUtc="2024-11-06T14:18:00Z">
        <w:r w:rsidR="00914956" w:rsidRPr="00914956">
          <w:rPr>
            <w:rFonts w:ascii="Georgia" w:eastAsia="Times New Roman" w:hAnsi="Georgia" w:cs="Times New Roman"/>
            <w:color w:val="000000"/>
            <w:lang w:eastAsia="en-PH"/>
          </w:rPr>
          <w:t xml:space="preserve">In addition, </w:t>
        </w:r>
      </w:ins>
      <w:ins w:id="675" w:author="Jade Raposa [2]" w:date="2024-11-06T22:28:00Z" w16du:dateUtc="2024-11-06T14:28:00Z">
        <w:r w:rsidR="001367BF" w:rsidRPr="001367BF">
          <w:rPr>
            <w:rFonts w:ascii="Georgia" w:eastAsia="Times New Roman" w:hAnsi="Georgia" w:cs="Times New Roman"/>
            <w:color w:val="000000"/>
            <w:lang w:eastAsia="en-PH"/>
          </w:rPr>
          <w:t>the study found that receiving peer, tutor, or mentorship has greatly benefited one's academic and personal development as well as relationships, teamwork, and connection.</w:t>
        </w:r>
      </w:ins>
      <w:del w:id="676" w:author="Jade Raposa [2]" w:date="2024-11-06T22:15:00Z" w16du:dateUtc="2024-11-06T14:15:00Z">
        <w:r w:rsidR="00531FCC" w:rsidRPr="00531FCC" w:rsidDel="00B26340">
          <w:rPr>
            <w:rFonts w:ascii="Georgia" w:eastAsia="Times New Roman" w:hAnsi="Georgia" w:cs="Times New Roman"/>
            <w:color w:val="000000"/>
            <w:lang w:eastAsia="en-PH"/>
          </w:rPr>
          <w:delText xml:space="preserve">The collective insights from these studies </w:delText>
        </w:r>
        <w:r w:rsidR="00A93238" w:rsidDel="00B26340">
          <w:rPr>
            <w:rFonts w:ascii="Georgia" w:eastAsia="Times New Roman" w:hAnsi="Georgia" w:cs="Times New Roman"/>
            <w:color w:val="000000"/>
            <w:lang w:eastAsia="en-PH"/>
          </w:rPr>
          <w:delText xml:space="preserve">emphasize </w:delText>
        </w:r>
        <w:r w:rsidR="00531FCC" w:rsidRPr="00531FCC" w:rsidDel="00B26340">
          <w:rPr>
            <w:rFonts w:ascii="Georgia" w:eastAsia="Times New Roman" w:hAnsi="Georgia" w:cs="Times New Roman"/>
            <w:color w:val="000000"/>
            <w:lang w:eastAsia="en-PH"/>
          </w:rPr>
          <w:delText>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delText>
        </w:r>
      </w:del>
      <w:del w:id="677" w:author="Jade Raposa [2]" w:date="2024-11-06T22:18:00Z" w16du:dateUtc="2024-11-06T14:18:00Z">
        <w:r w:rsidR="00516CCD" w:rsidDel="00914956">
          <w:rPr>
            <w:rFonts w:ascii="Georgia" w:eastAsia="Times New Roman" w:hAnsi="Georgia" w:cs="Times New Roman"/>
            <w:color w:val="000000"/>
            <w:lang w:eastAsia="en-PH"/>
          </w:rPr>
          <w:delText xml:space="preserve"> </w:delText>
        </w:r>
        <w:commentRangeStart w:id="678"/>
        <w:commentRangeEnd w:id="678"/>
        <w:r w:rsidR="00516CCD" w:rsidDel="00914956">
          <w:rPr>
            <w:rStyle w:val="CommentReference"/>
          </w:rPr>
          <w:commentReference w:id="678"/>
        </w:r>
      </w:del>
    </w:p>
    <w:p w14:paraId="00260A14" w14:textId="34E1FD2C" w:rsidR="008F456D" w:rsidRDefault="002B278F">
      <w:pPr>
        <w:spacing w:after="0" w:line="480" w:lineRule="auto"/>
        <w:jc w:val="both"/>
        <w:rPr>
          <w:rFonts w:ascii="Georgia" w:eastAsia="Times New Roman" w:hAnsi="Georgia" w:cs="Times New Roman"/>
          <w:lang w:eastAsia="en-PH"/>
        </w:rPr>
        <w:pPrChange w:id="679"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680" w:author="Jade Raposa" w:date="2024-10-20T22:16:00Z"/>
          <w:rFonts w:ascii="Georgia" w:eastAsia="Times New Roman" w:hAnsi="Georgia" w:cs="Times New Roman"/>
          <w:color w:val="000000"/>
          <w:lang w:eastAsia="en-PH"/>
          <w:rPrChange w:id="681" w:author="Jade Raposa" w:date="2024-10-20T22:16:00Z">
            <w:rPr>
              <w:ins w:id="682"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683" w:author="Jade Raposa" w:date="2024-10-20T22:16:00Z">
        <w:r>
          <w:rPr>
            <w:rFonts w:ascii="Georgia" w:eastAsia="Times New Roman" w:hAnsi="Georgia" w:cs="Times New Roman"/>
            <w:color w:val="000000"/>
            <w:lang w:eastAsia="en-PH"/>
            <w:rPrChange w:id="684"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685" w:author="Jade Raposa" w:date="2024-10-20T22:16:00Z"/>
          <w:rFonts w:ascii="Georgia" w:eastAsia="Times New Roman" w:hAnsi="Georgia" w:cs="Times New Roman"/>
          <w:color w:val="000000"/>
          <w:lang w:eastAsia="en-PH"/>
          <w:rPrChange w:id="686" w:author="Jade Raposa" w:date="2024-10-20T22:16:00Z">
            <w:rPr>
              <w:ins w:id="687" w:author="Jade Raposa" w:date="2024-10-20T22:16:00Z"/>
              <w:rFonts w:ascii="Georgia" w:eastAsia="Times New Roman" w:hAnsi="Georgia" w:cs="Times New Roman"/>
              <w:b/>
              <w:bCs/>
              <w:color w:val="000000"/>
              <w:lang w:eastAsia="en-PH"/>
            </w:rPr>
          </w:rPrChange>
        </w:rPr>
        <w:pPrChange w:id="688" w:author="Jade Raposa" w:date="2024-10-20T22:17:00Z">
          <w:pPr>
            <w:spacing w:before="240" w:after="0" w:line="480" w:lineRule="auto"/>
            <w:jc w:val="both"/>
          </w:pPr>
        </w:pPrChange>
      </w:pPr>
      <w:ins w:id="689" w:author="Jade Raposa" w:date="2024-10-20T22:16:00Z">
        <w:r>
          <w:rPr>
            <w:rFonts w:ascii="Georgia" w:eastAsia="Times New Roman" w:hAnsi="Georgia" w:cs="Times New Roman"/>
            <w:color w:val="000000"/>
            <w:lang w:eastAsia="en-PH"/>
            <w:rPrChange w:id="690"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691"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692" w:author="Jade Raposa" w:date="2024-10-20T22:14:00Z"/>
          <w:rFonts w:ascii="Georgia" w:eastAsia="Times New Roman" w:hAnsi="Georgia" w:cs="Times New Roman"/>
          <w:color w:val="000000"/>
          <w:lang w:eastAsia="en-PH"/>
        </w:rPr>
      </w:pPr>
      <w:ins w:id="693" w:author="Jade Raposa" w:date="2024-10-20T22:16:00Z">
        <w:r>
          <w:rPr>
            <w:rFonts w:ascii="Georgia" w:eastAsia="Times New Roman" w:hAnsi="Georgia" w:cs="Times New Roman"/>
            <w:color w:val="000000"/>
            <w:lang w:eastAsia="en-PH"/>
            <w:rPrChange w:id="694"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695"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696"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697"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698"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699"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700"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701" w:author="Jade Raposa" w:date="2024-10-20T22:21:00Z"/>
          <w:rFonts w:ascii="Georgia" w:eastAsia="Times New Roman" w:hAnsi="Georgia" w:cs="Times New Roman"/>
          <w:lang w:eastAsia="en-PH"/>
        </w:rPr>
        <w:pPrChange w:id="702"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703"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704" w:author="Jade Raposa" w:date="2024-10-26T03:24:00Z">
        <w:r>
          <w:rPr>
            <w:rFonts w:ascii="Georgia" w:eastAsia="Times New Roman" w:hAnsi="Georgia" w:cs="Times New Roman"/>
            <w:color w:val="000000"/>
            <w:lang w:eastAsia="en-PH"/>
          </w:rPr>
          <w:delText xml:space="preserve"> These cutting-edge</w:delText>
        </w:r>
      </w:del>
      <w:del w:id="705" w:author="Jade Raposa" w:date="2024-10-26T03:23:00Z">
        <w:r>
          <w:rPr>
            <w:rFonts w:ascii="Georgia" w:eastAsia="Times New Roman" w:hAnsi="Georgia" w:cs="Times New Roman"/>
            <w:color w:val="000000"/>
            <w:lang w:eastAsia="en-PH"/>
          </w:rPr>
          <w:delText xml:space="preserve"> </w:delText>
        </w:r>
      </w:del>
      <w:del w:id="706"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proposed study, titled “Mentor-Shift: A Mobile Application Solution On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716"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717"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0D9014E0" w:rsidR="00A535C6" w:rsidRDefault="002B278F">
      <w:pPr>
        <w:spacing w:after="0" w:line="480" w:lineRule="auto"/>
        <w:ind w:firstLine="720"/>
        <w:jc w:val="both"/>
        <w:rPr>
          <w:rFonts w:ascii="Georgia" w:eastAsia="Times New Roman" w:hAnsi="Georgia" w:cs="Times New Roman"/>
          <w:color w:val="000000"/>
          <w:lang w:eastAsia="en-PH"/>
        </w:rPr>
      </w:pPr>
      <w:commentRangeStart w:id="718"/>
      <w:r>
        <w:rPr>
          <w:rFonts w:ascii="Georgia" w:eastAsia="Times New Roman" w:hAnsi="Georgia" w:cs="Times New Roman"/>
          <w:b/>
          <w:bCs/>
          <w:color w:val="000000"/>
          <w:lang w:eastAsia="en-PH"/>
        </w:rPr>
        <w:t>Certification</w:t>
      </w:r>
      <w:commentRangeEnd w:id="718"/>
      <w:r>
        <w:rPr>
          <w:rStyle w:val="CommentReference"/>
        </w:rPr>
        <w:commentReference w:id="718"/>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w:t>
      </w:r>
      <w:r w:rsidR="00655FF5">
        <w:rPr>
          <w:rFonts w:ascii="Georgia" w:eastAsia="Times New Roman" w:hAnsi="Georgia" w:cs="Times New Roman"/>
          <w:color w:val="000000"/>
          <w:lang w:eastAsia="en-PH"/>
        </w:rPr>
        <w:t>C</w:t>
      </w:r>
      <w:r>
        <w:rPr>
          <w:rFonts w:ascii="Georgia" w:eastAsia="Times New Roman" w:hAnsi="Georgia" w:cs="Times New Roman"/>
          <w:color w:val="000000"/>
          <w:lang w:eastAsia="en-PH"/>
        </w:rPr>
        <w:t>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719"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720"/>
      <w:commentRangeStart w:id="721"/>
      <w:commentRangeStart w:id="722"/>
      <w:commentRangeEnd w:id="720"/>
      <w:r>
        <w:rPr>
          <w:rStyle w:val="CommentReference"/>
        </w:rPr>
        <w:commentReference w:id="720"/>
      </w:r>
      <w:commentRangeEnd w:id="721"/>
      <w:commentRangeEnd w:id="722"/>
      <w:r w:rsidR="009D5D9A">
        <w:rPr>
          <w:rStyle w:val="CommentReference"/>
        </w:rPr>
        <w:commentReference w:id="721"/>
      </w:r>
      <w:r>
        <w:rPr>
          <w:rStyle w:val="CommentReference"/>
        </w:rPr>
        <w:commentReference w:id="722"/>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740"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 xml:space="preserve">development to catch defects early. Automated testing is also a key practice, ensuring that changes do not introduce new issues and maintaining software quality.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741" w:author="Jade Raposa" w:date="2024-10-16T23:53:00Z"/>
          <w:rFonts w:ascii="Georgia" w:eastAsia="Times New Roman" w:hAnsi="Georgia" w:cs="Times New Roman"/>
          <w:color w:val="000000"/>
          <w:lang w:eastAsia="en-PH"/>
        </w:rPr>
      </w:pPr>
    </w:p>
    <w:p w14:paraId="41D5527D" w14:textId="479BAEF8" w:rsidR="008F456D" w:rsidRDefault="00982E16">
      <w:pPr>
        <w:spacing w:after="0" w:line="480" w:lineRule="auto"/>
        <w:ind w:firstLine="810"/>
        <w:jc w:val="both"/>
        <w:rPr>
          <w:rFonts w:ascii="Georgia" w:eastAsia="Times New Roman" w:hAnsi="Georgia" w:cs="Times New Roman"/>
          <w:lang w:eastAsia="en-PH"/>
        </w:rPr>
        <w:pPrChange w:id="742"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743" w:author="Jade Raposa" w:date="2024-10-16T23:57:00Z"/>
          <w:rFonts w:ascii="Georgia" w:eastAsia="Times New Roman" w:hAnsi="Georgia" w:cs="Times New Roman"/>
          <w:color w:val="000000"/>
          <w:lang w:eastAsia="en-PH"/>
        </w:rPr>
      </w:pPr>
      <w:ins w:id="744"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745"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746"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Not Important At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2.6 illustrates the importance students attribute to connecting with mentors via a mobile app, rated on a linear scale from "Not Very Important At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Students Interested In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Features Preferred By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considered,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Ways Personalized Assistance Can Impact A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Important Skills For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Educators Comfortability In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Not Comfortable At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823"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Educators Belief in Apps For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Features Preferred By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846" w:author="Jade Raposa" w:date="2024-10-18T22:52:00Z">
        <w:r>
          <w:rPr>
            <w:rFonts w:ascii="Georgia" w:eastAsia="Times New Roman" w:hAnsi="Georgia" w:cs="Times New Roman"/>
            <w:color w:val="000000"/>
            <w:lang w:eastAsia="en-PH"/>
          </w:rPr>
          <w:delText>all of</w:delText>
        </w:r>
      </w:del>
      <w:ins w:id="847"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(CoI)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848"/>
      <w:commentRangeStart w:id="849"/>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848"/>
      <w:r>
        <w:rPr>
          <w:rStyle w:val="CommentReference"/>
        </w:rPr>
        <w:commentReference w:id="848"/>
      </w:r>
      <w:commentRangeEnd w:id="849"/>
      <w:r w:rsidR="00472F1B">
        <w:rPr>
          <w:rStyle w:val="CommentReference"/>
        </w:rPr>
        <w:commentReference w:id="849"/>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The proposed solution is based on the Community of Inquiry (CoI)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CoI framework, the app creates a supportive online learning environment within SOECS, allowing mentors and mentees to engage in collaborative, enriching educational experiences.</w:t>
      </w:r>
    </w:p>
    <w:p w14:paraId="1F4B1FA8" w14:textId="77777777" w:rsidR="008F456D" w:rsidRDefault="008F456D">
      <w:pPr>
        <w:rPr>
          <w:ins w:id="850"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856"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685A878E">
            <wp:simplePos x="0" y="0"/>
            <wp:positionH relativeFrom="margin">
              <wp:align>left</wp:align>
            </wp:positionH>
            <wp:positionV relativeFrom="paragraph">
              <wp:posOffset>555625</wp:posOffset>
            </wp:positionV>
            <wp:extent cx="5819775" cy="68389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5819775" cy="683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857"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862"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38AF7ECD" w14:textId="77777777" w:rsidR="00F60D14" w:rsidRPr="00F60D14" w:rsidRDefault="00F60D14" w:rsidP="00F60D14">
      <w:pPr>
        <w:spacing w:before="200" w:after="0" w:line="480" w:lineRule="auto"/>
        <w:ind w:firstLine="720"/>
        <w:jc w:val="both"/>
        <w:rPr>
          <w:ins w:id="863" w:author="Jade Raposa" w:date="2024-11-06T11:10:00Z" w16du:dateUtc="2024-11-06T03:10:00Z"/>
          <w:rFonts w:ascii="Georgia" w:eastAsia="Times New Roman" w:hAnsi="Georgia" w:cs="Times New Roman"/>
          <w:color w:val="000000"/>
          <w:lang w:eastAsia="en-PH"/>
        </w:rPr>
      </w:pPr>
      <w:ins w:id="864" w:author="Jade Raposa" w:date="2024-11-06T11:10:00Z" w16du:dateUtc="2024-11-06T03:10:00Z">
        <w:r w:rsidRPr="00F60D14">
          <w:rPr>
            <w:rFonts w:ascii="Georgia" w:eastAsia="Times New Roman" w:hAnsi="Georgia" w:cs="Times New Roman"/>
            <w:color w:val="000000"/>
            <w:lang w:eastAsia="en-PH"/>
          </w:rPr>
          <w:t>The conceptual architecture of the mentor shift project supports the user and the developer. Users must be well equipped with mobile applications and the value that personal learning brings. On the other hand, the developer needs to have an understanding of programming skills within Android Studio for mobile development. User experienced design knowledge also is essential. They are required to know about managing a database for secure handling of data and software testing for debugging and optimization purposes.</w:t>
        </w:r>
      </w:ins>
    </w:p>
    <w:p w14:paraId="78664FE4" w14:textId="3FA05FE1" w:rsidR="008F456D" w:rsidDel="00F60D14" w:rsidRDefault="00F60D14">
      <w:pPr>
        <w:spacing w:after="0" w:line="480" w:lineRule="auto"/>
        <w:ind w:firstLine="720"/>
        <w:jc w:val="both"/>
        <w:rPr>
          <w:del w:id="865" w:author="Jade Raposa" w:date="2024-11-06T11:10:00Z" w16du:dateUtc="2024-11-06T03:10:00Z"/>
          <w:rFonts w:ascii="Georgia" w:eastAsia="Times New Roman" w:hAnsi="Georgia" w:cs="Times New Roman"/>
          <w:lang w:eastAsia="en-PH"/>
        </w:rPr>
        <w:pPrChange w:id="866" w:author="Jade Raposa" w:date="2024-11-06T11:10:00Z" w16du:dateUtc="2024-11-06T03:10:00Z">
          <w:pPr>
            <w:spacing w:before="200" w:after="0" w:line="480" w:lineRule="auto"/>
            <w:ind w:firstLine="720"/>
            <w:jc w:val="both"/>
          </w:pPr>
        </w:pPrChange>
      </w:pPr>
      <w:ins w:id="867" w:author="Jade Raposa" w:date="2024-11-06T11:10:00Z" w16du:dateUtc="2024-11-06T03:10:00Z">
        <w:r w:rsidRPr="00F60D14">
          <w:rPr>
            <w:rFonts w:ascii="Georgia" w:eastAsia="Times New Roman" w:hAnsi="Georgia" w:cs="Times New Roman"/>
            <w:color w:val="000000"/>
            <w:lang w:eastAsia="en-PH"/>
          </w:rPr>
          <w:t>Development will be in line with the Agile Lean methodology, which operates based on principles such as Plan, Design, Develop, Test, and Deploy. Every stage, from requirements definition to deployment, is therefore aligned to meet educational goals and user needs. Such an approach will ensure the development of the Mentor-Shift app into an effective tool for individualized tutoring to students in the School of Engineering and Computer Studies.</w:t>
        </w:r>
      </w:ins>
      <w:del w:id="868" w:author="Jade Raposa" w:date="2024-11-06T11:10:00Z" w16du:dateUtc="2024-11-06T03:10:00Z">
        <w:r w:rsidR="002B278F" w:rsidDel="00F60D14">
          <w:rPr>
            <w:rFonts w:ascii="Georgia" w:eastAsia="Times New Roman" w:hAnsi="Georgia" w:cs="Times New Roman"/>
            <w:color w:val="000000"/>
            <w:lang w:eastAsia="en-PH"/>
          </w:rPr>
          <w:delTex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delText>
        </w:r>
      </w:del>
    </w:p>
    <w:p w14:paraId="0813DF9C" w14:textId="3061F2E1" w:rsidR="008F456D" w:rsidDel="00F60D14" w:rsidRDefault="002B278F" w:rsidP="00767B1F">
      <w:pPr>
        <w:spacing w:before="200" w:after="0" w:line="480" w:lineRule="auto"/>
        <w:ind w:firstLine="720"/>
        <w:jc w:val="both"/>
        <w:rPr>
          <w:del w:id="869" w:author="Jade Raposa" w:date="2024-11-06T11:10:00Z" w16du:dateUtc="2024-11-06T03:10:00Z"/>
          <w:rFonts w:ascii="Georgia" w:eastAsia="Times New Roman" w:hAnsi="Georgia" w:cs="Times New Roman"/>
          <w:lang w:eastAsia="en-PH"/>
        </w:rPr>
      </w:pPr>
      <w:del w:id="870" w:author="Jade Raposa" w:date="2024-11-06T11:10:00Z" w16du:dateUtc="2024-11-06T03:10:00Z">
        <w:r w:rsidDel="00F60D14">
          <w:rPr>
            <w:rFonts w:ascii="Georgia" w:eastAsia="Times New Roman" w:hAnsi="Georgia" w:cs="Times New Roman"/>
            <w:color w:val="000000"/>
            <w:lang w:eastAsia="en-PH"/>
          </w:rPr>
          <w:delText>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ultimate aim</w:delText>
        </w:r>
      </w:del>
      <w:ins w:id="871" w:author="Jade Raposa" w:date="2024-10-17T00:10:00Z">
        <w:del w:id="872" w:author="Jade Raposa" w:date="2024-11-06T11:10:00Z" w16du:dateUtc="2024-11-06T03:10:00Z">
          <w:r w:rsidDel="00F60D14">
            <w:rPr>
              <w:rFonts w:ascii="Georgia" w:eastAsia="Times New Roman" w:hAnsi="Georgia" w:cs="Times New Roman"/>
              <w:color w:val="000000"/>
              <w:lang w:eastAsia="en-PH"/>
            </w:rPr>
            <w:delText>aim</w:delText>
          </w:r>
        </w:del>
      </w:ins>
      <w:del w:id="873" w:author="Jade Raposa" w:date="2024-11-06T11:10:00Z" w16du:dateUtc="2024-11-06T03:10:00Z">
        <w:r w:rsidDel="00F60D14">
          <w:rPr>
            <w:rFonts w:ascii="Georgia" w:eastAsia="Times New Roman" w:hAnsi="Georgia" w:cs="Times New Roman"/>
            <w:color w:val="000000"/>
            <w:lang w:eastAsia="en-PH"/>
          </w:rPr>
          <w:delText xml:space="preserve"> of revolutionizing individualized tutoring experiences for students in the School of Engineering and Computer Studies.</w:delText>
        </w:r>
      </w:del>
    </w:p>
    <w:p w14:paraId="7D7607DC" w14:textId="77777777" w:rsidR="008F456D" w:rsidRDefault="008F456D">
      <w:pPr>
        <w:spacing w:after="240" w:line="480" w:lineRule="auto"/>
        <w:ind w:firstLine="720"/>
        <w:jc w:val="both"/>
        <w:rPr>
          <w:rFonts w:ascii="Georgia" w:eastAsia="Times New Roman" w:hAnsi="Georgia" w:cs="Times New Roman"/>
          <w:lang w:eastAsia="en-PH"/>
        </w:rPr>
        <w:pPrChange w:id="874" w:author="Jade Raposa" w:date="2024-11-06T11:10:00Z" w16du:dateUtc="2024-11-06T03:10:00Z">
          <w:pPr>
            <w:spacing w:after="240" w:line="240" w:lineRule="auto"/>
          </w:pPr>
        </w:pPrChange>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Del="000124FB" w:rsidRDefault="002B278F">
      <w:pPr>
        <w:spacing w:after="0" w:line="480" w:lineRule="auto"/>
        <w:rPr>
          <w:del w:id="877" w:author="Jade Raposa" w:date="2024-11-06T11:22:00Z" w16du:dateUtc="2024-11-06T03:22:00Z"/>
          <w:rFonts w:ascii="Georgia" w:eastAsia="Times New Roman" w:hAnsi="Georgia" w:cs="Times New Roman"/>
          <w:i/>
          <w:iCs/>
          <w:lang w:eastAsia="en-PH"/>
        </w:rPr>
      </w:pPr>
      <w:commentRangeStart w:id="878"/>
      <w:commentRangeStart w:id="879"/>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5FDC3481">
            <wp:simplePos x="0" y="0"/>
            <wp:positionH relativeFrom="margin">
              <wp:align>center</wp:align>
            </wp:positionH>
            <wp:positionV relativeFrom="paragraph">
              <wp:posOffset>389255</wp:posOffset>
            </wp:positionV>
            <wp:extent cx="5527175" cy="5114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5527175" cy="51149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878"/>
      <w:r>
        <w:rPr>
          <w:rStyle w:val="CommentReference"/>
        </w:rPr>
        <w:commentReference w:id="878"/>
      </w:r>
      <w:commentRangeEnd w:id="879"/>
      <w:r w:rsidR="0073134E">
        <w:rPr>
          <w:rStyle w:val="CommentReference"/>
        </w:rPr>
        <w:commentReference w:id="879"/>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rPr>
          <w:rFonts w:ascii="Georgia" w:eastAsia="Times New Roman" w:hAnsi="Georgia" w:cs="Times New Roman"/>
          <w:lang w:eastAsia="en-PH"/>
        </w:rPr>
        <w:pPrChange w:id="880" w:author="Jade Raposa" w:date="2024-11-06T11:22:00Z" w16du:dateUtc="2024-11-06T03:22:00Z">
          <w:pPr>
            <w:spacing w:after="0" w:line="480" w:lineRule="auto"/>
            <w:jc w:val="center"/>
          </w:pPr>
        </w:pPrChange>
      </w:pPr>
    </w:p>
    <w:p w14:paraId="567A1EFA" w14:textId="2BA6CA13" w:rsidR="00725251" w:rsidRPr="00725251" w:rsidRDefault="00725251">
      <w:pPr>
        <w:spacing w:after="0" w:line="480" w:lineRule="auto"/>
        <w:ind w:firstLine="720"/>
        <w:jc w:val="both"/>
        <w:rPr>
          <w:ins w:id="881" w:author="Jade Raposa" w:date="2024-11-05T20:35:00Z" w16du:dateUtc="2024-11-05T12:35:00Z"/>
          <w:rFonts w:ascii="Georgia" w:eastAsia="Times New Roman" w:hAnsi="Georgia" w:cs="Times New Roman"/>
          <w:color w:val="000000"/>
          <w:lang w:eastAsia="en-PH"/>
        </w:rPr>
        <w:pPrChange w:id="882" w:author="Jade Raposa" w:date="2024-11-05T20:35:00Z" w16du:dateUtc="2024-11-05T12:35:00Z">
          <w:pPr>
            <w:spacing w:after="0" w:line="480" w:lineRule="auto"/>
            <w:jc w:val="center"/>
          </w:pPr>
        </w:pPrChange>
      </w:pPr>
      <w:ins w:id="883" w:author="Jade Raposa" w:date="2024-11-05T20:35:00Z" w16du:dateUtc="2024-11-05T12:35:00Z">
        <w:r w:rsidRPr="00725251">
          <w:rPr>
            <w:rFonts w:ascii="Georgia" w:eastAsia="Times New Roman" w:hAnsi="Georgia" w:cs="Times New Roman"/>
            <w:color w:val="000000"/>
            <w:lang w:eastAsia="en-PH"/>
          </w:rPr>
          <w:lastRenderedPageBreak/>
          <w:t>Figure 3.1 illustrates the various pathways individuals may take during the process of seeking mentorship, and multiple methods on how individuals employ to find suitable mentors. Starting with the individual actively looking for a mentor, it proceeds to identifying ways to pursue mentorship opportunities. The individual then evaluates potential mentors, reaches out to them, and schedules initial meetings to assess compatibility. If the mentor-mentee relationship is deemed a good fit, the mentorship is formalized, and the process continues with setting goals and expectations.</w:t>
        </w:r>
      </w:ins>
    </w:p>
    <w:p w14:paraId="2995C5EB" w14:textId="260346C5" w:rsidR="008F456D" w:rsidDel="00725251" w:rsidRDefault="00725251">
      <w:pPr>
        <w:spacing w:after="0" w:line="480" w:lineRule="auto"/>
        <w:ind w:firstLine="720"/>
        <w:jc w:val="both"/>
        <w:rPr>
          <w:del w:id="884" w:author="Jade Raposa" w:date="2024-11-05T20:35:00Z" w16du:dateUtc="2024-11-05T12:35:00Z"/>
          <w:rFonts w:ascii="Georgia" w:eastAsia="Times New Roman" w:hAnsi="Georgia" w:cs="Times New Roman"/>
          <w:color w:val="000000"/>
          <w:lang w:eastAsia="en-PH"/>
        </w:rPr>
      </w:pPr>
      <w:ins w:id="885" w:author="Jade Raposa" w:date="2024-11-05T20:35:00Z" w16du:dateUtc="2024-11-05T12:35:00Z">
        <w:r w:rsidRPr="00725251">
          <w:rPr>
            <w:rFonts w:ascii="Georgia" w:eastAsia="Times New Roman" w:hAnsi="Georgia" w:cs="Times New Roman"/>
            <w:color w:val="000000"/>
            <w:lang w:eastAsia="en-PH"/>
          </w:rPr>
          <w:t>The mentorship journey includes regular check-ins, feedback and adjustments, tracking progress, and periodic evaluations of the mentorship's effectiveness. Once the goals are achieved or the agreed-upon period ends, the mentorship is formally concluded. The individual reflects on the experience, documents key learnings, and maintains a connection with the mentor for future guidance and networking opportunities. If the individual decides not to pursue mentorship at any point, the cycle ends. This flowchart provides a structured approach to finding and engaging in mentorship, allowing individuals to choose the method that best suits their needs and preferences.</w:t>
        </w:r>
      </w:ins>
      <w:del w:id="886" w:author="Jade Raposa" w:date="2024-11-05T20:35:00Z" w16du:dateUtc="2024-11-05T12:35:00Z">
        <w:r w:rsidR="002B278F" w:rsidDel="00725251">
          <w:rPr>
            <w:rFonts w:ascii="Georgia" w:eastAsia="Times New Roman" w:hAnsi="Georgia" w:cs="Times New Roman"/>
            <w:color w:val="000000"/>
            <w:lang w:eastAsia="en-PH"/>
          </w:rPr>
          <w:delTex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delText>
        </w:r>
      </w:del>
    </w:p>
    <w:p w14:paraId="4E81ECAC" w14:textId="641E3D5A" w:rsidR="008F456D" w:rsidDel="00725251" w:rsidRDefault="002B278F">
      <w:pPr>
        <w:spacing w:after="0" w:line="480" w:lineRule="auto"/>
        <w:ind w:firstLine="720"/>
        <w:jc w:val="both"/>
        <w:rPr>
          <w:del w:id="887" w:author="Jade Raposa" w:date="2024-11-05T20:35:00Z" w16du:dateUtc="2024-11-05T12:35:00Z"/>
          <w:rFonts w:ascii="Georgia" w:eastAsia="Times New Roman" w:hAnsi="Georgia" w:cs="Times New Roman"/>
          <w:color w:val="000000"/>
          <w:lang w:eastAsia="en-PH"/>
        </w:rPr>
      </w:pPr>
      <w:del w:id="888" w:author="Jade Raposa" w:date="2024-11-05T20:35:00Z" w16du:dateUtc="2024-11-05T12:35:00Z">
        <w:r w:rsidDel="00725251">
          <w:rPr>
            <w:rFonts w:ascii="Georgia" w:eastAsia="Times New Roman" w:hAnsi="Georgia" w:cs="Times New Roman"/>
            <w:color w:val="000000"/>
            <w:lang w:eastAsia="en-PH"/>
          </w:rPr>
          <w:delTex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delText>
        </w:r>
      </w:del>
    </w:p>
    <w:p w14:paraId="24A90A35" w14:textId="7724994E" w:rsidR="008F456D" w:rsidRDefault="002B278F" w:rsidP="00725251">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del w:id="901" w:author="Jade Raposa" w:date="2024-11-05T20:35:00Z" w16du:dateUtc="2024-11-05T12:35:00Z">
        <w:r w:rsidDel="00725251">
          <w:rPr>
            <w:rFonts w:ascii="Georgia" w:eastAsia="Times New Roman" w:hAnsi="Georgia" w:cs="Times New Roman"/>
            <w:color w:val="000000"/>
            <w:lang w:eastAsia="en-PH"/>
          </w:rPr>
          <w:delTex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delText>
        </w:r>
      </w:del>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0FF670F6" w:rsidR="008F456D" w:rsidRDefault="004461B3">
      <w:pPr>
        <w:spacing w:before="200" w:after="0" w:line="480" w:lineRule="auto"/>
        <w:ind w:firstLine="720"/>
        <w:jc w:val="both"/>
        <w:rPr>
          <w:rFonts w:ascii="Georgia" w:eastAsia="Times New Roman" w:hAnsi="Georgia" w:cs="Times New Roman"/>
          <w:color w:val="000000"/>
          <w:lang w:eastAsia="en-PH"/>
        </w:rPr>
      </w:pPr>
      <w:ins w:id="902" w:author="Jade Raposa" w:date="2024-11-06T11:24:00Z" w16du:dateUtc="2024-11-06T03:24:00Z">
        <w:r>
          <w:rPr>
            <w:rFonts w:ascii="Georgia" w:eastAsia="Times New Roman" w:hAnsi="Georgia" w:cs="Times New Roman"/>
            <w:color w:val="000000"/>
            <w:lang w:eastAsia="en-PH"/>
          </w:rPr>
          <w:t>Figure 3.2 is t</w:t>
        </w:r>
      </w:ins>
      <w:del w:id="903" w:author="Jade Raposa" w:date="2024-11-06T11:24:00Z" w16du:dateUtc="2024-11-06T03:24:00Z">
        <w:r w:rsidR="002B278F" w:rsidDel="004461B3">
          <w:rPr>
            <w:rFonts w:ascii="Georgia" w:eastAsia="Times New Roman" w:hAnsi="Georgia" w:cs="Times New Roman"/>
            <w:color w:val="000000"/>
            <w:lang w:eastAsia="en-PH"/>
          </w:rPr>
          <w:delText>T</w:delText>
        </w:r>
      </w:del>
      <w:r w:rsidR="002B278F">
        <w:rPr>
          <w:rFonts w:ascii="Georgia" w:eastAsia="Times New Roman" w:hAnsi="Georgia" w:cs="Times New Roman"/>
          <w:color w:val="000000"/>
          <w:lang w:eastAsia="en-PH"/>
        </w:rPr>
        <w:t>he system architecture for the app</w:t>
      </w:r>
      <w:ins w:id="904" w:author="Jade Raposa" w:date="2024-11-06T11:24:00Z" w16du:dateUtc="2024-11-06T03:24:00Z">
        <w:r>
          <w:rPr>
            <w:rFonts w:ascii="Georgia" w:eastAsia="Times New Roman" w:hAnsi="Georgia" w:cs="Times New Roman"/>
            <w:color w:val="000000"/>
            <w:lang w:eastAsia="en-PH"/>
          </w:rPr>
          <w:t xml:space="preserve"> that</w:t>
        </w:r>
      </w:ins>
      <w:r w:rsidR="002B278F">
        <w:rPr>
          <w:rFonts w:ascii="Georgia" w:eastAsia="Times New Roman" w:hAnsi="Georgia" w:cs="Times New Roman"/>
          <w:color w:val="000000"/>
          <w:lang w:eastAsia="en-PH"/>
        </w:rPr>
        <w:t xml:space="preserve">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pPr>
        <w:spacing w:after="0" w:line="480" w:lineRule="auto"/>
        <w:jc w:val="both"/>
        <w:rPr>
          <w:rFonts w:ascii="Georgia" w:eastAsia="Times New Roman" w:hAnsi="Georgia" w:cs="Times New Roman"/>
          <w:color w:val="0D0D0D"/>
          <w:shd w:val="clear" w:color="auto" w:fill="FFFFFF"/>
          <w:lang w:eastAsia="en-PH"/>
        </w:rPr>
        <w:pPrChange w:id="905" w:author="Jade Raposa" w:date="2024-11-06T13:42:00Z" w16du:dateUtc="2024-11-06T05:42:00Z">
          <w:pPr>
            <w:spacing w:line="480" w:lineRule="auto"/>
            <w:jc w:val="both"/>
          </w:pPr>
        </w:pPrChange>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before="240" w:after="0" w:line="480" w:lineRule="auto"/>
        <w:jc w:val="both"/>
        <w:rPr>
          <w:rFonts w:ascii="Georgia" w:eastAsia="Times New Roman" w:hAnsi="Georgia" w:cs="Times New Roman"/>
          <w:color w:val="000000"/>
          <w:lang w:eastAsia="en-PH"/>
        </w:rPr>
        <w:pPrChange w:id="906" w:author="Jade Raposa" w:date="2024-11-06T13:42:00Z" w16du:dateUtc="2024-11-06T05:42:00Z">
          <w:pPr>
            <w:spacing w:after="0" w:line="480" w:lineRule="auto"/>
            <w:jc w:val="both"/>
          </w:pPr>
        </w:pPrChange>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907"/>
      <w:r>
        <w:rPr>
          <w:rFonts w:ascii="Georgia" w:eastAsia="Times New Roman" w:hAnsi="Georgia" w:cs="Times New Roman"/>
          <w:i/>
          <w:iCs/>
          <w:color w:val="000000"/>
          <w:lang w:eastAsia="en-PH"/>
        </w:rPr>
        <w:t>Use-Case Diagram</w:t>
      </w:r>
    </w:p>
    <w:p w14:paraId="06E21C79" w14:textId="47217FEF"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66CE3215">
            <wp:extent cx="5943600" cy="4264675"/>
            <wp:effectExtent l="0" t="0" r="0" b="254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5943600" cy="4264675"/>
                    </a:xfrm>
                    <a:prstGeom prst="rect">
                      <a:avLst/>
                    </a:prstGeom>
                  </pic:spPr>
                </pic:pic>
              </a:graphicData>
            </a:graphic>
          </wp:inline>
        </w:drawing>
      </w:r>
      <w:ins w:id="908" w:author="Jade Raposa" w:date="2024-11-06T12:55:00Z" w16du:dateUtc="2024-11-06T04:55:00Z">
        <w:r w:rsidR="001263B4">
          <w:rPr>
            <w:rFonts w:ascii="Georgia" w:eastAsia="Times New Roman" w:hAnsi="Georgia" w:cs="Times New Roman"/>
            <w:lang w:eastAsia="en-PH"/>
          </w:rPr>
          <w:t xml:space="preserve"> </w:t>
        </w:r>
      </w:ins>
    </w:p>
    <w:p w14:paraId="3467D567" w14:textId="2BD547E6"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ins w:id="909" w:author="Jade Raposa" w:date="2024-11-06T11:25:00Z" w16du:dateUtc="2024-11-06T03:25:00Z">
        <w:r w:rsidR="009554D0">
          <w:rPr>
            <w:rFonts w:ascii="Georgia" w:eastAsia="Times New Roman" w:hAnsi="Georgia" w:cs="Times New Roman"/>
            <w:color w:val="000000"/>
            <w:lang w:eastAsia="en-PH"/>
          </w:rPr>
          <w:t xml:space="preserve">Figure 3.3 shows </w:t>
        </w:r>
      </w:ins>
      <w:del w:id="910" w:author="Jade Raposa" w:date="2024-11-06T11:25:00Z" w16du:dateUtc="2024-11-06T03:25:00Z">
        <w:r w:rsidR="00477080" w:rsidRPr="00477080" w:rsidDel="009554D0">
          <w:rPr>
            <w:rFonts w:ascii="Georgia" w:eastAsia="Times New Roman" w:hAnsi="Georgia" w:cs="Times New Roman"/>
            <w:color w:val="000000"/>
            <w:lang w:eastAsia="en-PH"/>
          </w:rPr>
          <w:delText xml:space="preserve">The </w:delText>
        </w:r>
      </w:del>
      <w:ins w:id="911" w:author="Jade Raposa" w:date="2024-11-06T11:25:00Z" w16du:dateUtc="2024-11-06T03:25:00Z">
        <w:r w:rsidR="009554D0">
          <w:rPr>
            <w:rFonts w:ascii="Georgia" w:eastAsia="Times New Roman" w:hAnsi="Georgia" w:cs="Times New Roman"/>
            <w:color w:val="000000"/>
            <w:lang w:eastAsia="en-PH"/>
          </w:rPr>
          <w:t>the</w:t>
        </w:r>
        <w:r w:rsidR="009554D0" w:rsidRPr="00477080">
          <w:rPr>
            <w:rFonts w:ascii="Georgia" w:eastAsia="Times New Roman" w:hAnsi="Georgia" w:cs="Times New Roman"/>
            <w:color w:val="000000"/>
            <w:lang w:eastAsia="en-PH"/>
          </w:rPr>
          <w:t xml:space="preserve"> </w:t>
        </w:r>
      </w:ins>
      <w:del w:id="912" w:author="Jade Raposa" w:date="2024-11-06T11:26:00Z" w16du:dateUtc="2024-11-06T03:26:00Z">
        <w:r w:rsidR="00477080" w:rsidRPr="00477080" w:rsidDel="005F1DA8">
          <w:rPr>
            <w:rFonts w:ascii="Georgia" w:eastAsia="Times New Roman" w:hAnsi="Georgia" w:cs="Times New Roman"/>
            <w:color w:val="000000"/>
            <w:lang w:eastAsia="en-PH"/>
          </w:rPr>
          <w:delText>use-case diagram</w:delText>
        </w:r>
      </w:del>
      <w:ins w:id="913" w:author="Jade Raposa" w:date="2024-11-06T11:26:00Z" w16du:dateUtc="2024-11-06T03:26:00Z">
        <w:r w:rsidR="005F1DA8">
          <w:rPr>
            <w:rFonts w:ascii="Georgia" w:eastAsia="Times New Roman" w:hAnsi="Georgia" w:cs="Times New Roman"/>
            <w:color w:val="000000"/>
            <w:lang w:eastAsia="en-PH"/>
          </w:rPr>
          <w:t>possible actions</w:t>
        </w:r>
      </w:ins>
      <w:r w:rsidR="00477080" w:rsidRPr="00477080">
        <w:rPr>
          <w:rFonts w:ascii="Georgia" w:eastAsia="Times New Roman" w:hAnsi="Georgia" w:cs="Times New Roman"/>
          <w:color w:val="000000"/>
          <w:lang w:eastAsia="en-PH"/>
        </w:rPr>
        <w:t xml:space="preserve"> for the </w:t>
      </w:r>
      <w:del w:id="914" w:author="Jade Raposa" w:date="2024-11-06T11:25:00Z" w16du:dateUtc="2024-11-06T03:25:00Z">
        <w:r w:rsidR="00477080" w:rsidRPr="00477080" w:rsidDel="009554D0">
          <w:rPr>
            <w:rFonts w:ascii="Georgia" w:eastAsia="Times New Roman" w:hAnsi="Georgia" w:cs="Times New Roman"/>
            <w:color w:val="000000"/>
            <w:lang w:eastAsia="en-PH"/>
          </w:rPr>
          <w:delText xml:space="preserve">Mentor-Shift </w:delText>
        </w:r>
      </w:del>
      <w:r w:rsidR="00477080" w:rsidRPr="00477080">
        <w:rPr>
          <w:rFonts w:ascii="Georgia" w:eastAsia="Times New Roman" w:hAnsi="Georgia" w:cs="Times New Roman"/>
          <w:color w:val="000000"/>
          <w:lang w:eastAsia="en-PH"/>
        </w:rPr>
        <w:t>app</w:t>
      </w:r>
      <w:ins w:id="915" w:author="Jade Raposa" w:date="2024-11-06T11:25:00Z" w16du:dateUtc="2024-11-06T03:25:00Z">
        <w:r w:rsidR="009554D0">
          <w:rPr>
            <w:rFonts w:ascii="Georgia" w:eastAsia="Times New Roman" w:hAnsi="Georgia" w:cs="Times New Roman"/>
            <w:color w:val="000000"/>
            <w:lang w:eastAsia="en-PH"/>
          </w:rPr>
          <w:t xml:space="preserve"> that</w:t>
        </w:r>
      </w:ins>
      <w:r w:rsidR="00477080" w:rsidRPr="00477080">
        <w:rPr>
          <w:rFonts w:ascii="Georgia" w:eastAsia="Times New Roman" w:hAnsi="Georgia" w:cs="Times New Roman"/>
          <w:color w:val="000000"/>
          <w:lang w:eastAsia="en-PH"/>
        </w:rPr>
        <w:t xml:space="preserve"> </w:t>
      </w:r>
      <w:del w:id="916" w:author="Jade Raposa" w:date="2024-11-06T11:26:00Z" w16du:dateUtc="2024-11-06T03:26:00Z">
        <w:r w:rsidR="00477080" w:rsidRPr="00477080" w:rsidDel="009554D0">
          <w:rPr>
            <w:rFonts w:ascii="Georgia" w:eastAsia="Times New Roman" w:hAnsi="Georgia" w:cs="Times New Roman"/>
            <w:color w:val="000000"/>
            <w:lang w:eastAsia="en-PH"/>
          </w:rPr>
          <w:delText>features two primary user types: Learner and Educator</w:delText>
        </w:r>
      </w:del>
      <w:ins w:id="917" w:author="Jade Raposa" w:date="2024-11-06T11:26:00Z" w16du:dateUtc="2024-11-06T03:26:00Z">
        <w:r w:rsidR="009554D0">
          <w:rPr>
            <w:rFonts w:ascii="Georgia" w:eastAsia="Times New Roman" w:hAnsi="Georgia" w:cs="Times New Roman"/>
            <w:color w:val="000000"/>
            <w:lang w:eastAsia="en-PH"/>
          </w:rPr>
          <w:t xml:space="preserve">outlines </w:t>
        </w:r>
      </w:ins>
      <w:ins w:id="918" w:author="Jade Raposa" w:date="2024-11-06T11:27:00Z" w16du:dateUtc="2024-11-06T03:27:00Z">
        <w:r w:rsidR="005F1DA8">
          <w:rPr>
            <w:rFonts w:ascii="Georgia" w:eastAsia="Times New Roman" w:hAnsi="Georgia" w:cs="Times New Roman"/>
            <w:color w:val="000000"/>
            <w:lang w:eastAsia="en-PH"/>
          </w:rPr>
          <w:t>its</w:t>
        </w:r>
      </w:ins>
      <w:ins w:id="919" w:author="Jade Raposa" w:date="2024-11-06T11:26:00Z" w16du:dateUtc="2024-11-06T03:26:00Z">
        <w:r w:rsidR="009554D0">
          <w:rPr>
            <w:rFonts w:ascii="Georgia" w:eastAsia="Times New Roman" w:hAnsi="Georgia" w:cs="Times New Roman"/>
            <w:color w:val="000000"/>
            <w:lang w:eastAsia="en-PH"/>
          </w:rPr>
          <w:t xml:space="preserve"> main </w:t>
        </w:r>
      </w:ins>
      <w:ins w:id="920" w:author="Jade Raposa" w:date="2024-11-06T11:27:00Z" w16du:dateUtc="2024-11-06T03:27:00Z">
        <w:r w:rsidR="005F1DA8">
          <w:rPr>
            <w:rFonts w:ascii="Georgia" w:eastAsia="Times New Roman" w:hAnsi="Georgia" w:cs="Times New Roman"/>
            <w:color w:val="000000"/>
            <w:lang w:eastAsia="en-PH"/>
          </w:rPr>
          <w:t>features</w:t>
        </w:r>
        <w:r w:rsidR="00C761F8">
          <w:rPr>
            <w:rFonts w:ascii="Georgia" w:eastAsia="Times New Roman" w:hAnsi="Georgia" w:cs="Times New Roman"/>
            <w:color w:val="000000"/>
            <w:lang w:eastAsia="en-PH"/>
          </w:rPr>
          <w:t>, and these are done by learners and educators</w:t>
        </w:r>
      </w:ins>
      <w:r w:rsidR="00477080" w:rsidRPr="00477080">
        <w:rPr>
          <w:rFonts w:ascii="Georgia" w:eastAsia="Times New Roman" w:hAnsi="Georgia" w:cs="Times New Roman"/>
          <w:color w:val="000000"/>
          <w:lang w:eastAsia="en-PH"/>
        </w:rPr>
        <w:t>.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certificates once uploaded, and check their reports and progress, which are defined by the educator.</w:t>
      </w:r>
    </w:p>
    <w:p w14:paraId="78DAB41B" w14:textId="0CB42F63" w:rsidR="00477080" w:rsidDel="006E16C0" w:rsidRDefault="00477080" w:rsidP="009F092C">
      <w:pPr>
        <w:spacing w:after="0" w:line="480" w:lineRule="auto"/>
        <w:jc w:val="both"/>
        <w:rPr>
          <w:del w:id="921" w:author="Jade Raposa" w:date="2024-11-06T13:37:00Z" w16du:dateUtc="2024-11-06T05:37:00Z"/>
          <w:rFonts w:ascii="Georgia" w:eastAsia="Times New Roman" w:hAnsi="Georgia" w:cs="Times New Roman"/>
          <w:color w:val="000000"/>
          <w:lang w:eastAsia="en-PH"/>
        </w:rPr>
      </w:pPr>
      <w:r w:rsidRPr="00477080">
        <w:rPr>
          <w:rFonts w:ascii="Georgia" w:eastAsia="Times New Roman" w:hAnsi="Georgia" w:cs="Times New Roman"/>
          <w:color w:val="000000"/>
          <w:lang w:eastAsia="en-PH"/>
        </w:rPr>
        <w:lastRenderedPageBreak/>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48A3318A" w14:textId="77777777" w:rsidR="006E16C0" w:rsidRDefault="006E16C0">
      <w:pPr>
        <w:spacing w:before="240" w:after="0" w:line="480" w:lineRule="auto"/>
        <w:jc w:val="both"/>
        <w:rPr>
          <w:ins w:id="922" w:author="Jade Raposa" w:date="2024-11-06T13:42:00Z" w16du:dateUtc="2024-11-06T05:42:00Z"/>
          <w:rFonts w:ascii="Georgia" w:eastAsia="Times New Roman" w:hAnsi="Georgia" w:cs="Times New Roman"/>
          <w:color w:val="000000"/>
          <w:lang w:eastAsia="en-PH"/>
        </w:rPr>
        <w:pPrChange w:id="923" w:author="Jade Raposa" w:date="2024-11-06T13:40:00Z" w16du:dateUtc="2024-11-06T05:40:00Z">
          <w:pPr>
            <w:spacing w:line="480" w:lineRule="auto"/>
            <w:jc w:val="both"/>
          </w:pPr>
        </w:pPrChange>
      </w:pPr>
    </w:p>
    <w:p w14:paraId="011FB0D0" w14:textId="5906CBDC" w:rsidR="008F456D" w:rsidRDefault="002B278F">
      <w:pPr>
        <w:spacing w:after="0" w:line="480" w:lineRule="auto"/>
        <w:jc w:val="both"/>
        <w:rPr>
          <w:rFonts w:ascii="Georgia" w:eastAsia="Times New Roman" w:hAnsi="Georgia" w:cs="Times New Roman"/>
          <w:color w:val="000000"/>
          <w:lang w:eastAsia="en-PH"/>
        </w:rPr>
        <w:pPrChange w:id="924" w:author="Jade Raposa" w:date="2024-11-06T13:38:00Z" w16du:dateUtc="2024-11-06T05:38:00Z">
          <w:pPr>
            <w:spacing w:line="480" w:lineRule="auto"/>
            <w:jc w:val="both"/>
          </w:pPr>
        </w:pPrChange>
      </w:pPr>
      <w:r>
        <w:rPr>
          <w:rFonts w:ascii="Georgia" w:eastAsia="Times New Roman" w:hAnsi="Georgia" w:cs="Times New Roman"/>
          <w:b/>
          <w:bCs/>
          <w:color w:val="000000"/>
          <w:lang w:eastAsia="en-PH"/>
        </w:rPr>
        <w:t>Figure 3.4</w:t>
      </w:r>
      <w:r>
        <w:rPr>
          <w:rFonts w:ascii="Georgia" w:eastAsia="Times New Roman" w:hAnsi="Georgia" w:cs="Times New Roman"/>
          <w:color w:val="000000"/>
          <w:lang w:eastAsia="en-PH"/>
        </w:rPr>
        <w:t xml:space="preserve"> </w:t>
      </w:r>
    </w:p>
    <w:p w14:paraId="209047FE" w14:textId="5D2E384F" w:rsidR="008F456D" w:rsidDel="006270B2" w:rsidRDefault="006E16C0">
      <w:pPr>
        <w:spacing w:after="0" w:line="480" w:lineRule="auto"/>
        <w:rPr>
          <w:del w:id="925" w:author="Jade Raposa" w:date="2024-11-06T13:33:00Z" w16du:dateUtc="2024-11-06T05:33:00Z"/>
          <w:rFonts w:ascii="Georgia" w:eastAsia="Times New Roman" w:hAnsi="Georgia" w:cs="Times New Roman"/>
          <w:i/>
          <w:iCs/>
          <w:lang w:eastAsia="en-PH"/>
        </w:rPr>
      </w:pPr>
      <w:r>
        <w:rPr>
          <w:rFonts w:ascii="Georgia" w:eastAsia="Times New Roman" w:hAnsi="Georgia" w:cs="Times New Roman"/>
          <w:b/>
          <w:bCs/>
          <w:noProof/>
          <w:color w:val="000000"/>
          <w:lang w:eastAsia="en-PH"/>
        </w:rPr>
        <w:lastRenderedPageBreak/>
        <w:drawing>
          <wp:anchor distT="0" distB="0" distL="114300" distR="114300" simplePos="0" relativeHeight="251665408" behindDoc="0" locked="0" layoutInCell="1" allowOverlap="1" wp14:anchorId="3E517D3B" wp14:editId="05CB852F">
            <wp:simplePos x="0" y="0"/>
            <wp:positionH relativeFrom="margin">
              <wp:posOffset>879631</wp:posOffset>
            </wp:positionH>
            <wp:positionV relativeFrom="paragraph">
              <wp:posOffset>340731</wp:posOffset>
            </wp:positionV>
            <wp:extent cx="4157345" cy="6245225"/>
            <wp:effectExtent l="0" t="0" r="0" b="3175"/>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57345" cy="6245225"/>
                    </a:xfrm>
                    <a:prstGeom prst="rect">
                      <a:avLst/>
                    </a:prstGeom>
                  </pic:spPr>
                </pic:pic>
              </a:graphicData>
            </a:graphic>
            <wp14:sizeRelH relativeFrom="margin">
              <wp14:pctWidth>0</wp14:pctWidth>
            </wp14:sizeRelH>
            <wp14:sizeRelV relativeFrom="margin">
              <wp14:pctHeight>0</wp14:pctHeight>
            </wp14:sizeRelV>
          </wp:anchor>
        </w:drawing>
      </w:r>
      <w:r w:rsidR="002B278F">
        <w:rPr>
          <w:rFonts w:ascii="Georgia" w:eastAsia="Times New Roman" w:hAnsi="Georgia" w:cs="Times New Roman"/>
          <w:i/>
          <w:iCs/>
          <w:color w:val="000000"/>
          <w:lang w:eastAsia="en-PH"/>
        </w:rPr>
        <w:t>Sequence Diagram</w:t>
      </w:r>
      <w:commentRangeEnd w:id="907"/>
      <w:r w:rsidR="002B278F">
        <w:rPr>
          <w:rStyle w:val="CommentReference"/>
        </w:rPr>
        <w:commentReference w:id="907"/>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0D1AEE22" w:rsidR="008F456D" w:rsidDel="008D221D" w:rsidRDefault="008D221D">
      <w:pPr>
        <w:spacing w:after="0" w:line="480" w:lineRule="auto"/>
        <w:rPr>
          <w:del w:id="926" w:author="Jade Raposa" w:date="2024-11-06T13:36:00Z" w16du:dateUtc="2024-11-06T05:36:00Z"/>
          <w:rFonts w:ascii="Georgia" w:eastAsia="Times New Roman" w:hAnsi="Georgia" w:cs="Times New Roman"/>
          <w:color w:val="000000"/>
          <w:lang w:eastAsia="en-PH"/>
        </w:rPr>
      </w:pPr>
      <w:ins w:id="927" w:author="Jade Raposa" w:date="2024-11-06T13:36:00Z" w16du:dateUtc="2024-11-06T05:36:00Z">
        <w:r w:rsidRPr="008D221D">
          <w:rPr>
            <w:rFonts w:ascii="Georgia" w:eastAsia="Times New Roman" w:hAnsi="Georgia" w:cs="Times New Roman"/>
            <w:color w:val="000000"/>
            <w:lang w:eastAsia="en-PH"/>
          </w:rPr>
          <w:t xml:space="preserve">Figure 3.4 shows how learners and educators interact with the Mentor-Shift system. Learners start by searching for subjects or courses and can request mentorship from educators. Once a mentorship request is accepted, learners can view their enrolled subjects, access study materials and activities, send messages to educators, download certificates, and check their reports and progress. Educators can accept or decline mentorship requests, add new subjects, </w:t>
        </w:r>
        <w:r w:rsidRPr="008D221D">
          <w:rPr>
            <w:rFonts w:ascii="Georgia" w:eastAsia="Times New Roman" w:hAnsi="Georgia" w:cs="Times New Roman"/>
            <w:color w:val="000000"/>
            <w:lang w:eastAsia="en-PH"/>
          </w:rPr>
          <w:lastRenderedPageBreak/>
          <w:t>post study materials and activities, upload certificates, and input reports and progress for their mentees.</w:t>
        </w:r>
      </w:ins>
      <w:del w:id="928" w:author="Jade Raposa" w:date="2024-11-06T13:36:00Z" w16du:dateUtc="2024-11-06T05:36:00Z">
        <w:r w:rsidR="002B278F" w:rsidDel="008D221D">
          <w:rPr>
            <w:rFonts w:ascii="Georgia" w:eastAsia="Times New Roman" w:hAnsi="Georgia" w:cs="Times New Roman"/>
            <w:color w:val="000000"/>
            <w:lang w:eastAsia="en-PH"/>
          </w:rPr>
          <w:delTex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delText>
        </w:r>
      </w:del>
    </w:p>
    <w:p w14:paraId="6F6BD51F" w14:textId="77777777" w:rsidR="008D221D" w:rsidRDefault="008D221D" w:rsidP="008D221D">
      <w:pPr>
        <w:spacing w:after="0" w:line="480" w:lineRule="auto"/>
        <w:ind w:firstLine="720"/>
        <w:jc w:val="both"/>
        <w:rPr>
          <w:ins w:id="929" w:author="Jade Raposa" w:date="2024-11-06T13:36:00Z" w16du:dateUtc="2024-11-06T05:36:00Z"/>
          <w:rFonts w:ascii="Georgia" w:eastAsia="Times New Roman" w:hAnsi="Georgia" w:cs="Times New Roman"/>
          <w:color w:val="000000"/>
          <w:lang w:eastAsia="en-PH"/>
        </w:rPr>
      </w:pPr>
    </w:p>
    <w:p w14:paraId="1F8B01D0" w14:textId="5A22761B" w:rsidR="008F456D" w:rsidDel="008D221D" w:rsidRDefault="002B278F">
      <w:pPr>
        <w:spacing w:before="240" w:after="0" w:line="480" w:lineRule="auto"/>
        <w:ind w:firstLine="720"/>
        <w:jc w:val="both"/>
        <w:rPr>
          <w:del w:id="930" w:author="Jade Raposa" w:date="2024-11-06T13:36:00Z" w16du:dateUtc="2024-11-06T05:36:00Z"/>
          <w:rFonts w:ascii="Georgia" w:eastAsia="Times New Roman" w:hAnsi="Georgia" w:cs="Times New Roman"/>
          <w:color w:val="000000"/>
          <w:lang w:eastAsia="en-PH"/>
        </w:rPr>
        <w:pPrChange w:id="931" w:author="Jade Raposa" w:date="2024-11-06T13:36:00Z" w16du:dateUtc="2024-11-06T05:36:00Z">
          <w:pPr>
            <w:spacing w:after="0" w:line="480" w:lineRule="auto"/>
            <w:ind w:firstLine="720"/>
            <w:jc w:val="both"/>
          </w:pPr>
        </w:pPrChange>
      </w:pPr>
      <w:del w:id="932" w:author="Jade Raposa" w:date="2024-11-06T13:36:00Z" w16du:dateUtc="2024-11-06T05:36:00Z">
        <w:r w:rsidDel="008D221D">
          <w:rPr>
            <w:rFonts w:ascii="Georgia" w:eastAsia="Times New Roman" w:hAnsi="Georgia" w:cs="Times New Roman"/>
            <w:color w:val="000000"/>
            <w:lang w:eastAsia="en-PH"/>
          </w:rPr>
          <w:delTex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delText>
        </w:r>
      </w:del>
    </w:p>
    <w:p w14:paraId="21ED46CE" w14:textId="322E8C15" w:rsidR="008F456D" w:rsidDel="008D221D" w:rsidRDefault="002B278F">
      <w:pPr>
        <w:spacing w:before="240" w:after="0" w:line="480" w:lineRule="auto"/>
        <w:ind w:firstLine="720"/>
        <w:jc w:val="both"/>
        <w:rPr>
          <w:del w:id="933" w:author="Jade Raposa" w:date="2024-11-06T13:36:00Z" w16du:dateUtc="2024-11-06T05:36:00Z"/>
          <w:rFonts w:ascii="Georgia" w:eastAsia="Times New Roman" w:hAnsi="Georgia" w:cs="Times New Roman"/>
          <w:color w:val="000000"/>
          <w:lang w:eastAsia="en-PH"/>
        </w:rPr>
        <w:pPrChange w:id="934" w:author="Jade Raposa" w:date="2024-11-06T13:36:00Z" w16du:dateUtc="2024-11-06T05:36:00Z">
          <w:pPr>
            <w:spacing w:after="0" w:line="480" w:lineRule="auto"/>
            <w:ind w:firstLine="720"/>
            <w:jc w:val="both"/>
          </w:pPr>
        </w:pPrChange>
      </w:pPr>
      <w:del w:id="935" w:author="Jade Raposa" w:date="2024-11-06T13:36:00Z" w16du:dateUtc="2024-11-06T05:36:00Z">
        <w:r w:rsidDel="008D221D">
          <w:rPr>
            <w:rFonts w:ascii="Georgia" w:eastAsia="Times New Roman" w:hAnsi="Georgia" w:cs="Times New Roman"/>
            <w:color w:val="000000"/>
            <w:lang w:eastAsia="en-PH"/>
          </w:rPr>
          <w:delText>The app facilitates certification by allowing educators to upload certificates for specific students who have successfully completed their tasks. Once a certificate is uploaded, students can view and download it, giving them tangible proof of their achievements and milestones.</w:delText>
        </w:r>
      </w:del>
    </w:p>
    <w:p w14:paraId="7D47BB13" w14:textId="0537F8B9" w:rsidR="008F456D" w:rsidDel="008D221D" w:rsidRDefault="002B278F">
      <w:pPr>
        <w:spacing w:before="240" w:after="0" w:line="480" w:lineRule="auto"/>
        <w:ind w:firstLine="720"/>
        <w:jc w:val="both"/>
        <w:rPr>
          <w:del w:id="936" w:author="Jade Raposa" w:date="2024-11-06T13:36:00Z" w16du:dateUtc="2024-11-06T05:36:00Z"/>
          <w:rFonts w:ascii="Georgia" w:eastAsia="Times New Roman" w:hAnsi="Georgia" w:cs="Times New Roman"/>
          <w:color w:val="000000"/>
          <w:lang w:eastAsia="en-PH"/>
        </w:rPr>
        <w:pPrChange w:id="937" w:author="Jade Raposa" w:date="2024-11-06T13:36:00Z" w16du:dateUtc="2024-11-06T05:36:00Z">
          <w:pPr>
            <w:spacing w:after="0" w:line="480" w:lineRule="auto"/>
            <w:ind w:firstLine="720"/>
            <w:jc w:val="both"/>
          </w:pPr>
        </w:pPrChange>
      </w:pPr>
      <w:del w:id="938" w:author="Jade Raposa" w:date="2024-11-06T13:36:00Z" w16du:dateUtc="2024-11-06T05:36:00Z">
        <w:r w:rsidDel="008D221D">
          <w:rPr>
            <w:rFonts w:ascii="Georgia" w:eastAsia="Times New Roman" w:hAnsi="Georgia" w:cs="Times New Roman"/>
            <w:color w:val="000000"/>
            <w:lang w:eastAsia="en-PH"/>
          </w:rPr>
          <w:delTex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delText>
        </w:r>
      </w:del>
    </w:p>
    <w:p w14:paraId="005705E1" w14:textId="69BA5855" w:rsidR="008F456D" w:rsidDel="008D221D" w:rsidRDefault="002B278F">
      <w:pPr>
        <w:spacing w:before="240" w:after="0" w:line="480" w:lineRule="auto"/>
        <w:ind w:firstLine="720"/>
        <w:jc w:val="both"/>
        <w:rPr>
          <w:del w:id="939" w:author="Jade Raposa" w:date="2024-11-06T13:36:00Z" w16du:dateUtc="2024-11-06T05:36:00Z"/>
          <w:rFonts w:ascii="Georgia" w:eastAsia="Times New Roman" w:hAnsi="Georgia" w:cs="Times New Roman"/>
          <w:color w:val="FF0000"/>
          <w:lang w:eastAsia="en-PH"/>
        </w:rPr>
        <w:pPrChange w:id="940" w:author="Jade Raposa" w:date="2024-11-06T13:36:00Z" w16du:dateUtc="2024-11-06T05:36:00Z">
          <w:pPr>
            <w:spacing w:after="0" w:line="480" w:lineRule="auto"/>
            <w:ind w:firstLine="720"/>
            <w:jc w:val="both"/>
          </w:pPr>
        </w:pPrChange>
      </w:pPr>
      <w:del w:id="941" w:author="Jade Raposa" w:date="2024-11-06T13:36:00Z" w16du:dateUtc="2024-11-06T05:36:00Z">
        <w:r w:rsidDel="008D221D">
          <w:rPr>
            <w:rFonts w:ascii="Georgia" w:eastAsia="Times New Roman" w:hAnsi="Georgia" w:cs="Times New Roman"/>
            <w:color w:val="000000"/>
            <w:lang w:eastAsia="en-PH"/>
          </w:rPr>
          <w:delText>This sequence diagram captures the critical interactions and features that make Mentor-Shift a dynamic tool for enhancing mentorship and education through streamlined processes and real-time collaboration between students and educators.</w:delText>
        </w:r>
      </w:del>
    </w:p>
    <w:p w14:paraId="156AA87A" w14:textId="2FC714A6" w:rsidR="008F456D" w:rsidDel="008D221D" w:rsidRDefault="008F456D">
      <w:pPr>
        <w:spacing w:before="240" w:after="0" w:line="480" w:lineRule="auto"/>
        <w:ind w:firstLine="720"/>
        <w:rPr>
          <w:del w:id="942" w:author="Jade Raposa" w:date="2024-11-06T13:36:00Z" w16du:dateUtc="2024-11-06T05:36:00Z"/>
          <w:rFonts w:ascii="Georgia" w:eastAsia="Times New Roman" w:hAnsi="Georgia" w:cs="Times New Roman"/>
          <w:b/>
          <w:bCs/>
          <w:color w:val="000000"/>
          <w:lang w:eastAsia="en-PH"/>
        </w:rPr>
        <w:sectPr w:rsidR="008F456D" w:rsidDel="008D221D">
          <w:headerReference w:type="default" r:id="rId61"/>
          <w:headerReference w:type="first" r:id="rId62"/>
          <w:pgSz w:w="12240" w:h="15840"/>
          <w:pgMar w:top="1620" w:right="1440" w:bottom="1440" w:left="1440" w:header="708" w:footer="708" w:gutter="0"/>
          <w:pgNumType w:start="1"/>
          <w:cols w:space="708"/>
          <w:titlePg/>
          <w:docGrid w:linePitch="360"/>
        </w:sectPr>
        <w:pPrChange w:id="955" w:author="Jade Raposa" w:date="2024-11-06T13:36:00Z" w16du:dateUtc="2024-11-06T05:36:00Z">
          <w:pPr>
            <w:spacing w:after="0" w:line="480" w:lineRule="auto"/>
          </w:pPr>
        </w:pPrChange>
      </w:pPr>
    </w:p>
    <w:p w14:paraId="44183611" w14:textId="77777777" w:rsidR="008F456D" w:rsidRDefault="002B278F">
      <w:pPr>
        <w:spacing w:before="240" w:after="0" w:line="480" w:lineRule="auto"/>
        <w:rPr>
          <w:rFonts w:ascii="Georgia" w:eastAsia="Times New Roman" w:hAnsi="Georgia" w:cs="Times New Roman"/>
          <w:color w:val="000000"/>
          <w:lang w:eastAsia="en-PH"/>
        </w:rPr>
        <w:pPrChange w:id="956" w:author="Jade Raposa" w:date="2024-11-06T13:36:00Z" w16du:dateUtc="2024-11-06T05:36:00Z">
          <w:pPr>
            <w:spacing w:after="0" w:line="480" w:lineRule="auto"/>
          </w:pPr>
        </w:pPrChange>
      </w:pPr>
      <w:r>
        <w:rPr>
          <w:rFonts w:ascii="Georgia" w:eastAsia="Times New Roman" w:hAnsi="Georgia" w:cs="Times New Roman"/>
          <w:b/>
          <w:bCs/>
          <w:color w:val="000000"/>
          <w:lang w:eastAsia="en-PH"/>
        </w:rPr>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957"/>
      <w:commentRangeStart w:id="958"/>
      <w:r>
        <w:rPr>
          <w:rFonts w:ascii="Georgia" w:eastAsia="Times New Roman" w:hAnsi="Georgia" w:cs="Times New Roman"/>
          <w:noProof/>
          <w:lang w:eastAsia="en-PH"/>
        </w:rPr>
        <w:drawing>
          <wp:inline distT="0" distB="0" distL="0" distR="0" wp14:anchorId="045A82EB" wp14:editId="7C3C480A">
            <wp:extent cx="5454557" cy="4666615"/>
            <wp:effectExtent l="0" t="0" r="0"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54557" cy="4666615"/>
                    </a:xfrm>
                    <a:prstGeom prst="rect">
                      <a:avLst/>
                    </a:prstGeom>
                  </pic:spPr>
                </pic:pic>
              </a:graphicData>
            </a:graphic>
          </wp:inline>
        </w:drawing>
      </w:r>
      <w:commentRangeEnd w:id="957"/>
      <w:r>
        <w:rPr>
          <w:rStyle w:val="CommentReference"/>
        </w:rPr>
        <w:commentReference w:id="957"/>
      </w:r>
      <w:commentRangeEnd w:id="958"/>
      <w:r w:rsidR="003B1D23">
        <w:rPr>
          <w:rStyle w:val="CommentReference"/>
        </w:rPr>
        <w:commentReference w:id="958"/>
      </w:r>
    </w:p>
    <w:p w14:paraId="2A835725" w14:textId="77777777" w:rsidR="008F456D" w:rsidRDefault="008F456D">
      <w:pPr>
        <w:spacing w:after="0" w:line="240" w:lineRule="auto"/>
        <w:rPr>
          <w:rFonts w:ascii="Georgia" w:eastAsia="Times New Roman" w:hAnsi="Georgia" w:cs="Times New Roman"/>
          <w:lang w:eastAsia="en-PH"/>
        </w:rPr>
      </w:pPr>
    </w:p>
    <w:p w14:paraId="6A8699B3" w14:textId="5638A31D" w:rsidR="008F456D" w:rsidRDefault="002B278F">
      <w:pPr>
        <w:spacing w:after="200" w:line="480" w:lineRule="auto"/>
        <w:jc w:val="both"/>
        <w:rPr>
          <w:del w:id="959"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r>
      <w:ins w:id="960" w:author="Jade Raposa" w:date="2024-11-05T22:52:00Z" w16du:dateUtc="2024-11-05T14:52:00Z">
        <w:r w:rsidR="00FB3913" w:rsidRPr="00FB3913">
          <w:rPr>
            <w:rFonts w:ascii="Georgia" w:eastAsia="Times New Roman" w:hAnsi="Georgia" w:cs="Times New Roman"/>
            <w:color w:val="000000"/>
            <w:lang w:eastAsia="en-PH"/>
          </w:rPr>
          <w:t>Figure 3.5</w:t>
        </w:r>
      </w:ins>
      <w:del w:id="961" w:author="Jade Raposa" w:date="2024-11-05T22:52:00Z" w16du:dateUtc="2024-11-05T14:52:00Z">
        <w:r w:rsidDel="00FB3913">
          <w:rPr>
            <w:rFonts w:ascii="Georgia" w:eastAsia="Times New Roman" w:hAnsi="Georgia" w:cs="Times New Roman"/>
            <w:color w:val="000000"/>
            <w:lang w:eastAsia="en-PH"/>
          </w:rPr>
          <w:delText>The class diagram</w:delText>
        </w:r>
      </w:del>
      <w:r>
        <w:rPr>
          <w:rFonts w:ascii="Georgia" w:eastAsia="Times New Roman" w:hAnsi="Georgia" w:cs="Times New Roman"/>
          <w:color w:val="000000"/>
          <w:lang w:eastAsia="en-PH"/>
        </w:rPr>
        <w:t xml:space="preserve"> depicts the </w:t>
      </w:r>
      <w:ins w:id="962" w:author="Jade Raposa" w:date="2024-11-05T22:54:00Z" w16du:dateUtc="2024-11-05T14:54:00Z">
        <w:r w:rsidR="00BB207C" w:rsidRPr="00BB207C">
          <w:rPr>
            <w:rFonts w:ascii="Georgia" w:eastAsia="Times New Roman" w:hAnsi="Georgia" w:cs="Times New Roman"/>
            <w:color w:val="000000"/>
            <w:lang w:eastAsia="en-PH"/>
          </w:rPr>
          <w:t xml:space="preserve">key elements of the Mentor-Shift system, including </w:t>
        </w:r>
      </w:ins>
      <w:ins w:id="963" w:author="Jade Raposa" w:date="2024-11-05T22:56:00Z" w16du:dateUtc="2024-11-05T14:56:00Z">
        <w:r w:rsidR="003E64F3">
          <w:rPr>
            <w:rFonts w:ascii="Georgia" w:eastAsia="Times New Roman" w:hAnsi="Georgia" w:cs="Times New Roman"/>
            <w:color w:val="000000"/>
            <w:lang w:eastAsia="en-PH"/>
          </w:rPr>
          <w:t>m</w:t>
        </w:r>
      </w:ins>
      <w:ins w:id="964" w:author="Jade Raposa" w:date="2024-11-05T22:54:00Z" w16du:dateUtc="2024-11-05T14:54:00Z">
        <w:r w:rsidR="00BB207C" w:rsidRPr="00BB207C">
          <w:rPr>
            <w:rFonts w:ascii="Georgia" w:eastAsia="Times New Roman" w:hAnsi="Georgia" w:cs="Times New Roman"/>
            <w:color w:val="000000"/>
            <w:lang w:eastAsia="en-PH"/>
          </w:rPr>
          <w:t xml:space="preserve">entee, </w:t>
        </w:r>
      </w:ins>
      <w:ins w:id="965" w:author="Jade Raposa" w:date="2024-11-05T22:56:00Z" w16du:dateUtc="2024-11-05T14:56:00Z">
        <w:r w:rsidR="003E64F3">
          <w:rPr>
            <w:rFonts w:ascii="Georgia" w:eastAsia="Times New Roman" w:hAnsi="Georgia" w:cs="Times New Roman"/>
            <w:color w:val="000000"/>
            <w:lang w:eastAsia="en-PH"/>
          </w:rPr>
          <w:t>m</w:t>
        </w:r>
      </w:ins>
      <w:ins w:id="966" w:author="Jade Raposa" w:date="2024-11-05T22:54:00Z" w16du:dateUtc="2024-11-05T14:54:00Z">
        <w:r w:rsidR="00BB207C" w:rsidRPr="00BB207C">
          <w:rPr>
            <w:rFonts w:ascii="Georgia" w:eastAsia="Times New Roman" w:hAnsi="Georgia" w:cs="Times New Roman"/>
            <w:color w:val="000000"/>
            <w:lang w:eastAsia="en-PH"/>
          </w:rPr>
          <w:t xml:space="preserve">entor, </w:t>
        </w:r>
        <w:r w:rsidR="00BB207C">
          <w:rPr>
            <w:rFonts w:ascii="Georgia" w:eastAsia="Times New Roman" w:hAnsi="Georgia" w:cs="Times New Roman"/>
            <w:color w:val="000000"/>
            <w:lang w:eastAsia="en-PH"/>
          </w:rPr>
          <w:t>m</w:t>
        </w:r>
        <w:r w:rsidR="00BB207C" w:rsidRPr="00BB207C">
          <w:rPr>
            <w:rFonts w:ascii="Georgia" w:eastAsia="Times New Roman" w:hAnsi="Georgia" w:cs="Times New Roman"/>
            <w:color w:val="000000"/>
            <w:lang w:eastAsia="en-PH"/>
          </w:rPr>
          <w:t>entor</w:t>
        </w:r>
        <w:r w:rsidR="00BB207C">
          <w:rPr>
            <w:rFonts w:ascii="Georgia" w:eastAsia="Times New Roman" w:hAnsi="Georgia" w:cs="Times New Roman"/>
            <w:color w:val="000000"/>
            <w:lang w:eastAsia="en-PH"/>
          </w:rPr>
          <w:t xml:space="preserve"> s</w:t>
        </w:r>
        <w:r w:rsidR="00BB207C" w:rsidRPr="00BB207C">
          <w:rPr>
            <w:rFonts w:ascii="Georgia" w:eastAsia="Times New Roman" w:hAnsi="Georgia" w:cs="Times New Roman"/>
            <w:color w:val="000000"/>
            <w:lang w:eastAsia="en-PH"/>
          </w:rPr>
          <w:t xml:space="preserve">ubject, </w:t>
        </w:r>
      </w:ins>
      <w:ins w:id="967" w:author="Jade Raposa" w:date="2024-11-05T22:55:00Z" w16du:dateUtc="2024-11-05T14:55:00Z">
        <w:r w:rsidR="00BB207C">
          <w:rPr>
            <w:rFonts w:ascii="Georgia" w:eastAsia="Times New Roman" w:hAnsi="Georgia" w:cs="Times New Roman"/>
            <w:color w:val="000000"/>
            <w:lang w:eastAsia="en-PH"/>
          </w:rPr>
          <w:t>e</w:t>
        </w:r>
      </w:ins>
      <w:ins w:id="968" w:author="Jade Raposa" w:date="2024-11-05T22:54:00Z" w16du:dateUtc="2024-11-05T14:54:00Z">
        <w:r w:rsidR="00BB207C" w:rsidRPr="00BB207C">
          <w:rPr>
            <w:rFonts w:ascii="Georgia" w:eastAsia="Times New Roman" w:hAnsi="Georgia" w:cs="Times New Roman"/>
            <w:color w:val="000000"/>
            <w:lang w:eastAsia="en-PH"/>
          </w:rPr>
          <w:t>nrolled</w:t>
        </w:r>
      </w:ins>
      <w:ins w:id="969" w:author="Jade Raposa" w:date="2024-11-05T22:55:00Z" w16du:dateUtc="2024-11-05T14:55:00Z">
        <w:r w:rsidR="00BB207C">
          <w:rPr>
            <w:rFonts w:ascii="Georgia" w:eastAsia="Times New Roman" w:hAnsi="Georgia" w:cs="Times New Roman"/>
            <w:color w:val="000000"/>
            <w:lang w:eastAsia="en-PH"/>
          </w:rPr>
          <w:t xml:space="preserve"> m</w:t>
        </w:r>
      </w:ins>
      <w:ins w:id="970" w:author="Jade Raposa" w:date="2024-11-05T22:54:00Z" w16du:dateUtc="2024-11-05T14:54:00Z">
        <w:r w:rsidR="00BB207C" w:rsidRPr="00BB207C">
          <w:rPr>
            <w:rFonts w:ascii="Georgia" w:eastAsia="Times New Roman" w:hAnsi="Georgia" w:cs="Times New Roman"/>
            <w:color w:val="000000"/>
            <w:lang w:eastAsia="en-PH"/>
          </w:rPr>
          <w:t>entor</w:t>
        </w:r>
      </w:ins>
      <w:ins w:id="971" w:author="Jade Raposa" w:date="2024-11-05T22:55:00Z" w16du:dateUtc="2024-11-05T14:55:00Z">
        <w:r w:rsidR="00BB207C">
          <w:rPr>
            <w:rFonts w:ascii="Georgia" w:eastAsia="Times New Roman" w:hAnsi="Georgia" w:cs="Times New Roman"/>
            <w:color w:val="000000"/>
            <w:lang w:eastAsia="en-PH"/>
          </w:rPr>
          <w:t xml:space="preserve"> s</w:t>
        </w:r>
      </w:ins>
      <w:ins w:id="972" w:author="Jade Raposa" w:date="2024-11-05T22:54:00Z" w16du:dateUtc="2024-11-05T14:54:00Z">
        <w:r w:rsidR="00BB207C" w:rsidRPr="00BB207C">
          <w:rPr>
            <w:rFonts w:ascii="Georgia" w:eastAsia="Times New Roman" w:hAnsi="Georgia" w:cs="Times New Roman"/>
            <w:color w:val="000000"/>
            <w:lang w:eastAsia="en-PH"/>
          </w:rPr>
          <w:t xml:space="preserve">ubject, </w:t>
        </w:r>
      </w:ins>
      <w:ins w:id="973" w:author="Jade Raposa" w:date="2024-11-05T22:55:00Z" w16du:dateUtc="2024-11-05T14:55:00Z">
        <w:r w:rsidR="00BB207C">
          <w:rPr>
            <w:rFonts w:ascii="Georgia" w:eastAsia="Times New Roman" w:hAnsi="Georgia" w:cs="Times New Roman"/>
            <w:color w:val="000000"/>
            <w:lang w:eastAsia="en-PH"/>
          </w:rPr>
          <w:t>s</w:t>
        </w:r>
      </w:ins>
      <w:ins w:id="974" w:author="Jade Raposa" w:date="2024-11-05T22:54:00Z" w16du:dateUtc="2024-11-05T14:54:00Z">
        <w:r w:rsidR="00BB207C" w:rsidRPr="00BB207C">
          <w:rPr>
            <w:rFonts w:ascii="Georgia" w:eastAsia="Times New Roman" w:hAnsi="Georgia" w:cs="Times New Roman"/>
            <w:color w:val="000000"/>
            <w:lang w:eastAsia="en-PH"/>
          </w:rPr>
          <w:t>ubject</w:t>
        </w:r>
      </w:ins>
      <w:ins w:id="975" w:author="Jade Raposa" w:date="2024-11-05T22:55:00Z" w16du:dateUtc="2024-11-05T14:55:00Z">
        <w:r w:rsidR="00BB207C">
          <w:rPr>
            <w:rFonts w:ascii="Georgia" w:eastAsia="Times New Roman" w:hAnsi="Georgia" w:cs="Times New Roman"/>
            <w:color w:val="000000"/>
            <w:lang w:eastAsia="en-PH"/>
          </w:rPr>
          <w:t xml:space="preserve"> c</w:t>
        </w:r>
      </w:ins>
      <w:ins w:id="976" w:author="Jade Raposa" w:date="2024-11-05T22:54:00Z" w16du:dateUtc="2024-11-05T14:54:00Z">
        <w:r w:rsidR="00BB207C" w:rsidRPr="00BB207C">
          <w:rPr>
            <w:rFonts w:ascii="Georgia" w:eastAsia="Times New Roman" w:hAnsi="Georgia" w:cs="Times New Roman"/>
            <w:color w:val="000000"/>
            <w:lang w:eastAsia="en-PH"/>
          </w:rPr>
          <w:t xml:space="preserve">lassroom, </w:t>
        </w:r>
      </w:ins>
      <w:ins w:id="977" w:author="Jade Raposa" w:date="2024-11-05T22:55:00Z" w16du:dateUtc="2024-11-05T14:55:00Z">
        <w:r w:rsidR="00BB207C">
          <w:rPr>
            <w:rFonts w:ascii="Georgia" w:eastAsia="Times New Roman" w:hAnsi="Georgia" w:cs="Times New Roman"/>
            <w:color w:val="000000"/>
            <w:lang w:eastAsia="en-PH"/>
          </w:rPr>
          <w:t>l</w:t>
        </w:r>
      </w:ins>
      <w:ins w:id="978" w:author="Jade Raposa" w:date="2024-11-05T22:54:00Z" w16du:dateUtc="2024-11-05T14:54:00Z">
        <w:r w:rsidR="00BB207C" w:rsidRPr="00BB207C">
          <w:rPr>
            <w:rFonts w:ascii="Georgia" w:eastAsia="Times New Roman" w:hAnsi="Georgia" w:cs="Times New Roman"/>
            <w:color w:val="000000"/>
            <w:lang w:eastAsia="en-PH"/>
          </w:rPr>
          <w:t xml:space="preserve">esson, </w:t>
        </w:r>
      </w:ins>
      <w:ins w:id="979" w:author="Jade Raposa" w:date="2024-11-05T22:55:00Z" w16du:dateUtc="2024-11-05T14:55:00Z">
        <w:r w:rsidR="00BB207C">
          <w:rPr>
            <w:rFonts w:ascii="Georgia" w:eastAsia="Times New Roman" w:hAnsi="Georgia" w:cs="Times New Roman"/>
            <w:color w:val="000000"/>
            <w:lang w:eastAsia="en-PH"/>
          </w:rPr>
          <w:t>a</w:t>
        </w:r>
      </w:ins>
      <w:ins w:id="980" w:author="Jade Raposa" w:date="2024-11-05T22:54:00Z" w16du:dateUtc="2024-11-05T14:54:00Z">
        <w:r w:rsidR="00BB207C" w:rsidRPr="00BB207C">
          <w:rPr>
            <w:rFonts w:ascii="Georgia" w:eastAsia="Times New Roman" w:hAnsi="Georgia" w:cs="Times New Roman"/>
            <w:color w:val="000000"/>
            <w:lang w:eastAsia="en-PH"/>
          </w:rPr>
          <w:t xml:space="preserve">ctivity, </w:t>
        </w:r>
      </w:ins>
      <w:ins w:id="981" w:author="Jade Raposa" w:date="2024-11-05T22:55:00Z" w16du:dateUtc="2024-11-05T14:55:00Z">
        <w:r w:rsidR="00BB207C">
          <w:rPr>
            <w:rFonts w:ascii="Georgia" w:eastAsia="Times New Roman" w:hAnsi="Georgia" w:cs="Times New Roman"/>
            <w:color w:val="000000"/>
            <w:lang w:eastAsia="en-PH"/>
          </w:rPr>
          <w:t>s</w:t>
        </w:r>
      </w:ins>
      <w:ins w:id="982" w:author="Jade Raposa" w:date="2024-11-05T22:54:00Z" w16du:dateUtc="2024-11-05T14:54:00Z">
        <w:r w:rsidR="00BB207C" w:rsidRPr="00BB207C">
          <w:rPr>
            <w:rFonts w:ascii="Georgia" w:eastAsia="Times New Roman" w:hAnsi="Georgia" w:cs="Times New Roman"/>
            <w:color w:val="000000"/>
            <w:lang w:eastAsia="en-PH"/>
          </w:rPr>
          <w:t xml:space="preserve">core, Certificate, Report, and Message. Mentees search for mentor subjects and request mentorship, which mentors can accept or decline. Approved mentees are recorded in </w:t>
        </w:r>
      </w:ins>
      <w:ins w:id="983" w:author="Jade Raposa" w:date="2024-11-05T22:55:00Z" w16du:dateUtc="2024-11-05T14:55:00Z">
        <w:r w:rsidR="008B479B">
          <w:rPr>
            <w:rFonts w:ascii="Georgia" w:eastAsia="Times New Roman" w:hAnsi="Georgia" w:cs="Times New Roman"/>
            <w:color w:val="000000"/>
            <w:lang w:eastAsia="en-PH"/>
          </w:rPr>
          <w:t>e</w:t>
        </w:r>
      </w:ins>
      <w:ins w:id="984" w:author="Jade Raposa" w:date="2024-11-05T22:54:00Z" w16du:dateUtc="2024-11-05T14:54:00Z">
        <w:r w:rsidR="00BB207C" w:rsidRPr="00BB207C">
          <w:rPr>
            <w:rFonts w:ascii="Georgia" w:eastAsia="Times New Roman" w:hAnsi="Georgia" w:cs="Times New Roman"/>
            <w:color w:val="000000"/>
            <w:lang w:eastAsia="en-PH"/>
          </w:rPr>
          <w:t>nrolled</w:t>
        </w:r>
      </w:ins>
      <w:ins w:id="985" w:author="Jade Raposa" w:date="2024-11-05T22:55:00Z" w16du:dateUtc="2024-11-05T14:55:00Z">
        <w:r w:rsidR="008B479B">
          <w:rPr>
            <w:rFonts w:ascii="Georgia" w:eastAsia="Times New Roman" w:hAnsi="Georgia" w:cs="Times New Roman"/>
            <w:color w:val="000000"/>
            <w:lang w:eastAsia="en-PH"/>
          </w:rPr>
          <w:t xml:space="preserve"> m</w:t>
        </w:r>
      </w:ins>
      <w:ins w:id="986" w:author="Jade Raposa" w:date="2024-11-05T22:54:00Z" w16du:dateUtc="2024-11-05T14:54:00Z">
        <w:r w:rsidR="00BB207C" w:rsidRPr="00BB207C">
          <w:rPr>
            <w:rFonts w:ascii="Georgia" w:eastAsia="Times New Roman" w:hAnsi="Georgia" w:cs="Times New Roman"/>
            <w:color w:val="000000"/>
            <w:lang w:eastAsia="en-PH"/>
          </w:rPr>
          <w:t>entor</w:t>
        </w:r>
      </w:ins>
      <w:ins w:id="987" w:author="Jade Raposa" w:date="2024-11-05T22:55:00Z" w16du:dateUtc="2024-11-05T14:55:00Z">
        <w:r w:rsidR="008B479B">
          <w:rPr>
            <w:rFonts w:ascii="Georgia" w:eastAsia="Times New Roman" w:hAnsi="Georgia" w:cs="Times New Roman"/>
            <w:color w:val="000000"/>
            <w:lang w:eastAsia="en-PH"/>
          </w:rPr>
          <w:t xml:space="preserve"> s</w:t>
        </w:r>
      </w:ins>
      <w:ins w:id="988" w:author="Jade Raposa" w:date="2024-11-05T22:54:00Z" w16du:dateUtc="2024-11-05T14:54:00Z">
        <w:r w:rsidR="00BB207C" w:rsidRPr="00BB207C">
          <w:rPr>
            <w:rFonts w:ascii="Georgia" w:eastAsia="Times New Roman" w:hAnsi="Georgia" w:cs="Times New Roman"/>
            <w:color w:val="000000"/>
            <w:lang w:eastAsia="en-PH"/>
          </w:rPr>
          <w:t xml:space="preserve">ubject. Each </w:t>
        </w:r>
      </w:ins>
      <w:ins w:id="989" w:author="Jade Raposa" w:date="2024-11-05T22:56:00Z" w16du:dateUtc="2024-11-05T14:56:00Z">
        <w:r w:rsidR="008B479B">
          <w:rPr>
            <w:rFonts w:ascii="Georgia" w:eastAsia="Times New Roman" w:hAnsi="Georgia" w:cs="Times New Roman"/>
            <w:color w:val="000000"/>
            <w:lang w:eastAsia="en-PH"/>
          </w:rPr>
          <w:t>m</w:t>
        </w:r>
      </w:ins>
      <w:ins w:id="990" w:author="Jade Raposa" w:date="2024-11-05T22:54:00Z" w16du:dateUtc="2024-11-05T14:54:00Z">
        <w:r w:rsidR="00BB207C" w:rsidRPr="00BB207C">
          <w:rPr>
            <w:rFonts w:ascii="Georgia" w:eastAsia="Times New Roman" w:hAnsi="Georgia" w:cs="Times New Roman"/>
            <w:color w:val="000000"/>
            <w:lang w:eastAsia="en-PH"/>
          </w:rPr>
          <w:t>entor</w:t>
        </w:r>
      </w:ins>
      <w:ins w:id="991" w:author="Jade Raposa" w:date="2024-11-05T22:56:00Z" w16du:dateUtc="2024-11-05T14:56:00Z">
        <w:r w:rsidR="008B479B">
          <w:rPr>
            <w:rFonts w:ascii="Georgia" w:eastAsia="Times New Roman" w:hAnsi="Georgia" w:cs="Times New Roman"/>
            <w:color w:val="000000"/>
            <w:lang w:eastAsia="en-PH"/>
          </w:rPr>
          <w:t xml:space="preserve"> s</w:t>
        </w:r>
      </w:ins>
      <w:ins w:id="992" w:author="Jade Raposa" w:date="2024-11-05T22:54:00Z" w16du:dateUtc="2024-11-05T14:54:00Z">
        <w:r w:rsidR="00BB207C" w:rsidRPr="00BB207C">
          <w:rPr>
            <w:rFonts w:ascii="Georgia" w:eastAsia="Times New Roman" w:hAnsi="Georgia" w:cs="Times New Roman"/>
            <w:color w:val="000000"/>
            <w:lang w:eastAsia="en-PH"/>
          </w:rPr>
          <w:t xml:space="preserve">ubject has a </w:t>
        </w:r>
      </w:ins>
      <w:ins w:id="993" w:author="Jade Raposa" w:date="2024-11-05T22:56:00Z" w16du:dateUtc="2024-11-05T14:56:00Z">
        <w:r w:rsidR="008B479B">
          <w:rPr>
            <w:rFonts w:ascii="Georgia" w:eastAsia="Times New Roman" w:hAnsi="Georgia" w:cs="Times New Roman"/>
            <w:color w:val="000000"/>
            <w:lang w:eastAsia="en-PH"/>
          </w:rPr>
          <w:t>s</w:t>
        </w:r>
      </w:ins>
      <w:ins w:id="994" w:author="Jade Raposa" w:date="2024-11-05T22:54:00Z" w16du:dateUtc="2024-11-05T14:54:00Z">
        <w:r w:rsidR="00BB207C" w:rsidRPr="00BB207C">
          <w:rPr>
            <w:rFonts w:ascii="Georgia" w:eastAsia="Times New Roman" w:hAnsi="Georgia" w:cs="Times New Roman"/>
            <w:color w:val="000000"/>
            <w:lang w:eastAsia="en-PH"/>
          </w:rPr>
          <w:t>ubject</w:t>
        </w:r>
      </w:ins>
      <w:ins w:id="995" w:author="Jade Raposa" w:date="2024-11-05T22:56:00Z" w16du:dateUtc="2024-11-05T14:56:00Z">
        <w:r w:rsidR="008B479B">
          <w:rPr>
            <w:rFonts w:ascii="Georgia" w:eastAsia="Times New Roman" w:hAnsi="Georgia" w:cs="Times New Roman"/>
            <w:color w:val="000000"/>
            <w:lang w:eastAsia="en-PH"/>
          </w:rPr>
          <w:t xml:space="preserve"> c</w:t>
        </w:r>
      </w:ins>
      <w:ins w:id="996" w:author="Jade Raposa" w:date="2024-11-05T22:54:00Z" w16du:dateUtc="2024-11-05T14:54:00Z">
        <w:r w:rsidR="00BB207C" w:rsidRPr="00BB207C">
          <w:rPr>
            <w:rFonts w:ascii="Georgia" w:eastAsia="Times New Roman" w:hAnsi="Georgia" w:cs="Times New Roman"/>
            <w:color w:val="000000"/>
            <w:lang w:eastAsia="en-PH"/>
          </w:rPr>
          <w:t xml:space="preserve">lassroom with tabs for Lesson, Activity, and Score. Lessons contain </w:t>
        </w:r>
        <w:r w:rsidR="00BB207C" w:rsidRPr="00BB207C">
          <w:rPr>
            <w:rFonts w:ascii="Georgia" w:eastAsia="Times New Roman" w:hAnsi="Georgia" w:cs="Times New Roman"/>
            <w:color w:val="000000"/>
            <w:lang w:eastAsia="en-PH"/>
          </w:rPr>
          <w:lastRenderedPageBreak/>
          <w:t>various content types, activities include quizzes and assignments, and scores track mentee progress. Certificates, linked to scores, include detailed reports. Messaging enables real-time communication between mentees and mentors.</w:t>
        </w:r>
      </w:ins>
      <w:del w:id="997" w:author="Jade Raposa" w:date="2024-11-05T22:54:00Z" w16du:dateUtc="2024-11-05T14:54:00Z">
        <w:r w:rsidDel="00BB207C">
          <w:rPr>
            <w:rFonts w:ascii="Georgia" w:eastAsia="Times New Roman" w:hAnsi="Georgia" w:cs="Times New Roman"/>
            <w:color w:val="000000"/>
            <w:lang w:eastAsia="en-PH"/>
          </w:rPr>
          <w:delText>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delText>
        </w:r>
      </w:del>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998"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r>
              <w:rPr>
                <w:rFonts w:ascii="Georgia" w:eastAsia="Georgia" w:hAnsi="Georgia" w:cs="Georgia"/>
              </w:rPr>
              <w:t>last_name</w:t>
            </w:r>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r>
              <w:rPr>
                <w:rFonts w:ascii="Georgia" w:eastAsia="Georgia" w:hAnsi="Georgia" w:cs="Georgia"/>
              </w:rPr>
              <w:t>first_name</w:t>
            </w:r>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r>
              <w:rPr>
                <w:rFonts w:ascii="Georgia" w:eastAsia="Georgia" w:hAnsi="Georgia" w:cs="Georgia"/>
              </w:rPr>
              <w:t>displayname</w:t>
            </w:r>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r>
              <w:rPr>
                <w:rFonts w:ascii="Georgia" w:eastAsia="Georgia" w:hAnsi="Georgia" w:cs="Georgia"/>
              </w:rPr>
              <w:t>imgpath</w:t>
            </w:r>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r>
              <w:rPr>
                <w:rFonts w:ascii="Georgia" w:eastAsia="Georgia" w:hAnsi="Georgia" w:cs="Georgia"/>
              </w:rPr>
              <w:t>yearlvl</w:t>
            </w:r>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Del="00247150" w:rsidRDefault="002B278F">
      <w:pPr>
        <w:spacing w:after="0" w:line="480" w:lineRule="auto"/>
        <w:ind w:firstLine="720"/>
        <w:jc w:val="both"/>
        <w:rPr>
          <w:del w:id="999" w:author="Jade Raposa" w:date="2024-11-06T13:43:00Z" w16du:dateUtc="2024-11-06T05:43:00Z"/>
          <w:rFonts w:ascii="Georgia" w:eastAsia="Times New Roman" w:hAnsi="Georgia" w:cs="Times New Roman"/>
          <w:lang w:eastAsia="en-PH"/>
        </w:rPr>
      </w:pPr>
      <w:r>
        <w:rPr>
          <w:rFonts w:ascii="Georgia" w:eastAsia="Times New Roman" w:hAnsi="Georgia" w:cs="Times New Roman"/>
          <w:lang w:eastAsia="en-PH"/>
        </w:rPr>
        <w:t>Table 3.1 outlines the Mentee Table, which stores essential information about students in the Mentor-Shift app. Each mentee is identified by a unique id (primary key) and includes fields such as email, first_name, last_name, gender, birthday, and yearlvl to track personal and academic details. The displayname and imgpath fields manage the mentee's public profile, while password ensures secure login. This table is crucial for organizing mentee profiles and facilitating personalized mentorship within the app.</w:t>
      </w:r>
    </w:p>
    <w:p w14:paraId="5A56F688" w14:textId="77777777" w:rsidR="008F456D" w:rsidRDefault="008F456D" w:rsidP="00247150">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before="240" w:after="0" w:line="480" w:lineRule="auto"/>
        <w:rPr>
          <w:rFonts w:ascii="Georgia" w:eastAsia="Times New Roman" w:hAnsi="Georgia" w:cs="Times New Roman"/>
          <w:b/>
          <w:bCs/>
          <w:color w:val="000000"/>
          <w:lang w:eastAsia="en-PH"/>
        </w:rPr>
        <w:pPrChange w:id="1000" w:author="Jade Raposa" w:date="2024-11-06T13:43:00Z" w16du:dateUtc="2024-11-06T05:43:00Z">
          <w:pPr>
            <w:spacing w:after="0" w:line="480" w:lineRule="auto"/>
          </w:pPr>
        </w:pPrChange>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r>
              <w:rPr>
                <w:rFonts w:ascii="Georgia" w:eastAsia="Georgia" w:hAnsi="Georgia" w:cs="Georgia"/>
              </w:rPr>
              <w:lastRenderedPageBreak/>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r>
              <w:rPr>
                <w:rFonts w:ascii="Georgia" w:eastAsia="Georgia" w:hAnsi="Georgia" w:cs="Georgia"/>
              </w:rPr>
              <w:t>last_name</w:t>
            </w:r>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r>
              <w:rPr>
                <w:rFonts w:ascii="Georgia" w:eastAsia="Georgia" w:hAnsi="Georgia" w:cs="Georgia"/>
              </w:rPr>
              <w:t>first_name</w:t>
            </w:r>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r>
              <w:rPr>
                <w:rFonts w:ascii="Georgia" w:eastAsia="Georgia" w:hAnsi="Georgia" w:cs="Georgia"/>
              </w:rPr>
              <w:t>displayname</w:t>
            </w:r>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r>
              <w:rPr>
                <w:rFonts w:ascii="Georgia" w:eastAsia="Georgia" w:hAnsi="Georgia" w:cs="Georgia"/>
              </w:rPr>
              <w:t>imgpath</w:t>
            </w:r>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5D0CDA38" w:rsidR="008F456D" w:rsidDel="00D24236" w:rsidRDefault="008F456D">
      <w:pPr>
        <w:spacing w:after="0" w:line="480" w:lineRule="auto"/>
        <w:ind w:firstLine="720"/>
        <w:jc w:val="both"/>
        <w:rPr>
          <w:del w:id="1001" w:author="Jade Raposa" w:date="2024-11-06T13:43:00Z" w16du:dateUtc="2024-11-06T05:43:00Z"/>
          <w:rFonts w:ascii="Georgia" w:eastAsia="Times New Roman" w:hAnsi="Georgia" w:cs="Times New Roman"/>
          <w:lang w:eastAsia="en-PH"/>
        </w:rPr>
        <w:sectPr w:rsidR="008F456D" w:rsidDel="00D24236">
          <w:headerReference w:type="default" r:id="rId64"/>
          <w:headerReference w:type="first" r:id="rId65"/>
          <w:pgSz w:w="12240" w:h="15840"/>
          <w:pgMar w:top="1440" w:right="1440" w:bottom="1440" w:left="1440" w:header="708" w:footer="708" w:gutter="0"/>
          <w:pgNumType w:start="1"/>
          <w:cols w:space="708"/>
          <w:titlePg/>
          <w:docGrid w:linePitch="360"/>
        </w:sectPr>
      </w:pPr>
    </w:p>
    <w:p w14:paraId="79810425" w14:textId="317487E3" w:rsidR="00825C1B" w:rsidRDefault="002B278F" w:rsidP="00825C1B">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Table 3.2 details the Mentor Table, which holds key information for mentors in the Mentor-Shift app. Each mentor is uniquely identified by the id (primary key) and includes fields such as email, first_name, last_name, gender, and birthday for personal and demographic information. The displayname and imgpath fields manage the mentor's public profile, while password ensures secure access. This table is fundamental for organizing mentor profiles, enabling efficient mentor-mentee interactions within the app.</w:t>
      </w:r>
      <w:del w:id="1016" w:author="Jade Raposa" w:date="2024-11-06T13:43:00Z" w16du:dateUtc="2024-11-06T05:43:00Z">
        <w:r w:rsidDel="00825C1B">
          <w:rPr>
            <w:rFonts w:ascii="Georgia" w:eastAsia="Times New Roman" w:hAnsi="Georgia" w:cs="Times New Roman"/>
            <w:lang w:eastAsia="en-PH"/>
          </w:rPr>
          <w:br/>
        </w:r>
      </w:del>
    </w:p>
    <w:p w14:paraId="5C9A3E6A" w14:textId="77777777" w:rsidR="008F456D" w:rsidRDefault="002B278F">
      <w:pPr>
        <w:spacing w:before="240" w:after="0" w:line="480" w:lineRule="auto"/>
        <w:rPr>
          <w:rFonts w:ascii="Georgia" w:eastAsia="Times New Roman" w:hAnsi="Georgia" w:cs="Times New Roman"/>
          <w:b/>
          <w:bCs/>
          <w:color w:val="000000"/>
          <w:lang w:eastAsia="en-PH"/>
        </w:rPr>
        <w:pPrChange w:id="1017" w:author="Jade Raposa" w:date="2024-11-06T13:43:00Z" w16du:dateUtc="2024-11-06T05:43:00Z">
          <w:pPr>
            <w:spacing w:after="0" w:line="480" w:lineRule="auto"/>
          </w:pPr>
        </w:pPrChange>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047AB9" w:rsidR="008F456D" w:rsidRPr="00825C1B" w:rsidRDefault="002B278F" w:rsidP="00825C1B">
      <w:pPr>
        <w:spacing w:after="0" w:line="480" w:lineRule="auto"/>
        <w:ind w:firstLine="720"/>
        <w:jc w:val="both"/>
        <w:rPr>
          <w:rFonts w:ascii="Georgia" w:eastAsia="Times New Roman" w:hAnsi="Georgia" w:cs="Times New Roman"/>
          <w:lang w:eastAsia="en-PH"/>
          <w:rPrChange w:id="1018" w:author="Jade Raposa" w:date="2024-11-06T13:43:00Z" w16du:dateUtc="2024-11-06T05:43:00Z">
            <w:rPr>
              <w:rFonts w:ascii="Georgia" w:eastAsia="Times New Roman" w:hAnsi="Georgia" w:cs="Times New Roman"/>
              <w:color w:val="4472C4" w:themeColor="accent1"/>
              <w:lang w:eastAsia="en-PH"/>
            </w:rPr>
          </w:rPrChange>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del w:id="1019" w:author="Jade Raposa" w:date="2024-11-06T13:43:00Z" w16du:dateUtc="2024-11-06T05:43:00Z">
        <w:r w:rsidDel="00825C1B">
          <w:rPr>
            <w:rFonts w:ascii="Georgia" w:eastAsia="Times New Roman" w:hAnsi="Georgia" w:cs="Times New Roman"/>
            <w:color w:val="4472C4" w:themeColor="accent1"/>
            <w:lang w:eastAsia="en-PH"/>
          </w:rPr>
          <w:br/>
        </w:r>
      </w:del>
    </w:p>
    <w:p w14:paraId="104A56E3" w14:textId="77777777" w:rsidR="008F456D" w:rsidRDefault="002B278F">
      <w:pPr>
        <w:spacing w:before="240" w:after="0" w:line="480" w:lineRule="auto"/>
        <w:rPr>
          <w:rFonts w:ascii="Georgia" w:eastAsia="Times New Roman" w:hAnsi="Georgia" w:cs="Times New Roman"/>
          <w:b/>
          <w:bCs/>
          <w:color w:val="000000"/>
          <w:lang w:eastAsia="en-PH"/>
        </w:rPr>
        <w:pPrChange w:id="1020" w:author="Jade Raposa"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r>
              <w:rPr>
                <w:rFonts w:ascii="Georgia" w:eastAsia="Georgia" w:hAnsi="Georgia" w:cs="Georgia"/>
              </w:rPr>
              <w:lastRenderedPageBreak/>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r>
              <w:rPr>
                <w:rFonts w:ascii="Georgia" w:eastAsia="Georgia" w:hAnsi="Georgia" w:cs="Georgia"/>
              </w:rPr>
              <w:t>ytlink</w:t>
            </w:r>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Del="005A1F13" w:rsidRDefault="002B278F">
      <w:pPr>
        <w:spacing w:after="0" w:line="480" w:lineRule="auto"/>
        <w:ind w:firstLine="720"/>
        <w:jc w:val="both"/>
        <w:rPr>
          <w:del w:id="1021" w:author="Jade Raposa" w:date="2024-11-06T13:44:00Z" w16du:dateUtc="2024-11-06T05:44:00Z"/>
          <w:rFonts w:ascii="Georgia" w:eastAsia="Times New Roman" w:hAnsi="Georgia" w:cs="Times New Roman"/>
          <w:lang w:eastAsia="en-PH"/>
        </w:rPr>
      </w:pPr>
      <w:r>
        <w:rPr>
          <w:rFonts w:ascii="Georgia" w:eastAsia="Times New Roman" w:hAnsi="Georgia" w:cs="Times New Roman"/>
          <w:lang w:eastAsia="en-PH"/>
        </w:rPr>
        <w:t>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ytlink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ind w:firstLine="720"/>
        <w:jc w:val="both"/>
        <w:rPr>
          <w:rFonts w:ascii="Georgia" w:eastAsia="Times New Roman" w:hAnsi="Georgia" w:cs="Times New Roman"/>
          <w:color w:val="4472C4" w:themeColor="accent1"/>
          <w:lang w:eastAsia="en-PH"/>
        </w:rPr>
        <w:pPrChange w:id="1022" w:author="Jade Raposa" w:date="2024-11-06T13:44:00Z" w16du:dateUtc="2024-11-06T05:44:00Z">
          <w:pPr>
            <w:spacing w:after="0" w:line="480" w:lineRule="auto"/>
            <w:jc w:val="both"/>
          </w:pPr>
        </w:pPrChange>
      </w:pPr>
    </w:p>
    <w:p w14:paraId="32A63EC6" w14:textId="77777777" w:rsidR="008F456D" w:rsidRDefault="002B278F">
      <w:pPr>
        <w:spacing w:before="240" w:after="0" w:line="480" w:lineRule="auto"/>
        <w:rPr>
          <w:rFonts w:ascii="Georgia" w:eastAsia="Times New Roman" w:hAnsi="Georgia" w:cs="Times New Roman"/>
          <w:b/>
          <w:bCs/>
          <w:color w:val="000000"/>
          <w:lang w:eastAsia="en-PH"/>
        </w:rPr>
        <w:pPrChange w:id="1023" w:author="Jade Raposa"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r>
              <w:rPr>
                <w:rFonts w:ascii="Georgia" w:eastAsia="Georgia" w:hAnsi="Georgia" w:cs="Georgia"/>
              </w:rPr>
              <w:t>flinks</w:t>
            </w:r>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Del="002422C2" w:rsidRDefault="002B278F">
      <w:pPr>
        <w:spacing w:after="0" w:line="480" w:lineRule="auto"/>
        <w:ind w:firstLine="720"/>
        <w:jc w:val="both"/>
        <w:rPr>
          <w:del w:id="1024" w:author="Jade Raposa" w:date="2024-11-06T13:44:00Z" w16du:dateUtc="2024-11-06T05:44:00Z"/>
          <w:rFonts w:ascii="Georgia" w:eastAsia="Times New Roman" w:hAnsi="Georgia" w:cs="Times New Roman"/>
          <w:lang w:eastAsia="en-PH"/>
        </w:rPr>
      </w:pPr>
      <w:r>
        <w:rPr>
          <w:rFonts w:ascii="Georgia" w:eastAsia="Times New Roman" w:hAnsi="Georgia" w:cs="Times New Roman"/>
          <w:lang w:eastAsia="en-PH"/>
        </w:rPr>
        <w:t>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flinks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480" w:lineRule="auto"/>
        <w:ind w:firstLine="720"/>
        <w:jc w:val="both"/>
        <w:rPr>
          <w:rFonts w:ascii="Georgia" w:eastAsia="Times New Roman" w:hAnsi="Georgia" w:cs="Times New Roman"/>
          <w:color w:val="4472C4" w:themeColor="accent1"/>
          <w:lang w:eastAsia="en-PH"/>
        </w:rPr>
        <w:pPrChange w:id="1025" w:author="Jade Raposa" w:date="2024-11-06T13:44:00Z" w16du:dateUtc="2024-11-06T05:44:00Z">
          <w:pPr>
            <w:spacing w:after="0" w:line="240" w:lineRule="auto"/>
            <w:jc w:val="both"/>
          </w:pPr>
        </w:pPrChange>
      </w:pPr>
    </w:p>
    <w:p w14:paraId="08AD9883" w14:textId="77777777" w:rsidR="008F456D" w:rsidRDefault="002B278F">
      <w:pPr>
        <w:spacing w:before="240" w:after="0" w:line="480" w:lineRule="auto"/>
        <w:rPr>
          <w:rFonts w:ascii="Georgia" w:eastAsia="Times New Roman" w:hAnsi="Georgia" w:cs="Times New Roman"/>
          <w:b/>
          <w:bCs/>
          <w:color w:val="000000"/>
          <w:lang w:eastAsia="en-PH"/>
        </w:rPr>
        <w:pPrChange w:id="1026" w:author="Jade Raposa"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lastRenderedPageBreak/>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2ECC3455" w:rsidR="008F456D" w:rsidDel="002422C2" w:rsidRDefault="008F456D">
      <w:pPr>
        <w:spacing w:after="0" w:line="480" w:lineRule="auto"/>
        <w:ind w:firstLine="720"/>
        <w:rPr>
          <w:del w:id="1027" w:author="Jade Raposa" w:date="2024-11-06T13:44:00Z" w16du:dateUtc="2024-11-06T05:44:00Z"/>
          <w:rFonts w:ascii="Georgia" w:eastAsia="Times New Roman" w:hAnsi="Georgia" w:cs="Times New Roman"/>
          <w:lang w:eastAsia="en-PH"/>
        </w:rPr>
        <w:sectPr w:rsidR="008F456D" w:rsidDel="002422C2">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Del="00BE5D42" w:rsidRDefault="002B278F">
      <w:pPr>
        <w:spacing w:after="0" w:line="480" w:lineRule="auto"/>
        <w:ind w:firstLine="720"/>
        <w:rPr>
          <w:del w:id="1040" w:author="Jade Raposa" w:date="2024-11-06T13:44:00Z" w16du:dateUtc="2024-11-06T05:44:00Z"/>
          <w:rFonts w:ascii="Georgia" w:eastAsia="Times New Roman" w:hAnsi="Georgia" w:cs="Times New Roman"/>
          <w:lang w:eastAsia="en-PH"/>
        </w:rPr>
      </w:pPr>
      <w:r>
        <w:rPr>
          <w:rFonts w:ascii="Georgia" w:eastAsia="Times New Roman" w:hAnsi="Georgia" w:cs="Times New Roman"/>
          <w:lang w:eastAsia="en-PH"/>
        </w:rPr>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ind w:firstLine="720"/>
        <w:rPr>
          <w:rFonts w:ascii="Georgia" w:eastAsia="Times New Roman" w:hAnsi="Georgia" w:cs="Times New Roman"/>
          <w:color w:val="4472C4" w:themeColor="accent1"/>
          <w:lang w:eastAsia="en-PH"/>
        </w:rPr>
        <w:pPrChange w:id="1041" w:author="Jade Raposa" w:date="2024-11-06T13:44:00Z" w16du:dateUtc="2024-11-06T05:44:00Z">
          <w:pPr>
            <w:spacing w:after="0" w:line="480" w:lineRule="auto"/>
          </w:pPr>
        </w:pPrChange>
      </w:pPr>
    </w:p>
    <w:p w14:paraId="779D442C" w14:textId="77777777" w:rsidR="008F456D" w:rsidRDefault="002B278F">
      <w:pPr>
        <w:spacing w:before="240" w:after="0" w:line="480" w:lineRule="auto"/>
        <w:rPr>
          <w:rFonts w:ascii="Georgia" w:eastAsia="Times New Roman" w:hAnsi="Georgia" w:cs="Times New Roman"/>
          <w:b/>
          <w:bCs/>
          <w:color w:val="000000"/>
          <w:lang w:eastAsia="en-PH"/>
        </w:rPr>
        <w:pPrChange w:id="1042" w:author="Jade Raposa" w:date="2024-11-06T13:44:00Z" w16du:dateUtc="2024-11-06T05:44:00Z">
          <w:pPr>
            <w:spacing w:after="0" w:line="480" w:lineRule="auto"/>
          </w:pPr>
        </w:pPrChange>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r>
              <w:rPr>
                <w:rFonts w:ascii="Georgia" w:eastAsia="Georgia" w:hAnsi="Georgia" w:cs="Georgia"/>
              </w:rPr>
              <w:t>studentName</w:t>
            </w:r>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r>
              <w:rPr>
                <w:rFonts w:ascii="Georgia" w:eastAsia="Georgia" w:hAnsi="Georgia" w:cs="Georgia"/>
              </w:rPr>
              <w:t>subjectId</w:t>
            </w:r>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r>
              <w:rPr>
                <w:rFonts w:ascii="Georgia" w:eastAsia="Georgia" w:hAnsi="Georgia" w:cs="Georgia"/>
              </w:rPr>
              <w:t>imgpath</w:t>
            </w:r>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r>
              <w:rPr>
                <w:rFonts w:ascii="Georgia" w:eastAsia="Georgia" w:hAnsi="Georgia" w:cs="Georgia"/>
              </w:rPr>
              <w:t>displayname</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Del="00FC3733" w:rsidRDefault="002B278F">
      <w:pPr>
        <w:spacing w:after="0" w:line="480" w:lineRule="auto"/>
        <w:ind w:firstLine="720"/>
        <w:rPr>
          <w:del w:id="1043" w:author="Jade Raposa" w:date="2024-11-06T13:44:00Z" w16du:dateUtc="2024-11-06T05:44:00Z"/>
          <w:rFonts w:ascii="Georgia" w:eastAsia="Times New Roman" w:hAnsi="Georgia" w:cs="Times New Roman"/>
          <w:lang w:eastAsia="en-PH"/>
        </w:rPr>
      </w:pPr>
      <w:r>
        <w:rPr>
          <w:rFonts w:ascii="Georgia" w:eastAsia="Times New Roman" w:hAnsi="Georgia" w:cs="Times New Roman"/>
          <w:lang w:eastAsia="en-PH"/>
        </w:rPr>
        <w:t>Table 3.7 presents the Enrolled Subjects Table, which tracks the subjects that students are enrolled in within the Mentor-Shift app. Each entry is uniquely identified by an id (primary key) and includes fields such as studentName and subjectId to link students with their respective subjects. Additional fields like subject, days, and time provide details on the scheduling of each enrolled subject, while teacher identifies the mentor associated with the subject. The imgpath and displayname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Del="00FC3733" w:rsidRDefault="008F456D">
      <w:pPr>
        <w:spacing w:after="0" w:line="480" w:lineRule="auto"/>
        <w:rPr>
          <w:del w:id="1044" w:author="Jade Raposa" w:date="2024-11-06T13:44:00Z" w16du:dateUtc="2024-11-06T05:44:00Z"/>
          <w:rFonts w:ascii="Georgia" w:eastAsia="Times New Roman" w:hAnsi="Georgia" w:cs="Times New Roman"/>
          <w:b/>
          <w:bCs/>
          <w:color w:val="000000"/>
          <w:lang w:eastAsia="en-PH"/>
        </w:rPr>
      </w:pPr>
    </w:p>
    <w:p w14:paraId="503BF740" w14:textId="77777777" w:rsidR="008F456D" w:rsidDel="00FC3733" w:rsidRDefault="008F456D">
      <w:pPr>
        <w:spacing w:after="0" w:line="480" w:lineRule="auto"/>
        <w:rPr>
          <w:del w:id="1045" w:author="Jade Raposa" w:date="2024-11-06T13:44:00Z" w16du:dateUtc="2024-11-06T05:44:00Z"/>
          <w:rFonts w:ascii="Georgia" w:eastAsia="Times New Roman" w:hAnsi="Georgia" w:cs="Times New Roman"/>
          <w:b/>
          <w:bCs/>
          <w:color w:val="000000"/>
          <w:lang w:eastAsia="en-PH"/>
        </w:rPr>
      </w:pPr>
    </w:p>
    <w:p w14:paraId="54A6BD71" w14:textId="77777777" w:rsidR="008F456D" w:rsidDel="00FC3733" w:rsidRDefault="008F456D">
      <w:pPr>
        <w:spacing w:after="0" w:line="480" w:lineRule="auto"/>
        <w:rPr>
          <w:del w:id="1046" w:author="Jade Raposa" w:date="2024-11-06T13:44:00Z" w16du:dateUtc="2024-11-06T05:44:00Z"/>
          <w:rFonts w:ascii="Georgia" w:eastAsia="Times New Roman" w:hAnsi="Georgia" w:cs="Times New Roman"/>
          <w:b/>
          <w:bCs/>
          <w:color w:val="000000"/>
          <w:lang w:eastAsia="en-PH"/>
        </w:rPr>
      </w:pPr>
    </w:p>
    <w:p w14:paraId="7338541A" w14:textId="77777777" w:rsidR="008F456D" w:rsidDel="00FC3733" w:rsidRDefault="008F456D">
      <w:pPr>
        <w:spacing w:after="0" w:line="480" w:lineRule="auto"/>
        <w:rPr>
          <w:del w:id="1047" w:author="Jade Raposa" w:date="2024-11-06T13:44:00Z" w16du:dateUtc="2024-11-06T05:44:00Z"/>
          <w:rFonts w:ascii="Georgia" w:eastAsia="Times New Roman" w:hAnsi="Georgia" w:cs="Times New Roman"/>
          <w:b/>
          <w:bCs/>
          <w:color w:val="000000"/>
          <w:lang w:eastAsia="en-PH"/>
        </w:rPr>
      </w:pPr>
    </w:p>
    <w:p w14:paraId="2A59E481" w14:textId="77777777" w:rsidR="008F456D" w:rsidRDefault="008F456D">
      <w:pPr>
        <w:spacing w:after="0" w:line="480" w:lineRule="auto"/>
        <w:ind w:firstLine="720"/>
        <w:rPr>
          <w:rFonts w:ascii="Georgia" w:eastAsia="Times New Roman" w:hAnsi="Georgia" w:cs="Times New Roman"/>
          <w:b/>
          <w:bCs/>
          <w:color w:val="000000"/>
          <w:lang w:eastAsia="en-PH"/>
        </w:rPr>
        <w:pPrChange w:id="1048" w:author="Jade Raposa" w:date="2024-11-06T13:44:00Z" w16du:dateUtc="2024-11-06T05:44:00Z">
          <w:pPr>
            <w:spacing w:after="0" w:line="480" w:lineRule="auto"/>
          </w:pPr>
        </w:pPrChange>
      </w:pPr>
    </w:p>
    <w:p w14:paraId="3970680D" w14:textId="77777777" w:rsidR="008F456D" w:rsidRDefault="002B278F">
      <w:pPr>
        <w:spacing w:before="240" w:after="0" w:line="480" w:lineRule="auto"/>
        <w:rPr>
          <w:rFonts w:ascii="Georgia" w:eastAsia="Times New Roman" w:hAnsi="Georgia" w:cs="Times New Roman"/>
          <w:b/>
          <w:bCs/>
          <w:color w:val="000000"/>
          <w:lang w:eastAsia="en-PH"/>
        </w:rPr>
        <w:pPrChange w:id="1049" w:author="Jade Raposa" w:date="2024-11-06T13:44:00Z" w16du:dateUtc="2024-11-06T05:44:00Z">
          <w:pPr>
            <w:spacing w:after="0" w:line="480" w:lineRule="auto"/>
          </w:pPr>
        </w:pPrChange>
      </w:pPr>
      <w:r>
        <w:rPr>
          <w:rFonts w:ascii="Georgia" w:eastAsia="Times New Roman" w:hAnsi="Georgia" w:cs="Times New Roman"/>
          <w:b/>
          <w:bCs/>
          <w:color w:val="000000"/>
          <w:lang w:eastAsia="en-PH"/>
        </w:rPr>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lastRenderedPageBreak/>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r>
              <w:rPr>
                <w:rFonts w:ascii="Georgia" w:eastAsia="Georgia" w:hAnsi="Georgia" w:cs="Georgia"/>
              </w:rPr>
              <w:t>ytlink</w:t>
            </w:r>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Del="00074EFF" w:rsidRDefault="002B278F">
      <w:pPr>
        <w:spacing w:after="0" w:line="480" w:lineRule="auto"/>
        <w:ind w:firstLine="720"/>
        <w:jc w:val="both"/>
        <w:rPr>
          <w:del w:id="1050" w:author="Jade Raposa" w:date="2024-11-06T13:44:00Z" w16du:dateUtc="2024-11-06T05:44:00Z"/>
          <w:rFonts w:ascii="Georgia" w:eastAsia="Times New Roman" w:hAnsi="Georgia" w:cs="Times New Roman"/>
          <w:lang w:eastAsia="en-PH"/>
        </w:rPr>
      </w:pPr>
      <w:r>
        <w:rPr>
          <w:rFonts w:ascii="Georgia" w:eastAsia="Times New Roman" w:hAnsi="Georgia" w:cs="Times New Roman"/>
          <w:lang w:eastAsia="en-PH"/>
        </w:rPr>
        <w:t>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ytlink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ind w:firstLine="720"/>
        <w:jc w:val="both"/>
        <w:rPr>
          <w:rFonts w:ascii="Georgia" w:eastAsia="Times New Roman" w:hAnsi="Georgia" w:cs="Times New Roman"/>
          <w:color w:val="4472C4" w:themeColor="accent1"/>
          <w:lang w:eastAsia="en-PH"/>
        </w:rPr>
        <w:pPrChange w:id="1051" w:author="Jade Raposa" w:date="2024-11-06T13:44:00Z" w16du:dateUtc="2024-11-06T05:44:00Z">
          <w:pPr>
            <w:spacing w:after="0" w:line="480" w:lineRule="auto"/>
            <w:jc w:val="both"/>
          </w:pPr>
        </w:pPrChange>
      </w:pPr>
    </w:p>
    <w:p w14:paraId="2A3FD8DA" w14:textId="77777777" w:rsidR="008F456D" w:rsidRDefault="002B278F">
      <w:pPr>
        <w:spacing w:before="240" w:after="0" w:line="480" w:lineRule="auto"/>
        <w:rPr>
          <w:rFonts w:ascii="Georgia" w:eastAsia="Times New Roman" w:hAnsi="Georgia" w:cs="Times New Roman"/>
          <w:b/>
          <w:bCs/>
          <w:color w:val="000000"/>
          <w:lang w:eastAsia="en-PH"/>
        </w:rPr>
        <w:pPrChange w:id="1052" w:author="Jade Raposa" w:date="2024-11-06T13:44:00Z" w16du:dateUtc="2024-11-06T05:44:00Z">
          <w:pPr>
            <w:spacing w:after="0" w:line="480" w:lineRule="auto"/>
          </w:pPr>
        </w:pPrChange>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r>
              <w:rPr>
                <w:rFonts w:ascii="Georgia" w:eastAsia="Georgia" w:hAnsi="Georgia" w:cs="Georgia"/>
              </w:rPr>
              <w:t>imgpath</w:t>
            </w:r>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3569D756" w:rsidR="008F456D" w:rsidDel="005A0E0D" w:rsidRDefault="002B278F">
      <w:pPr>
        <w:spacing w:after="0" w:line="480" w:lineRule="auto"/>
        <w:ind w:firstLine="720"/>
        <w:jc w:val="both"/>
        <w:rPr>
          <w:del w:id="1053" w:author="Jade Raposa" w:date="2024-11-06T13:45:00Z" w16du:dateUtc="2024-11-06T05:45:00Z"/>
          <w:rFonts w:ascii="Georgia" w:eastAsia="Times New Roman" w:hAnsi="Georgia" w:cs="Times New Roman"/>
          <w:lang w:eastAsia="en-PH"/>
        </w:rPr>
        <w:sectPr w:rsidR="008F456D" w:rsidDel="005A0E0D">
          <w:headerReference w:type="default" r:id="rId68"/>
          <w:headerReference w:type="first" r:id="rId69"/>
          <w:pgSz w:w="12240" w:h="15840"/>
          <w:pgMar w:top="1530" w:right="1440" w:bottom="1440" w:left="1440" w:header="708" w:footer="708" w:gutter="0"/>
          <w:pgNumType w:start="1"/>
          <w:cols w:space="708"/>
          <w:titlePg/>
          <w:docGrid w:linePitch="360"/>
        </w:sectPr>
        <w:pPrChange w:id="1066" w:author="Jade Raposa" w:date="2024-11-06T13:45:00Z" w16du:dateUtc="2024-11-06T05:45:00Z">
          <w:pPr>
            <w:spacing w:after="0" w:line="480" w:lineRule="auto"/>
            <w:ind w:firstLine="720"/>
          </w:pPr>
        </w:pPrChange>
      </w:pPr>
      <w:r>
        <w:rPr>
          <w:rFonts w:ascii="Georgia" w:eastAsia="Times New Roman" w:hAnsi="Georgia" w:cs="Times New Roman"/>
          <w:lang w:eastAsia="en-PH"/>
        </w:rPr>
        <w:t>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imgpath field can store any associated images or attachments related to the message. This table is essential for facilitating real-time</w:t>
      </w:r>
      <w:ins w:id="1067" w:author="Jade Raposa" w:date="2024-11-06T13:45:00Z" w16du:dateUtc="2024-11-06T05:45:00Z">
        <w:r w:rsidR="00025C1A">
          <w:rPr>
            <w:rFonts w:ascii="Georgia" w:eastAsia="Times New Roman" w:hAnsi="Georgia" w:cs="Times New Roman"/>
            <w:lang w:eastAsia="en-PH"/>
          </w:rPr>
          <w:t xml:space="preserve"> </w:t>
        </w:r>
      </w:ins>
      <w:del w:id="1068" w:author="Jade Raposa" w:date="2024-11-06T13:45:00Z" w16du:dateUtc="2024-11-06T05:45:00Z">
        <w:r w:rsidDel="00025C1A">
          <w:rPr>
            <w:rFonts w:ascii="Georgia" w:eastAsia="Times New Roman" w:hAnsi="Georgia" w:cs="Times New Roman"/>
            <w:lang w:eastAsia="en-PH"/>
          </w:rPr>
          <w:delText xml:space="preserve"> </w:delText>
        </w:r>
      </w:del>
    </w:p>
    <w:p w14:paraId="3A3A9378" w14:textId="77777777" w:rsidR="008F456D" w:rsidDel="00B32F40" w:rsidRDefault="002B278F">
      <w:pPr>
        <w:spacing w:after="0" w:line="480" w:lineRule="auto"/>
        <w:ind w:firstLine="720"/>
        <w:jc w:val="both"/>
        <w:rPr>
          <w:del w:id="1069" w:author="Jade Raposa" w:date="2024-11-06T13:45:00Z" w16du:dateUtc="2024-11-06T05:45:00Z"/>
          <w:rFonts w:ascii="Georgia" w:eastAsia="Times New Roman" w:hAnsi="Georgia" w:cs="Times New Roman"/>
          <w:lang w:eastAsia="en-PH"/>
        </w:rPr>
        <w:pPrChange w:id="1070" w:author="Jade Raposa" w:date="2024-11-06T13:45:00Z" w16du:dateUtc="2024-11-06T05:45:00Z">
          <w:pPr>
            <w:spacing w:after="0" w:line="480" w:lineRule="auto"/>
            <w:ind w:firstLine="720"/>
          </w:pPr>
        </w:pPrChange>
      </w:pPr>
      <w:r>
        <w:rPr>
          <w:rFonts w:ascii="Georgia" w:eastAsia="Times New Roman" w:hAnsi="Georgia" w:cs="Times New Roman"/>
          <w:lang w:eastAsia="en-PH"/>
        </w:rPr>
        <w:t xml:space="preserve">interactions </w:t>
      </w:r>
      <w:r>
        <w:rPr>
          <w:rFonts w:ascii="Georgia" w:eastAsia="Times New Roman" w:hAnsi="Georgia" w:cs="Times New Roman"/>
          <w:lang w:eastAsia="en-PH"/>
        </w:rPr>
        <w:lastRenderedPageBreak/>
        <w:t>between mentors and mentees, enhancing collaboration and support throughout the learning journey.</w:t>
      </w:r>
    </w:p>
    <w:p w14:paraId="10D73279" w14:textId="77777777" w:rsidR="008F456D" w:rsidRDefault="008F456D">
      <w:pPr>
        <w:spacing w:after="0" w:line="480" w:lineRule="auto"/>
        <w:ind w:firstLine="720"/>
        <w:jc w:val="both"/>
        <w:rPr>
          <w:rFonts w:ascii="Georgia" w:eastAsia="Times New Roman" w:hAnsi="Georgia" w:cs="Times New Roman"/>
          <w:color w:val="4472C4" w:themeColor="accent1"/>
          <w:lang w:eastAsia="en-PH"/>
        </w:rPr>
        <w:pPrChange w:id="1071" w:author="Jade Raposa" w:date="2024-11-06T13:45:00Z" w16du:dateUtc="2024-11-06T05:45:00Z">
          <w:pPr>
            <w:spacing w:after="0" w:line="480" w:lineRule="auto"/>
          </w:pPr>
        </w:pPrChange>
      </w:pPr>
    </w:p>
    <w:p w14:paraId="3CB4FBC4" w14:textId="77777777" w:rsidR="008F456D" w:rsidRDefault="002B278F">
      <w:pPr>
        <w:spacing w:before="240" w:after="0" w:line="480" w:lineRule="auto"/>
        <w:rPr>
          <w:rFonts w:ascii="Georgia" w:eastAsia="Times New Roman" w:hAnsi="Georgia" w:cs="Times New Roman"/>
          <w:b/>
          <w:bCs/>
          <w:color w:val="000000"/>
          <w:lang w:eastAsia="en-PH"/>
        </w:rPr>
        <w:pPrChange w:id="1072" w:author="Jade Raposa" w:date="2024-11-06T13:45:00Z" w16du:dateUtc="2024-11-06T05:45:00Z">
          <w:pPr>
            <w:spacing w:after="0" w:line="480" w:lineRule="auto"/>
          </w:pPr>
        </w:pPrChange>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1073" w:author="Jade Raposa" w:date="2024-10-16T22:47:00Z">
              <w:r>
                <w:rPr>
                  <w:rFonts w:ascii="Georgia" w:eastAsia="Georgia" w:hAnsi="Georgia" w:cs="Georgia"/>
                </w:rPr>
                <w:delText>quiz_title</w:delText>
              </w:r>
            </w:del>
            <w:ins w:id="1074" w:author="Jade Raposa" w:date="2024-10-16T22:47:00Z">
              <w:r>
                <w:rPr>
                  <w:rFonts w:ascii="Georgia" w:eastAsia="Georgia" w:hAnsi="Georgia" w:cs="Georgia"/>
                </w:rPr>
                <w:t>quiz</w:t>
              </w:r>
            </w:ins>
            <w:ins w:id="1075" w:author="Jade Raposa" w:date="2024-10-16T22:48:00Z">
              <w:r>
                <w:rPr>
                  <w:rFonts w:ascii="Georgia" w:eastAsia="Georgia" w:hAnsi="Georgia" w:cs="Georgia"/>
                </w:rPr>
                <w:t>-</w:t>
              </w:r>
            </w:ins>
            <w:ins w:id="1076"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1077" w:author="Jade Raposa" w:date="2024-10-16T22:47:00Z">
        <w:r>
          <w:rPr>
            <w:rFonts w:ascii="Georgia" w:eastAsia="Times New Roman" w:hAnsi="Georgia" w:cs="Times New Roman"/>
            <w:lang w:eastAsia="en-PH"/>
          </w:rPr>
          <w:delText>quiz_title</w:delText>
        </w:r>
      </w:del>
      <w:ins w:id="1078"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mbps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743C8D14" w14:textId="77777777" w:rsidR="008F456D" w:rsidDel="005A3F28" w:rsidRDefault="008F456D">
      <w:pPr>
        <w:spacing w:after="0" w:line="480" w:lineRule="auto"/>
        <w:jc w:val="both"/>
        <w:rPr>
          <w:del w:id="1079" w:author="Jade Raposa" w:date="2024-11-06T13:46:00Z" w16du:dateUtc="2024-11-06T05:46:00Z"/>
          <w:rFonts w:ascii="Georgia" w:eastAsia="Times New Roman" w:hAnsi="Georgia" w:cs="Times New Roman"/>
          <w:color w:val="000000"/>
          <w:lang w:eastAsia="en-PH"/>
        </w:rPr>
        <w:pPrChange w:id="1080" w:author="Jade Raposa" w:date="2024-11-06T13:47:00Z" w16du:dateUtc="2024-11-06T05:47:00Z">
          <w:pPr>
            <w:spacing w:after="0" w:line="480" w:lineRule="auto"/>
            <w:ind w:firstLine="720"/>
            <w:jc w:val="both"/>
          </w:pPr>
        </w:pPrChange>
      </w:pPr>
    </w:p>
    <w:p w14:paraId="2565B9FB" w14:textId="57DA0E62" w:rsidR="005A3F28" w:rsidRDefault="005A3F28">
      <w:pPr>
        <w:spacing w:after="0" w:line="480" w:lineRule="auto"/>
        <w:jc w:val="both"/>
        <w:rPr>
          <w:ins w:id="1081" w:author="Jade Raposa" w:date="2024-11-06T13:47:00Z" w16du:dateUtc="2024-11-06T05:47:00Z"/>
          <w:rFonts w:ascii="Georgia" w:eastAsia="Times New Roman" w:hAnsi="Georgia" w:cs="Times New Roman"/>
          <w:color w:val="000000"/>
          <w:lang w:eastAsia="en-PH"/>
        </w:rPr>
        <w:sectPr w:rsidR="005A3F28">
          <w:headerReference w:type="default" r:id="rId70"/>
          <w:headerReference w:type="first" r:id="rId71"/>
          <w:pgSz w:w="12240" w:h="15840"/>
          <w:pgMar w:top="1620" w:right="1440" w:bottom="1440" w:left="1440" w:header="708" w:footer="708" w:gutter="0"/>
          <w:pgNumType w:start="1"/>
          <w:cols w:space="708"/>
          <w:titlePg/>
          <w:docGrid w:linePitch="360"/>
        </w:sectPr>
        <w:pPrChange w:id="1097" w:author="Jade Raposa" w:date="2024-11-06T13:47:00Z" w16du:dateUtc="2024-11-06T05:47:00Z">
          <w:pPr>
            <w:spacing w:after="0" w:line="480" w:lineRule="auto"/>
            <w:ind w:firstLine="720"/>
            <w:jc w:val="both"/>
          </w:pPr>
        </w:pPrChange>
      </w:pPr>
    </w:p>
    <w:p w14:paraId="001BBEFE" w14:textId="77777777" w:rsidR="008F456D" w:rsidRDefault="002B278F" w:rsidP="005A3F28">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Del="002E6E9A" w:rsidRDefault="002B278F">
      <w:pPr>
        <w:spacing w:after="0" w:line="480" w:lineRule="auto"/>
        <w:jc w:val="both"/>
        <w:rPr>
          <w:del w:id="1098" w:author="Jade Raposa" w:date="2024-11-05T23:12:00Z" w16du:dateUtc="2024-11-05T15:12:00Z"/>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jc w:val="both"/>
        <w:rPr>
          <w:rFonts w:ascii="Georgia" w:eastAsia="Times New Roman" w:hAnsi="Georgia" w:cs="Times New Roman"/>
          <w:b/>
          <w:bCs/>
          <w:color w:val="000000"/>
          <w:lang w:eastAsia="en-PH"/>
        </w:rPr>
        <w:pPrChange w:id="1099" w:author="Jade Raposa" w:date="2024-11-05T23:12:00Z" w16du:dateUtc="2024-11-05T15:12:00Z">
          <w:pPr>
            <w:spacing w:after="0" w:line="480" w:lineRule="auto"/>
          </w:pPr>
        </w:pPrChange>
      </w:pPr>
    </w:p>
    <w:p w14:paraId="5DF4F145" w14:textId="77777777" w:rsidR="008F456D" w:rsidRDefault="002B278F">
      <w:pPr>
        <w:spacing w:after="0" w:line="480" w:lineRule="auto"/>
        <w:rPr>
          <w:rFonts w:ascii="Georgia" w:eastAsia="Times New Roman" w:hAnsi="Georgia" w:cs="Times New Roman"/>
          <w:color w:val="000000"/>
          <w:lang w:eastAsia="en-PH"/>
        </w:rPr>
        <w:pPrChange w:id="1100" w:author="Jade Raposa" w:date="2024-11-05T23:12:00Z" w16du:dateUtc="2024-11-05T15:12:00Z">
          <w:pPr>
            <w:spacing w:after="0" w:line="240" w:lineRule="auto"/>
          </w:pPr>
        </w:pPrChange>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480" w:lineRule="auto"/>
        <w:rPr>
          <w:rFonts w:ascii="Georgia" w:eastAsia="Times New Roman" w:hAnsi="Georgia" w:cs="Times New Roman"/>
          <w:i/>
          <w:iCs/>
          <w:color w:val="000000"/>
          <w:lang w:eastAsia="en-PH"/>
        </w:rPr>
        <w:pPrChange w:id="1101" w:author="Jade Raposa" w:date="2024-11-05T23:12:00Z" w16du:dateUtc="2024-11-05T15:12:00Z">
          <w:pPr>
            <w:spacing w:after="0" w:line="240" w:lineRule="auto"/>
          </w:pPr>
        </w:pPrChange>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753D7148" w14:textId="77777777" w:rsidR="002E6E9A" w:rsidRDefault="002E6E9A">
      <w:pPr>
        <w:spacing w:after="0" w:line="240" w:lineRule="auto"/>
        <w:rPr>
          <w:ins w:id="1116" w:author="Jade Raposa" w:date="2024-11-05T23:12:00Z" w16du:dateUtc="2024-11-05T15:12:00Z"/>
          <w:rFonts w:ascii="Georgia" w:eastAsia="Times New Roman" w:hAnsi="Georgia" w:cs="Times New Roman"/>
          <w:b/>
          <w:bCs/>
          <w:color w:val="000000"/>
          <w:lang w:eastAsia="en-PH"/>
        </w:rPr>
      </w:pPr>
      <w:ins w:id="1117" w:author="Jade Raposa" w:date="2024-11-05T23:12:00Z" w16du:dateUtc="2024-11-05T15:12:00Z">
        <w:r>
          <w:rPr>
            <w:rFonts w:ascii="Georgia" w:eastAsia="Times New Roman" w:hAnsi="Georgia" w:cs="Times New Roman"/>
            <w:b/>
            <w:bCs/>
            <w:color w:val="000000"/>
            <w:lang w:eastAsia="en-PH"/>
          </w:rPr>
          <w:br w:type="page"/>
        </w:r>
      </w:ins>
    </w:p>
    <w:p w14:paraId="6FAF6019" w14:textId="4A7E9596" w:rsidR="008F456D" w:rsidRDefault="002B278F">
      <w:pPr>
        <w:spacing w:after="0" w:line="480" w:lineRule="auto"/>
        <w:rPr>
          <w:rFonts w:ascii="Georgia" w:eastAsia="Times New Roman" w:hAnsi="Georgia" w:cs="Times New Roman"/>
          <w:color w:val="000000"/>
          <w:lang w:eastAsia="en-PH"/>
        </w:rPr>
        <w:pPrChange w:id="1118" w:author="Jade Raposa" w:date="2024-11-05T23:12:00Z" w16du:dateUtc="2024-11-05T15:12:00Z">
          <w:pPr>
            <w:spacing w:after="0" w:line="240" w:lineRule="auto"/>
          </w:pPr>
        </w:pPrChange>
      </w:pPr>
      <w:r>
        <w:rPr>
          <w:rFonts w:ascii="Georgia" w:eastAsia="Times New Roman" w:hAnsi="Georgia" w:cs="Times New Roman"/>
          <w:b/>
          <w:bCs/>
          <w:color w:val="000000"/>
          <w:lang w:eastAsia="en-PH"/>
        </w:rPr>
        <w:lastRenderedPageBreak/>
        <w:t>Table 3.14</w:t>
      </w:r>
    </w:p>
    <w:p w14:paraId="62254893" w14:textId="77777777" w:rsidR="008F456D" w:rsidRDefault="002B278F">
      <w:pPr>
        <w:spacing w:after="0" w:line="480" w:lineRule="auto"/>
        <w:rPr>
          <w:rFonts w:ascii="Georgia" w:eastAsia="Times New Roman" w:hAnsi="Georgia" w:cs="Times New Roman"/>
          <w:i/>
          <w:iCs/>
          <w:lang w:eastAsia="en-PH"/>
        </w:rPr>
        <w:pPrChange w:id="1119" w:author="Jade Raposa" w:date="2024-11-05T23:12:00Z" w16du:dateUtc="2024-11-05T15:12:00Z">
          <w:pPr>
            <w:spacing w:after="0" w:line="240" w:lineRule="auto"/>
          </w:pPr>
        </w:pPrChange>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lastRenderedPageBreak/>
        <w:t>Economic Issues</w:t>
      </w:r>
    </w:p>
    <w:tbl>
      <w:tblPr>
        <w:tblW w:w="9360" w:type="dxa"/>
        <w:tblCellMar>
          <w:top w:w="15" w:type="dxa"/>
          <w:left w:w="15" w:type="dxa"/>
          <w:bottom w:w="15" w:type="dxa"/>
          <w:right w:w="15" w:type="dxa"/>
        </w:tblCellMar>
        <w:tblLook w:val="04A0" w:firstRow="1" w:lastRow="0" w:firstColumn="1" w:lastColumn="0" w:noHBand="0" w:noVBand="1"/>
        <w:tblPrChange w:id="1120" w:author="Jade Raposa" w:date="2024-11-06T13:47:00Z" w16du:dateUtc="2024-11-06T05:47:00Z">
          <w:tblPr>
            <w:tblW w:w="0" w:type="auto"/>
            <w:tblCellMar>
              <w:top w:w="15" w:type="dxa"/>
              <w:left w:w="15" w:type="dxa"/>
              <w:bottom w:w="15" w:type="dxa"/>
              <w:right w:w="15" w:type="dxa"/>
            </w:tblCellMar>
            <w:tblLook w:val="04A0" w:firstRow="1" w:lastRow="0" w:firstColumn="1" w:lastColumn="0" w:noHBand="0" w:noVBand="1"/>
          </w:tblPr>
        </w:tblPrChange>
      </w:tblPr>
      <w:tblGrid>
        <w:gridCol w:w="2611"/>
        <w:gridCol w:w="6749"/>
        <w:tblGridChange w:id="1121">
          <w:tblGrid>
            <w:gridCol w:w="2611"/>
            <w:gridCol w:w="6749"/>
          </w:tblGrid>
        </w:tblGridChange>
      </w:tblGrid>
      <w:tr w:rsidR="008F456D" w14:paraId="1B9C80EB" w14:textId="77777777" w:rsidTr="00E04CDD">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Change w:id="1122" w:author="Jade Raposa" w:date="2024-11-06T13:47:00Z" w16du:dateUtc="2024-11-06T05:47:00Z">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tcPrChange>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Change w:id="1123" w:author="Jade Raposa" w:date="2024-11-06T13:47:00Z" w16du:dateUtc="2024-11-06T05:47:00Z">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tcPrChange>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rsidTr="00E04CDD">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Change w:id="1124" w:author="Jade Raposa" w:date="2024-11-06T13:47:00Z" w16du:dateUtc="2024-11-06T05:47:00Z">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tcPrChange>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Change w:id="1125" w:author="Jade Raposa" w:date="2024-11-06T13:47:00Z" w16du:dateUtc="2024-11-06T05:47:00Z">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tcPrChange>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01562280" w:rsidR="008F456D" w:rsidDel="00E04CDD" w:rsidRDefault="008F456D">
      <w:pPr>
        <w:spacing w:after="0" w:line="240" w:lineRule="auto"/>
        <w:rPr>
          <w:del w:id="1126" w:author="Jade Raposa" w:date="2024-11-06T13:47:00Z" w16du:dateUtc="2024-11-06T05:47:00Z"/>
          <w:rFonts w:ascii="Georgia" w:eastAsia="Times New Roman" w:hAnsi="Georgia" w:cs="Times New Roman"/>
          <w:color w:val="000000"/>
          <w:lang w:eastAsia="en-PH"/>
        </w:rPr>
        <w:sectPr w:rsidR="008F456D" w:rsidDel="00E04CD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9360" w:type="dxa"/>
        <w:tblCellMar>
          <w:top w:w="15" w:type="dxa"/>
          <w:left w:w="15" w:type="dxa"/>
          <w:bottom w:w="15" w:type="dxa"/>
          <w:right w:w="15" w:type="dxa"/>
        </w:tblCellMar>
        <w:tblLook w:val="04A0" w:firstRow="1" w:lastRow="0" w:firstColumn="1" w:lastColumn="0" w:noHBand="0" w:noVBand="1"/>
        <w:tblPrChange w:id="1141" w:author="Jade Raposa" w:date="2024-11-06T13:49:00Z" w16du:dateUtc="2024-11-06T05:49:00Z">
          <w:tblPr>
            <w:tblW w:w="0" w:type="auto"/>
            <w:tblCellMar>
              <w:top w:w="15" w:type="dxa"/>
              <w:left w:w="15" w:type="dxa"/>
              <w:bottom w:w="15" w:type="dxa"/>
              <w:right w:w="15" w:type="dxa"/>
            </w:tblCellMar>
            <w:tblLook w:val="04A0" w:firstRow="1" w:lastRow="0" w:firstColumn="1" w:lastColumn="0" w:noHBand="0" w:noVBand="1"/>
          </w:tblPr>
        </w:tblPrChange>
      </w:tblPr>
      <w:tblGrid>
        <w:gridCol w:w="2610"/>
        <w:gridCol w:w="6711"/>
        <w:gridCol w:w="39"/>
        <w:tblGridChange w:id="1142">
          <w:tblGrid>
            <w:gridCol w:w="2610"/>
            <w:gridCol w:w="852"/>
            <w:gridCol w:w="5142"/>
            <w:gridCol w:w="36"/>
            <w:gridCol w:w="681"/>
            <w:gridCol w:w="39"/>
          </w:tblGrid>
        </w:tblGridChange>
      </w:tblGrid>
      <w:tr w:rsidR="008F456D" w14:paraId="6A2E3326" w14:textId="77777777" w:rsidTr="00962084">
        <w:trPr>
          <w:trHeight w:val="1038"/>
          <w:trPrChange w:id="1143" w:author="Jade Raposa" w:date="2024-11-06T13:49:00Z" w16du:dateUtc="2024-11-06T05:49:00Z">
            <w:trPr>
              <w:gridAfter w:val="0"/>
            </w:trPr>
          </w:trPrChange>
        </w:trPr>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Change w:id="1144" w:author="Jade Raposa" w:date="2024-11-06T13:49:00Z" w16du:dateUtc="2024-11-06T05:49:00Z">
              <w:tcPr>
                <w:tcW w:w="0" w:type="auto"/>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Development Cost</w:t>
            </w:r>
          </w:p>
        </w:tc>
        <w:tc>
          <w:tcPr>
            <w:tcW w:w="6711" w:type="dxa"/>
            <w:tcBorders>
              <w:top w:val="single" w:sz="8" w:space="0" w:color="000000"/>
              <w:left w:val="single" w:sz="8" w:space="0" w:color="000000"/>
              <w:bottom w:val="single" w:sz="8" w:space="0" w:color="000000"/>
            </w:tcBorders>
            <w:tcMar>
              <w:top w:w="100" w:type="dxa"/>
              <w:left w:w="100" w:type="dxa"/>
              <w:bottom w:w="100" w:type="dxa"/>
              <w:right w:w="100" w:type="dxa"/>
            </w:tcMar>
            <w:tcPrChange w:id="1145" w:author="Jade Raposa" w:date="2024-11-06T13:49:00Z" w16du:dateUtc="2024-11-06T05:49:00Z">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tcPrChange>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Php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nil"/>
              <w:bottom w:val="single" w:sz="8" w:space="0" w:color="000000"/>
            </w:tcBorders>
            <w:tcPrChange w:id="1146" w:author="Jade Raposa" w:date="2024-11-06T13:49:00Z" w16du:dateUtc="2024-11-06T05:49:00Z">
              <w:tcPr>
                <w:tcW w:w="0" w:type="auto"/>
                <w:tcBorders>
                  <w:top w:val="single" w:sz="8" w:space="0" w:color="000000"/>
                  <w:left w:val="single" w:sz="8" w:space="0" w:color="000000"/>
                  <w:bottom w:val="single" w:sz="8" w:space="0" w:color="000000"/>
                </w:tcBorders>
              </w:tcPr>
            </w:tcPrChange>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rsidTr="00962084">
        <w:trPr>
          <w:trHeight w:val="1543"/>
          <w:trPrChange w:id="1147" w:author="Jade Raposa" w:date="2024-11-06T13:49:00Z" w16du:dateUtc="2024-11-06T05:49:00Z">
            <w:trPr>
              <w:gridAfter w:val="0"/>
            </w:trPr>
          </w:trPrChange>
        </w:trPr>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Change w:id="1148" w:author="Jade Raposa" w:date="2024-11-06T13:49:00Z" w16du:dateUtc="2024-11-06T05:49:00Z">
              <w:tcPr>
                <w:tcW w:w="0" w:type="auto"/>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6711" w:type="dxa"/>
            <w:tcBorders>
              <w:top w:val="single" w:sz="8" w:space="0" w:color="000000"/>
              <w:left w:val="single" w:sz="8" w:space="0" w:color="000000"/>
              <w:bottom w:val="single" w:sz="8" w:space="0" w:color="000000"/>
            </w:tcBorders>
            <w:tcMar>
              <w:top w:w="100" w:type="dxa"/>
              <w:left w:w="100" w:type="dxa"/>
              <w:bottom w:w="100" w:type="dxa"/>
              <w:right w:w="100" w:type="dxa"/>
            </w:tcMar>
            <w:tcPrChange w:id="1149" w:author="Jade Raposa" w:date="2024-11-06T13:49:00Z" w16du:dateUtc="2024-11-06T05:49:00Z">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tcPrChange>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Php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Php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 transportation cost is Php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 food costs is Php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nil"/>
              <w:bottom w:val="single" w:sz="8" w:space="0" w:color="000000"/>
            </w:tcBorders>
            <w:tcPrChange w:id="1150" w:author="Jade Raposa" w:date="2024-11-06T13:49:00Z" w16du:dateUtc="2024-11-06T05:49:00Z">
              <w:tcPr>
                <w:tcW w:w="0" w:type="auto"/>
                <w:tcBorders>
                  <w:top w:val="single" w:sz="8" w:space="0" w:color="000000"/>
                  <w:left w:val="single" w:sz="8" w:space="0" w:color="000000"/>
                  <w:bottom w:val="single" w:sz="8" w:space="0" w:color="000000"/>
                </w:tcBorders>
              </w:tcPr>
            </w:tcPrChange>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rsidTr="00962084">
        <w:trPr>
          <w:trHeight w:val="519"/>
          <w:trPrChange w:id="1151" w:author="Jade Raposa" w:date="2024-11-06T13:49:00Z" w16du:dateUtc="2024-11-06T05:49:00Z">
            <w:trPr>
              <w:gridAfter w:val="0"/>
            </w:trPr>
          </w:trPrChange>
        </w:trPr>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Change w:id="1152" w:author="Jade Raposa" w:date="2024-11-06T13:49:00Z" w16du:dateUtc="2024-11-06T05:49:00Z">
              <w:tcPr>
                <w:tcW w:w="0" w:type="auto"/>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6711" w:type="dxa"/>
            <w:tcBorders>
              <w:top w:val="single" w:sz="8" w:space="0" w:color="000000"/>
              <w:left w:val="single" w:sz="8" w:space="0" w:color="000000"/>
              <w:bottom w:val="single" w:sz="8" w:space="0" w:color="000000"/>
            </w:tcBorders>
            <w:tcMar>
              <w:top w:w="100" w:type="dxa"/>
              <w:left w:w="100" w:type="dxa"/>
              <w:bottom w:w="100" w:type="dxa"/>
              <w:right w:w="100" w:type="dxa"/>
            </w:tcMar>
            <w:tcPrChange w:id="1153" w:author="Jade Raposa" w:date="2024-11-06T13:49:00Z" w16du:dateUtc="2024-11-06T05:49:00Z">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tcPrChange>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nil"/>
              <w:bottom w:val="single" w:sz="8" w:space="0" w:color="000000"/>
            </w:tcBorders>
            <w:tcPrChange w:id="1154" w:author="Jade Raposa" w:date="2024-11-06T13:49:00Z" w16du:dateUtc="2024-11-06T05:49:00Z">
              <w:tcPr>
                <w:tcW w:w="0" w:type="auto"/>
                <w:tcBorders>
                  <w:top w:val="single" w:sz="8" w:space="0" w:color="000000"/>
                  <w:left w:val="single" w:sz="8" w:space="0" w:color="000000"/>
                  <w:bottom w:val="single" w:sz="8" w:space="0" w:color="000000"/>
                </w:tcBorders>
              </w:tcPr>
            </w:tcPrChange>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Php 3,000, which includes application hosting for four months. Operational expenses are estimated at Php 9,000, covering printing (Php 2,000), transportation (Php 3,000), and food (Php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3B0183E5" w14:textId="77777777" w:rsidR="00D84547" w:rsidRDefault="00D84547">
      <w:pPr>
        <w:spacing w:after="0" w:line="480" w:lineRule="auto"/>
        <w:rPr>
          <w:ins w:id="1155" w:author="Jade Raposa" w:date="2024-11-06T13:51:00Z" w16du:dateUtc="2024-11-06T05:51:00Z"/>
          <w:rFonts w:ascii="Georgia" w:eastAsia="Times New Roman" w:hAnsi="Georgia" w:cs="Times New Roman"/>
          <w:b/>
          <w:bCs/>
          <w:color w:val="000000"/>
          <w:lang w:eastAsia="en-PH"/>
        </w:rPr>
        <w:sectPr w:rsidR="00D84547">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p w14:paraId="49A966DB" w14:textId="7537028F"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Change w:id="1168" w:author="Jade Raposa" w:date="2024-11-06T13:49:00Z" w16du:dateUtc="2024-11-06T05:49:00Z">
          <w:tblPr>
            <w:tblW w:w="8780" w:type="dxa"/>
            <w:tblCellMar>
              <w:top w:w="15" w:type="dxa"/>
              <w:left w:w="15" w:type="dxa"/>
              <w:bottom w:w="15" w:type="dxa"/>
              <w:right w:w="15" w:type="dxa"/>
            </w:tblCellMar>
            <w:tblLook w:val="04A0" w:firstRow="1" w:lastRow="0" w:firstColumn="1" w:lastColumn="0" w:noHBand="0" w:noVBand="1"/>
          </w:tblPr>
        </w:tblPrChange>
      </w:tblPr>
      <w:tblGrid>
        <w:gridCol w:w="1710"/>
        <w:gridCol w:w="1612"/>
        <w:gridCol w:w="1738"/>
        <w:gridCol w:w="1862"/>
        <w:gridCol w:w="1858"/>
        <w:tblGridChange w:id="1169">
          <w:tblGrid>
            <w:gridCol w:w="1447"/>
            <w:gridCol w:w="263"/>
            <w:gridCol w:w="1612"/>
            <w:gridCol w:w="1738"/>
            <w:gridCol w:w="1862"/>
            <w:gridCol w:w="1858"/>
          </w:tblGrid>
        </w:tblGridChange>
      </w:tblGrid>
      <w:tr w:rsidR="008F456D" w14:paraId="6129BC5C" w14:textId="77777777" w:rsidTr="002943EB">
        <w:trPr>
          <w:trHeight w:val="707"/>
          <w:trPrChange w:id="1170" w:author="Jade Raposa" w:date="2024-11-06T13:49:00Z" w16du:dateUtc="2024-11-06T05:49:00Z">
            <w:trPr>
              <w:trHeight w:val="707"/>
            </w:trPr>
          </w:trPrChange>
        </w:trPr>
        <w:tc>
          <w:tcPr>
            <w:tcW w:w="1710" w:type="dxa"/>
            <w:tcBorders>
              <w:top w:val="single" w:sz="12" w:space="0" w:color="000000"/>
              <w:bottom w:val="single" w:sz="12" w:space="0" w:color="000000"/>
              <w:right w:val="single" w:sz="8" w:space="0" w:color="000000"/>
            </w:tcBorders>
            <w:tcMar>
              <w:top w:w="100" w:type="dxa"/>
              <w:left w:w="100" w:type="dxa"/>
              <w:bottom w:w="100" w:type="dxa"/>
              <w:right w:w="100" w:type="dxa"/>
            </w:tcMar>
            <w:tcPrChange w:id="1171" w:author="Jade Raposa" w:date="2024-11-06T13:49:00Z" w16du:dateUtc="2024-11-06T05:49:00Z">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tcPrChange>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161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Change w:id="1172" w:author="Jade Raposa" w:date="2024-11-06T13:49:00Z" w16du:dateUtc="2024-11-06T05:49:00Z">
              <w:tcPr>
                <w:tcW w:w="0" w:type="auto"/>
                <w:gridSpan w:val="2"/>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tcPrChange>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Change w:id="1173" w:author="Jade Raposa" w:date="2024-11-06T13:49:00Z" w16du:dateUtc="2024-11-06T05:49:00Z">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tcPrChange>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Change w:id="1174" w:author="Jade Raposa" w:date="2024-11-06T13:49:00Z" w16du:dateUtc="2024-11-06T05:49:00Z">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tcPrChange>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Change w:id="1175" w:author="Jade Raposa" w:date="2024-11-06T13:49:00Z" w16du:dateUtc="2024-11-06T05:49:00Z">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tcPrChange>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4FB438AB" w:rsidR="008F456D" w:rsidDel="002943EB" w:rsidRDefault="008F456D">
      <w:pPr>
        <w:spacing w:after="0" w:line="240" w:lineRule="auto"/>
        <w:rPr>
          <w:del w:id="1176" w:author="Jade Raposa" w:date="2024-11-06T13:49:00Z" w16du:dateUtc="2024-11-06T05:49:00Z"/>
          <w:rFonts w:ascii="Georgia" w:eastAsia="Times New Roman" w:hAnsi="Georgia" w:cs="Times New Roman"/>
          <w:lang w:eastAsia="en-PH"/>
        </w:rPr>
        <w:sectPr w:rsidR="008F456D" w:rsidDel="002943EB">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Change w:id="1177" w:author="Jade Raposa" w:date="2024-11-06T13:49:00Z" w16du:dateUtc="2024-11-06T05:49:00Z">
          <w:tblPr>
            <w:tblW w:w="0" w:type="auto"/>
            <w:tblCellMar>
              <w:top w:w="15" w:type="dxa"/>
              <w:left w:w="15" w:type="dxa"/>
              <w:bottom w:w="15" w:type="dxa"/>
              <w:right w:w="15" w:type="dxa"/>
            </w:tblCellMar>
            <w:tblLook w:val="04A0" w:firstRow="1" w:lastRow="0" w:firstColumn="1" w:lastColumn="0" w:noHBand="0" w:noVBand="1"/>
          </w:tblPr>
        </w:tblPrChange>
      </w:tblPr>
      <w:tblGrid>
        <w:gridCol w:w="1655"/>
        <w:gridCol w:w="2540"/>
        <w:gridCol w:w="1754"/>
        <w:gridCol w:w="933"/>
        <w:gridCol w:w="1758"/>
        <w:tblGridChange w:id="1178">
          <w:tblGrid>
            <w:gridCol w:w="1655"/>
            <w:gridCol w:w="76"/>
            <w:gridCol w:w="2464"/>
            <w:gridCol w:w="201"/>
            <w:gridCol w:w="1553"/>
            <w:gridCol w:w="750"/>
            <w:gridCol w:w="183"/>
            <w:gridCol w:w="855"/>
            <w:gridCol w:w="903"/>
          </w:tblGrid>
        </w:tblGridChange>
      </w:tblGrid>
      <w:tr w:rsidR="008F456D" w14:paraId="5E69C6F5" w14:textId="77777777" w:rsidTr="00B83649">
        <w:tc>
          <w:tcPr>
            <w:tcW w:w="1655" w:type="dxa"/>
            <w:tcBorders>
              <w:top w:val="single" w:sz="12" w:space="0" w:color="000000"/>
              <w:bottom w:val="single" w:sz="8" w:space="0" w:color="000000"/>
              <w:right w:val="single" w:sz="8" w:space="0" w:color="000000"/>
            </w:tcBorders>
            <w:tcMar>
              <w:top w:w="100" w:type="dxa"/>
              <w:left w:w="100" w:type="dxa"/>
              <w:bottom w:w="100" w:type="dxa"/>
              <w:right w:w="100" w:type="dxa"/>
            </w:tcMar>
            <w:tcPrChange w:id="1179" w:author="Jade Raposa" w:date="2024-11-06T13:49:00Z" w16du:dateUtc="2024-11-06T05:49:00Z">
              <w:tcPr>
                <w:tcW w:w="0" w:type="auto"/>
                <w:gridSpan w:val="2"/>
                <w:tcBorders>
                  <w:top w:val="single" w:sz="12" w:space="0" w:color="000000"/>
                  <w:bottom w:val="single" w:sz="8" w:space="0" w:color="000000"/>
                  <w:right w:val="single" w:sz="8" w:space="0" w:color="000000"/>
                </w:tcBorders>
                <w:tcMar>
                  <w:top w:w="100" w:type="dxa"/>
                  <w:left w:w="100" w:type="dxa"/>
                  <w:bottom w:w="100" w:type="dxa"/>
                  <w:right w:w="100" w:type="dxa"/>
                </w:tcMar>
              </w:tcPr>
            </w:tcPrChange>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Registration</w:t>
            </w:r>
          </w:p>
        </w:tc>
        <w:tc>
          <w:tcPr>
            <w:tcW w:w="3081"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180" w:author="Jade Raposa" w:date="2024-11-06T13:49:00Z" w16du:dateUtc="2024-11-06T05:49:00Z">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181" w:author="Jade Raposa" w:date="2024-11-06T13:49:00Z" w16du:dateUtc="2024-11-06T05:49:00Z">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182" w:author="Jade Raposa" w:date="2024-11-06T13:49:00Z" w16du:dateUtc="2024-11-06T05:49:00Z">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Change w:id="1183" w:author="Jade Raposa" w:date="2024-11-06T13:49:00Z" w16du:dateUtc="2024-11-06T05:49:00Z">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tcPrChange>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rsidTr="00B83649">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Change w:id="1184" w:author="Jade Raposa" w:date="2024-11-06T13:49:00Z" w16du:dateUtc="2024-11-06T05:49:00Z">
              <w:tcPr>
                <w:tcW w:w="0" w:type="auto"/>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185" w:author="Jade Raposa" w:date="2024-11-06T13:49:00Z" w16du:dateUtc="2024-11-06T05:49:00Z">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186" w:author="Jade Raposa" w:date="2024-11-06T13:49:00Z" w16du:dateUtc="2024-11-06T05:49:00Z">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187" w:author="Jade Raposa" w:date="2024-11-06T13:49:00Z" w16du:dateUtc="2024-11-06T05:49:00Z">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Change w:id="1188" w:author="Jade Raposa" w:date="2024-11-06T13:49:00Z" w16du:dateUtc="2024-11-06T05:49:00Z">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tcPrChange>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r w:rsidR="00B83649" w14:paraId="2F7AB6B2" w14:textId="77777777" w:rsidTr="00B83649">
        <w:trPr>
          <w:ins w:id="1189"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B34536" w14:textId="55669FA6" w:rsidR="00B83649" w:rsidRDefault="00B83649" w:rsidP="00B83649">
            <w:pPr>
              <w:spacing w:after="0" w:line="240" w:lineRule="auto"/>
              <w:rPr>
                <w:ins w:id="1190" w:author="Jade Raposa" w:date="2024-11-06T13:51:00Z" w16du:dateUtc="2024-11-06T05:51:00Z"/>
                <w:rFonts w:ascii="Georgia" w:eastAsia="Times New Roman" w:hAnsi="Georgia" w:cs="Times New Roman"/>
                <w:lang w:eastAsia="en-PH"/>
              </w:rPr>
            </w:pPr>
            <w:ins w:id="1191" w:author="Jade Raposa" w:date="2024-11-06T13:51:00Z" w16du:dateUtc="2024-11-06T05:51:00Z">
              <w:r>
                <w:rPr>
                  <w:rFonts w:ascii="Georgia" w:eastAsia="Times New Roman" w:hAnsi="Georgia" w:cs="Times New Roman"/>
                  <w:lang w:eastAsia="en-PH"/>
                </w:rPr>
                <w:t>Role Selection</w:t>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2DA5E" w14:textId="51CD70F1" w:rsidR="00B83649" w:rsidRDefault="00B83649" w:rsidP="00B83649">
            <w:pPr>
              <w:spacing w:after="0" w:line="240" w:lineRule="auto"/>
              <w:rPr>
                <w:ins w:id="1192" w:author="Jade Raposa" w:date="2024-11-06T13:51:00Z" w16du:dateUtc="2024-11-06T05:51:00Z"/>
                <w:rFonts w:ascii="Georgia" w:eastAsia="Times New Roman" w:hAnsi="Georgia" w:cs="Times New Roman"/>
                <w:lang w:eastAsia="en-PH"/>
              </w:rPr>
            </w:pPr>
            <w:ins w:id="1193" w:author="Jade Raposa" w:date="2024-11-06T13:51:00Z" w16du:dateUtc="2024-11-06T05:51:00Z">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0395E" w14:textId="5172A18B" w:rsidR="00B83649" w:rsidRDefault="00B83649" w:rsidP="00B83649">
            <w:pPr>
              <w:spacing w:after="0" w:line="240" w:lineRule="auto"/>
              <w:rPr>
                <w:ins w:id="1194" w:author="Jade Raposa" w:date="2024-11-06T13:51:00Z" w16du:dateUtc="2024-11-06T05:51:00Z"/>
                <w:rFonts w:ascii="Georgia" w:eastAsia="Times New Roman" w:hAnsi="Georgia" w:cs="Times New Roman"/>
                <w:lang w:eastAsia="en-PH"/>
              </w:rPr>
            </w:pPr>
            <w:ins w:id="1195" w:author="Jade Raposa" w:date="2024-11-06T13:51:00Z" w16du:dateUtc="2024-11-06T05:51:00Z">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904E" w14:textId="35AC4317" w:rsidR="00B83649" w:rsidRDefault="00B83649" w:rsidP="00B83649">
            <w:pPr>
              <w:spacing w:after="0" w:line="240" w:lineRule="auto"/>
              <w:rPr>
                <w:ins w:id="1196" w:author="Jade Raposa" w:date="2024-11-06T13:51:00Z" w16du:dateUtc="2024-11-06T05:51:00Z"/>
                <w:rFonts w:ascii="Georgia" w:eastAsia="Times New Roman" w:hAnsi="Georgia" w:cs="Times New Roman"/>
                <w:lang w:eastAsia="en-PH"/>
              </w:rPr>
            </w:pPr>
            <w:ins w:id="1197" w:author="Jade Raposa"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E4DF347" w14:textId="2C968AEB" w:rsidR="00B83649" w:rsidRDefault="00B83649" w:rsidP="00B83649">
            <w:pPr>
              <w:spacing w:after="0" w:line="240" w:lineRule="auto"/>
              <w:rPr>
                <w:ins w:id="1198" w:author="Jade Raposa" w:date="2024-11-06T13:51:00Z" w16du:dateUtc="2024-11-06T05:51:00Z"/>
                <w:rFonts w:ascii="Georgia" w:eastAsia="Times New Roman" w:hAnsi="Georgia" w:cs="Times New Roman"/>
                <w:lang w:eastAsia="en-PH"/>
              </w:rPr>
            </w:pPr>
            <w:ins w:id="1199" w:author="Jade Raposa" w:date="2024-11-06T13:51:00Z" w16du:dateUtc="2024-11-06T05:51:00Z">
              <w:r>
                <w:rPr>
                  <w:rFonts w:ascii="Georgia" w:eastAsia="Times New Roman" w:hAnsi="Georgia" w:cs="Times New Roman"/>
                  <w:lang w:eastAsia="en-PH"/>
                </w:rPr>
                <w:t>User</w:t>
              </w:r>
            </w:ins>
          </w:p>
        </w:tc>
      </w:tr>
      <w:tr w:rsidR="00B83649" w14:paraId="224E9A99" w14:textId="77777777" w:rsidTr="00B83649">
        <w:trPr>
          <w:ins w:id="1200"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8663C" w14:textId="3C8DA0FF" w:rsidR="00B83649" w:rsidDel="002943EB" w:rsidRDefault="00B83649" w:rsidP="00B83649">
            <w:pPr>
              <w:spacing w:after="0" w:line="240" w:lineRule="auto"/>
              <w:rPr>
                <w:ins w:id="1201" w:author="Jade Raposa" w:date="2024-11-06T13:51:00Z" w16du:dateUtc="2024-11-06T05:51:00Z"/>
                <w:rFonts w:ascii="Georgia" w:eastAsia="Times New Roman" w:hAnsi="Georgia" w:cs="Times New Roman"/>
                <w:lang w:eastAsia="en-PH"/>
              </w:rPr>
            </w:pPr>
            <w:ins w:id="1202" w:author="Jade Raposa" w:date="2024-11-06T13:51:00Z" w16du:dateUtc="2024-11-06T05:51:00Z">
              <w:r>
                <w:rPr>
                  <w:rFonts w:ascii="Georgia" w:eastAsia="Times New Roman" w:hAnsi="Georgia" w:cs="Times New Roman"/>
                  <w:lang w:eastAsia="en-PH"/>
                </w:rPr>
                <w:t>Mentor Search</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6E32A" w14:textId="20662012" w:rsidR="00B83649" w:rsidRDefault="00B83649" w:rsidP="00B83649">
            <w:pPr>
              <w:spacing w:after="0" w:line="240" w:lineRule="auto"/>
              <w:rPr>
                <w:ins w:id="1203" w:author="Jade Raposa" w:date="2024-11-06T13:51:00Z" w16du:dateUtc="2024-11-06T05:51:00Z"/>
                <w:rFonts w:ascii="Georgia" w:eastAsia="Times New Roman" w:hAnsi="Georgia" w:cs="Times New Roman"/>
                <w:lang w:eastAsia="en-PH"/>
              </w:rPr>
            </w:pPr>
            <w:ins w:id="1204" w:author="Jade Raposa" w:date="2024-11-06T13:51:00Z" w16du:dateUtc="2024-11-06T05:51:00Z">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59427" w14:textId="08E90651" w:rsidR="00B83649" w:rsidRDefault="00B83649" w:rsidP="00B83649">
            <w:pPr>
              <w:spacing w:after="0" w:line="240" w:lineRule="auto"/>
              <w:rPr>
                <w:ins w:id="1205" w:author="Jade Raposa" w:date="2024-11-06T13:51:00Z" w16du:dateUtc="2024-11-06T05:51:00Z"/>
                <w:rFonts w:ascii="Georgia" w:eastAsia="Times New Roman" w:hAnsi="Georgia" w:cs="Times New Roman"/>
                <w:lang w:eastAsia="en-PH"/>
              </w:rPr>
            </w:pPr>
            <w:ins w:id="1206" w:author="Jade Raposa" w:date="2024-11-06T13:51:00Z" w16du:dateUtc="2024-11-06T05:51:00Z">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18A77" w14:textId="6EA4189B" w:rsidR="00B83649" w:rsidRDefault="00B83649" w:rsidP="00B83649">
            <w:pPr>
              <w:spacing w:after="0" w:line="240" w:lineRule="auto"/>
              <w:rPr>
                <w:ins w:id="1207" w:author="Jade Raposa" w:date="2024-11-06T13:51:00Z" w16du:dateUtc="2024-11-06T05:51:00Z"/>
                <w:rFonts w:ascii="Georgia" w:eastAsia="Times New Roman" w:hAnsi="Georgia" w:cs="Times New Roman"/>
                <w:lang w:eastAsia="en-PH"/>
              </w:rPr>
            </w:pPr>
            <w:ins w:id="1208" w:author="Jade Raposa"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49B918" w14:textId="2850E194" w:rsidR="00B83649" w:rsidRDefault="00B83649" w:rsidP="00B83649">
            <w:pPr>
              <w:spacing w:after="0" w:line="240" w:lineRule="auto"/>
              <w:rPr>
                <w:ins w:id="1209" w:author="Jade Raposa" w:date="2024-11-06T13:51:00Z" w16du:dateUtc="2024-11-06T05:51:00Z"/>
                <w:rFonts w:ascii="Georgia" w:eastAsia="Times New Roman" w:hAnsi="Georgia" w:cs="Times New Roman"/>
                <w:lang w:eastAsia="en-PH"/>
              </w:rPr>
            </w:pPr>
            <w:ins w:id="1210" w:author="Jade Raposa" w:date="2024-11-06T13:51:00Z" w16du:dateUtc="2024-11-06T05:51:00Z">
              <w:r>
                <w:rPr>
                  <w:rFonts w:ascii="Georgia" w:eastAsia="Times New Roman" w:hAnsi="Georgia" w:cs="Times New Roman"/>
                  <w:lang w:eastAsia="en-PH"/>
                </w:rPr>
                <w:t>Mentee</w:t>
              </w:r>
            </w:ins>
          </w:p>
        </w:tc>
      </w:tr>
      <w:tr w:rsidR="00B83649" w14:paraId="42B47897" w14:textId="77777777" w:rsidTr="00B83649">
        <w:trPr>
          <w:ins w:id="1211"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E8C709" w14:textId="2082FE3E" w:rsidR="00B83649" w:rsidRDefault="00B83649" w:rsidP="00B83649">
            <w:pPr>
              <w:spacing w:after="0" w:line="240" w:lineRule="auto"/>
              <w:rPr>
                <w:ins w:id="1212" w:author="Jade Raposa" w:date="2024-11-06T13:51:00Z" w16du:dateUtc="2024-11-06T05:51:00Z"/>
                <w:rFonts w:ascii="Georgia" w:eastAsia="Times New Roman" w:hAnsi="Georgia" w:cs="Times New Roman"/>
                <w:lang w:eastAsia="en-PH"/>
              </w:rPr>
            </w:pPr>
            <w:ins w:id="1213" w:author="Jade Raposa" w:date="2024-11-06T13:51:00Z" w16du:dateUtc="2024-11-06T05:51:00Z">
              <w:r>
                <w:rPr>
                  <w:rFonts w:ascii="Georgia" w:eastAsia="Times New Roman" w:hAnsi="Georgia" w:cs="Times New Roman"/>
                  <w:lang w:eastAsia="en-PH"/>
                </w:rPr>
                <w:t>Mentorship Request</w:t>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896B0" w14:textId="5C604BA4" w:rsidR="00B83649" w:rsidRDefault="00B83649" w:rsidP="00B83649">
            <w:pPr>
              <w:spacing w:after="0" w:line="240" w:lineRule="auto"/>
              <w:rPr>
                <w:ins w:id="1214" w:author="Jade Raposa" w:date="2024-11-06T13:51:00Z" w16du:dateUtc="2024-11-06T05:51:00Z"/>
                <w:rFonts w:ascii="Georgia" w:eastAsia="Times New Roman" w:hAnsi="Georgia" w:cs="Times New Roman"/>
                <w:lang w:eastAsia="en-PH"/>
              </w:rPr>
            </w:pPr>
            <w:ins w:id="1215" w:author="Jade Raposa" w:date="2024-11-06T13:51:00Z" w16du:dateUtc="2024-11-06T05:51:00Z">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99F6E" w14:textId="7542B87A" w:rsidR="00B83649" w:rsidRDefault="00B83649" w:rsidP="00B83649">
            <w:pPr>
              <w:spacing w:after="0" w:line="240" w:lineRule="auto"/>
              <w:rPr>
                <w:ins w:id="1216" w:author="Jade Raposa" w:date="2024-11-06T13:51:00Z" w16du:dateUtc="2024-11-06T05:51:00Z"/>
                <w:rFonts w:ascii="Georgia" w:eastAsia="Times New Roman" w:hAnsi="Georgia" w:cs="Times New Roman"/>
                <w:lang w:eastAsia="en-PH"/>
              </w:rPr>
            </w:pPr>
            <w:ins w:id="1217" w:author="Jade Raposa" w:date="2024-11-06T13:51:00Z" w16du:dateUtc="2024-11-06T05:51:00Z">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5E8FF" w14:textId="1BAC21B9" w:rsidR="00B83649" w:rsidRDefault="00B83649" w:rsidP="00B83649">
            <w:pPr>
              <w:spacing w:after="0" w:line="240" w:lineRule="auto"/>
              <w:rPr>
                <w:ins w:id="1218" w:author="Jade Raposa" w:date="2024-11-06T13:51:00Z" w16du:dateUtc="2024-11-06T05:51:00Z"/>
                <w:rFonts w:ascii="Georgia" w:eastAsia="Times New Roman" w:hAnsi="Georgia" w:cs="Times New Roman"/>
                <w:lang w:eastAsia="en-PH"/>
              </w:rPr>
            </w:pPr>
            <w:ins w:id="1219" w:author="Jade Raposa"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t xml:space="preserve"> </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75854A7" w14:textId="3596845C" w:rsidR="00B83649" w:rsidRDefault="00B83649" w:rsidP="00B83649">
            <w:pPr>
              <w:spacing w:after="0" w:line="240" w:lineRule="auto"/>
              <w:rPr>
                <w:ins w:id="1220" w:author="Jade Raposa" w:date="2024-11-06T13:51:00Z" w16du:dateUtc="2024-11-06T05:51:00Z"/>
                <w:rFonts w:ascii="Georgia" w:eastAsia="Times New Roman" w:hAnsi="Georgia" w:cs="Times New Roman"/>
                <w:lang w:eastAsia="en-PH"/>
              </w:rPr>
            </w:pPr>
            <w:ins w:id="1221" w:author="Jade Raposa" w:date="2024-11-06T13:51:00Z" w16du:dateUtc="2024-11-06T05:51:00Z">
              <w:r>
                <w:rPr>
                  <w:rFonts w:ascii="Georgia" w:eastAsia="Times New Roman" w:hAnsi="Georgia" w:cs="Times New Roman"/>
                  <w:lang w:eastAsia="en-PH"/>
                </w:rPr>
                <w:t>Mentee</w:t>
              </w:r>
            </w:ins>
          </w:p>
        </w:tc>
      </w:tr>
      <w:tr w:rsidR="00B83649" w14:paraId="5B413B97" w14:textId="77777777" w:rsidTr="00B83649">
        <w:trPr>
          <w:ins w:id="1222"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27C153" w14:textId="7097F6E1" w:rsidR="00B83649" w:rsidRDefault="00B83649" w:rsidP="00B83649">
            <w:pPr>
              <w:spacing w:after="0" w:line="240" w:lineRule="auto"/>
              <w:rPr>
                <w:ins w:id="1223" w:author="Jade Raposa" w:date="2024-11-06T13:51:00Z" w16du:dateUtc="2024-11-06T05:51:00Z"/>
                <w:rFonts w:ascii="Georgia" w:eastAsia="Times New Roman" w:hAnsi="Georgia" w:cs="Times New Roman"/>
                <w:lang w:eastAsia="en-PH"/>
              </w:rPr>
            </w:pPr>
            <w:ins w:id="1224" w:author="Jade Raposa" w:date="2024-11-06T13:51:00Z" w16du:dateUtc="2024-11-06T05:51:00Z">
              <w:r>
                <w:rPr>
                  <w:rFonts w:ascii="Georgia" w:eastAsia="Times New Roman" w:hAnsi="Georgia" w:cs="Times New Roman"/>
                  <w:lang w:eastAsia="en-PH"/>
                </w:rPr>
                <w:t>Course Selection</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05262" w14:textId="10E70C94" w:rsidR="00B83649" w:rsidRDefault="00B83649" w:rsidP="00B83649">
            <w:pPr>
              <w:spacing w:after="0" w:line="240" w:lineRule="auto"/>
              <w:rPr>
                <w:ins w:id="1225" w:author="Jade Raposa" w:date="2024-11-06T13:51:00Z" w16du:dateUtc="2024-11-06T05:51:00Z"/>
                <w:rFonts w:ascii="Georgia" w:eastAsia="Times New Roman" w:hAnsi="Georgia" w:cs="Times New Roman"/>
                <w:lang w:eastAsia="en-PH"/>
              </w:rPr>
            </w:pPr>
            <w:ins w:id="1226" w:author="Jade Raposa" w:date="2024-11-06T13:51:00Z" w16du:dateUtc="2024-11-06T05:51:00Z">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57382" w14:textId="0ADA408B" w:rsidR="00B83649" w:rsidRDefault="00B83649" w:rsidP="00B83649">
            <w:pPr>
              <w:spacing w:after="0" w:line="240" w:lineRule="auto"/>
              <w:rPr>
                <w:ins w:id="1227" w:author="Jade Raposa" w:date="2024-11-06T13:51:00Z" w16du:dateUtc="2024-11-06T05:51:00Z"/>
                <w:rFonts w:ascii="Georgia" w:eastAsia="Times New Roman" w:hAnsi="Georgia" w:cs="Times New Roman"/>
                <w:lang w:eastAsia="en-PH"/>
              </w:rPr>
            </w:pPr>
            <w:ins w:id="1228" w:author="Jade Raposa" w:date="2024-11-06T13:51:00Z" w16du:dateUtc="2024-11-06T05:51:00Z">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D305F" w14:textId="71EABF81" w:rsidR="00B83649" w:rsidRDefault="00B83649" w:rsidP="00B83649">
            <w:pPr>
              <w:spacing w:after="0" w:line="240" w:lineRule="auto"/>
              <w:rPr>
                <w:ins w:id="1229" w:author="Jade Raposa" w:date="2024-11-06T13:51:00Z" w16du:dateUtc="2024-11-06T05:51:00Z"/>
                <w:rFonts w:ascii="Georgia" w:eastAsia="Times New Roman" w:hAnsi="Georgia" w:cs="Times New Roman"/>
                <w:lang w:eastAsia="en-PH"/>
              </w:rPr>
            </w:pPr>
            <w:ins w:id="1230" w:author="Jade Raposa"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C19BBE" w14:textId="77777777" w:rsidR="00B83649" w:rsidRDefault="00B83649" w:rsidP="00B83649">
            <w:pPr>
              <w:spacing w:after="0" w:line="240" w:lineRule="auto"/>
              <w:rPr>
                <w:ins w:id="1231" w:author="Jade Raposa" w:date="2024-11-06T13:51:00Z" w16du:dateUtc="2024-11-06T05:51:00Z"/>
                <w:rFonts w:ascii="Georgia" w:eastAsia="Times New Roman" w:hAnsi="Georgia" w:cs="Times New Roman"/>
                <w:lang w:eastAsia="en-PH"/>
              </w:rPr>
            </w:pPr>
            <w:ins w:id="1232" w:author="Jade Raposa" w:date="2024-11-06T13:51:00Z" w16du:dateUtc="2024-11-06T05:51:00Z">
              <w:r>
                <w:rPr>
                  <w:rFonts w:ascii="Georgia" w:eastAsia="Times New Roman" w:hAnsi="Georgia" w:cs="Times New Roman"/>
                  <w:lang w:eastAsia="en-PH"/>
                </w:rPr>
                <w:t>Mentee</w:t>
              </w:r>
            </w:ins>
          </w:p>
          <w:p w14:paraId="79F586CC" w14:textId="77777777" w:rsidR="00B83649" w:rsidRDefault="00B83649" w:rsidP="00B83649">
            <w:pPr>
              <w:spacing w:after="0" w:line="240" w:lineRule="auto"/>
              <w:rPr>
                <w:ins w:id="1233" w:author="Jade Raposa" w:date="2024-11-06T13:51:00Z" w16du:dateUtc="2024-11-06T05:51:00Z"/>
                <w:rFonts w:ascii="Georgia" w:eastAsia="Times New Roman" w:hAnsi="Georgia" w:cs="Times New Roman"/>
                <w:lang w:eastAsia="en-PH"/>
              </w:rPr>
            </w:pPr>
          </w:p>
        </w:tc>
      </w:tr>
      <w:tr w:rsidR="00B83649" w14:paraId="205594FF" w14:textId="77777777" w:rsidTr="00B83649">
        <w:trPr>
          <w:ins w:id="1234"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E91A3F" w14:textId="0E41B070" w:rsidR="00B83649" w:rsidRDefault="00B83649" w:rsidP="00B83649">
            <w:pPr>
              <w:spacing w:after="0" w:line="240" w:lineRule="auto"/>
              <w:rPr>
                <w:ins w:id="1235" w:author="Jade Raposa" w:date="2024-11-06T13:51:00Z" w16du:dateUtc="2024-11-06T05:51:00Z"/>
                <w:rFonts w:ascii="Georgia" w:eastAsia="Times New Roman" w:hAnsi="Georgia" w:cs="Times New Roman"/>
                <w:lang w:eastAsia="en-PH"/>
              </w:rPr>
            </w:pPr>
            <w:ins w:id="1236" w:author="Jade Raposa" w:date="2024-11-06T13:51:00Z" w16du:dateUtc="2024-11-06T05:51:00Z">
              <w:r>
                <w:rPr>
                  <w:rFonts w:ascii="Georgia" w:eastAsia="Times New Roman" w:hAnsi="Georgia" w:cs="Times New Roman"/>
                  <w:lang w:eastAsia="en-PH"/>
                </w:rPr>
                <w:t>Content Access</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0A4AC" w14:textId="091A7C34" w:rsidR="00B83649" w:rsidRDefault="00B83649" w:rsidP="00B83649">
            <w:pPr>
              <w:spacing w:after="0" w:line="240" w:lineRule="auto"/>
              <w:rPr>
                <w:ins w:id="1237" w:author="Jade Raposa" w:date="2024-11-06T13:51:00Z" w16du:dateUtc="2024-11-06T05:51:00Z"/>
                <w:rFonts w:ascii="Georgia" w:eastAsia="Times New Roman" w:hAnsi="Georgia" w:cs="Times New Roman"/>
                <w:lang w:eastAsia="en-PH"/>
              </w:rPr>
            </w:pPr>
            <w:ins w:id="1238" w:author="Jade Raposa" w:date="2024-11-06T13:51:00Z" w16du:dateUtc="2024-11-06T05:51:00Z">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A46C2" w14:textId="581B7D41" w:rsidR="00B83649" w:rsidRDefault="00B83649" w:rsidP="00B83649">
            <w:pPr>
              <w:spacing w:after="0" w:line="240" w:lineRule="auto"/>
              <w:rPr>
                <w:ins w:id="1239" w:author="Jade Raposa" w:date="2024-11-06T13:51:00Z" w16du:dateUtc="2024-11-06T05:51:00Z"/>
                <w:rFonts w:ascii="Georgia" w:eastAsia="Times New Roman" w:hAnsi="Georgia" w:cs="Times New Roman"/>
                <w:lang w:eastAsia="en-PH"/>
              </w:rPr>
            </w:pPr>
            <w:ins w:id="1240" w:author="Jade Raposa" w:date="2024-11-06T13:51:00Z" w16du:dateUtc="2024-11-06T05:51:00Z">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94617" w14:textId="31A10074" w:rsidR="00B83649" w:rsidRDefault="00B83649" w:rsidP="00B83649">
            <w:pPr>
              <w:spacing w:after="0" w:line="240" w:lineRule="auto"/>
              <w:rPr>
                <w:ins w:id="1241" w:author="Jade Raposa" w:date="2024-11-06T13:51:00Z" w16du:dateUtc="2024-11-06T05:51:00Z"/>
                <w:rFonts w:ascii="Georgia" w:eastAsia="Times New Roman" w:hAnsi="Georgia" w:cs="Times New Roman"/>
                <w:lang w:eastAsia="en-PH"/>
              </w:rPr>
            </w:pPr>
            <w:ins w:id="1242" w:author="Jade Raposa"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89B33D1" w14:textId="77777777" w:rsidR="00B83649" w:rsidRDefault="00B83649" w:rsidP="00B83649">
            <w:pPr>
              <w:spacing w:after="0" w:line="240" w:lineRule="auto"/>
              <w:rPr>
                <w:ins w:id="1243" w:author="Jade Raposa" w:date="2024-11-06T13:51:00Z" w16du:dateUtc="2024-11-06T05:51:00Z"/>
                <w:rFonts w:ascii="Georgia" w:eastAsia="Times New Roman" w:hAnsi="Georgia" w:cs="Times New Roman"/>
                <w:lang w:eastAsia="en-PH"/>
              </w:rPr>
            </w:pPr>
            <w:ins w:id="1244" w:author="Jade Raposa" w:date="2024-11-06T13:51:00Z" w16du:dateUtc="2024-11-06T05:51:00Z">
              <w:r>
                <w:rPr>
                  <w:rFonts w:ascii="Georgia" w:eastAsia="Times New Roman" w:hAnsi="Georgia" w:cs="Times New Roman"/>
                  <w:lang w:eastAsia="en-PH"/>
                </w:rPr>
                <w:t>Mentee/Mentor</w:t>
              </w:r>
              <w:r>
                <w:rPr>
                  <w:rFonts w:ascii="Georgia" w:eastAsia="Times New Roman" w:hAnsi="Georgia" w:cs="Times New Roman"/>
                  <w:lang w:eastAsia="en-PH"/>
                </w:rPr>
                <w:tab/>
              </w:r>
            </w:ins>
          </w:p>
          <w:p w14:paraId="35628A04" w14:textId="77777777" w:rsidR="00B83649" w:rsidRDefault="00B83649" w:rsidP="00B83649">
            <w:pPr>
              <w:spacing w:after="0" w:line="240" w:lineRule="auto"/>
              <w:rPr>
                <w:ins w:id="1245" w:author="Jade Raposa" w:date="2024-11-06T13:51:00Z" w16du:dateUtc="2024-11-06T05:51:00Z"/>
                <w:rFonts w:ascii="Georgia" w:eastAsia="Times New Roman" w:hAnsi="Georgia" w:cs="Times New Roman"/>
                <w:lang w:eastAsia="en-PH"/>
              </w:rPr>
            </w:pPr>
          </w:p>
        </w:tc>
      </w:tr>
      <w:tr w:rsidR="00B83649" w14:paraId="34697F12" w14:textId="77777777" w:rsidTr="00B83649">
        <w:trPr>
          <w:ins w:id="1246"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4902EB" w14:textId="4E3CA2CA" w:rsidR="00B83649" w:rsidRDefault="00B83649" w:rsidP="00B83649">
            <w:pPr>
              <w:spacing w:after="0" w:line="240" w:lineRule="auto"/>
              <w:rPr>
                <w:ins w:id="1247" w:author="Jade Raposa" w:date="2024-11-06T13:51:00Z" w16du:dateUtc="2024-11-06T05:51:00Z"/>
                <w:rFonts w:ascii="Georgia" w:eastAsia="Times New Roman" w:hAnsi="Georgia" w:cs="Times New Roman"/>
                <w:lang w:eastAsia="en-PH"/>
              </w:rPr>
            </w:pPr>
            <w:ins w:id="1248" w:author="Jade Raposa" w:date="2024-11-06T13:51:00Z" w16du:dateUtc="2024-11-06T05:51:00Z">
              <w:r>
                <w:rPr>
                  <w:rFonts w:ascii="Georgia" w:eastAsia="Times New Roman" w:hAnsi="Georgia" w:cs="Times New Roman"/>
                  <w:lang w:eastAsia="en-PH"/>
                </w:rPr>
                <w:t>Report Viewing</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1ED61" w14:textId="073E03A4" w:rsidR="00B83649" w:rsidRDefault="00B83649" w:rsidP="00B83649">
            <w:pPr>
              <w:spacing w:after="0" w:line="240" w:lineRule="auto"/>
              <w:rPr>
                <w:ins w:id="1249" w:author="Jade Raposa" w:date="2024-11-06T13:51:00Z" w16du:dateUtc="2024-11-06T05:51:00Z"/>
                <w:rFonts w:ascii="Georgia" w:eastAsia="Times New Roman" w:hAnsi="Georgia" w:cs="Times New Roman"/>
                <w:lang w:eastAsia="en-PH"/>
              </w:rPr>
            </w:pPr>
            <w:ins w:id="1250" w:author="Jade Raposa" w:date="2024-11-06T13:51:00Z" w16du:dateUtc="2024-11-06T05:51:00Z">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C78C8" w14:textId="711E5F66" w:rsidR="00B83649" w:rsidRDefault="00B83649" w:rsidP="00B83649">
            <w:pPr>
              <w:spacing w:after="0" w:line="240" w:lineRule="auto"/>
              <w:rPr>
                <w:ins w:id="1251" w:author="Jade Raposa" w:date="2024-11-06T13:51:00Z" w16du:dateUtc="2024-11-06T05:51:00Z"/>
                <w:rFonts w:ascii="Georgia" w:eastAsia="Times New Roman" w:hAnsi="Georgia" w:cs="Times New Roman"/>
                <w:lang w:eastAsia="en-PH"/>
              </w:rPr>
            </w:pPr>
            <w:ins w:id="1252" w:author="Jade Raposa" w:date="2024-11-06T13:51:00Z" w16du:dateUtc="2024-11-06T05:51:00Z">
              <w:r>
                <w:rPr>
                  <w:rFonts w:ascii="Georgia" w:eastAsia="Times New Roman" w:hAnsi="Georgia" w:cs="Times New Roman"/>
                  <w:lang w:eastAsia="en-PH"/>
                </w:rPr>
                <w:t xml:space="preserve">Displays progress reports and </w:t>
              </w:r>
              <w:r>
                <w:rPr>
                  <w:rFonts w:ascii="Georgia" w:eastAsia="Times New Roman" w:hAnsi="Georgia" w:cs="Times New Roman"/>
                  <w:lang w:eastAsia="en-PH"/>
                </w:rPr>
                <w:lastRenderedPageBreak/>
                <w:t>performance scores.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62A1" w14:textId="353ECE6E" w:rsidR="00B83649" w:rsidRDefault="00B83649" w:rsidP="00B83649">
            <w:pPr>
              <w:spacing w:after="0" w:line="240" w:lineRule="auto"/>
              <w:rPr>
                <w:ins w:id="1253" w:author="Jade Raposa" w:date="2024-11-06T13:51:00Z" w16du:dateUtc="2024-11-06T05:51:00Z"/>
                <w:rFonts w:ascii="Georgia" w:eastAsia="Times New Roman" w:hAnsi="Georgia" w:cs="Times New Roman"/>
                <w:lang w:eastAsia="en-PH"/>
              </w:rPr>
            </w:pPr>
            <w:ins w:id="1254" w:author="Jade Raposa" w:date="2024-11-06T13:51:00Z" w16du:dateUtc="2024-11-06T05:51:00Z">
              <w:r>
                <w:rPr>
                  <w:rFonts w:ascii="Georgia" w:eastAsia="Times New Roman" w:hAnsi="Georgia" w:cs="Times New Roman"/>
                  <w:lang w:eastAsia="en-PH"/>
                </w:rPr>
                <w:lastRenderedPageBreak/>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7E8962" w14:textId="45822DE6" w:rsidR="00B83649" w:rsidRDefault="00B83649" w:rsidP="00B83649">
            <w:pPr>
              <w:spacing w:after="0" w:line="240" w:lineRule="auto"/>
              <w:rPr>
                <w:ins w:id="1255" w:author="Jade Raposa" w:date="2024-11-06T13:51:00Z" w16du:dateUtc="2024-11-06T05:51:00Z"/>
                <w:rFonts w:ascii="Georgia" w:eastAsia="Times New Roman" w:hAnsi="Georgia" w:cs="Times New Roman"/>
                <w:lang w:eastAsia="en-PH"/>
              </w:rPr>
            </w:pPr>
            <w:ins w:id="1256" w:author="Jade Raposa" w:date="2024-11-06T13:51:00Z" w16du:dateUtc="2024-11-06T05:51:00Z">
              <w:r>
                <w:rPr>
                  <w:rFonts w:ascii="Georgia" w:eastAsia="Times New Roman" w:hAnsi="Georgia" w:cs="Times New Roman"/>
                  <w:lang w:eastAsia="en-PH"/>
                </w:rPr>
                <w:t>Mentee</w:t>
              </w:r>
            </w:ins>
          </w:p>
        </w:tc>
      </w:tr>
      <w:tr w:rsidR="00B83649" w14:paraId="57A93404" w14:textId="77777777" w:rsidTr="00B83649">
        <w:trPr>
          <w:ins w:id="1257"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E8C376" w14:textId="113D6A41" w:rsidR="00B83649" w:rsidRDefault="00B83649" w:rsidP="00B83649">
            <w:pPr>
              <w:spacing w:after="0" w:line="240" w:lineRule="auto"/>
              <w:rPr>
                <w:ins w:id="1258" w:author="Jade Raposa" w:date="2024-11-06T13:51:00Z" w16du:dateUtc="2024-11-06T05:51:00Z"/>
                <w:rFonts w:ascii="Georgia" w:eastAsia="Times New Roman" w:hAnsi="Georgia" w:cs="Times New Roman"/>
                <w:lang w:eastAsia="en-PH"/>
              </w:rPr>
            </w:pPr>
            <w:ins w:id="1259" w:author="Jade Raposa" w:date="2024-11-06T13:51:00Z" w16du:dateUtc="2024-11-06T05:51:00Z">
              <w:r>
                <w:rPr>
                  <w:rFonts w:ascii="Georgia" w:eastAsia="Times New Roman" w:hAnsi="Georgia" w:cs="Times New Roman"/>
                  <w:lang w:eastAsia="en-PH"/>
                </w:rPr>
                <w:t>Certificate Upload</w:t>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5BF6" w14:textId="7C21E932" w:rsidR="00B83649" w:rsidRDefault="00B83649" w:rsidP="00B83649">
            <w:pPr>
              <w:spacing w:after="0" w:line="240" w:lineRule="auto"/>
              <w:rPr>
                <w:ins w:id="1260" w:author="Jade Raposa" w:date="2024-11-06T13:51:00Z" w16du:dateUtc="2024-11-06T05:51:00Z"/>
                <w:rFonts w:ascii="Georgia" w:eastAsia="Times New Roman" w:hAnsi="Georgia" w:cs="Times New Roman"/>
                <w:lang w:eastAsia="en-PH"/>
              </w:rPr>
            </w:pPr>
            <w:ins w:id="1261" w:author="Jade Raposa" w:date="2024-11-06T13:51:00Z" w16du:dateUtc="2024-11-06T05:51:00Z">
              <w:r>
                <w:rPr>
                  <w:rFonts w:ascii="Georgia" w:eastAsia="Times New Roman" w:hAnsi="Georgia" w:cs="Times New Roman"/>
                  <w:lang w:eastAsia="en-PH"/>
                </w:rPr>
                <w:t>Mentor uploads certificates for mentees who complete tasks or courses.</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7BAE5" w14:textId="3BFC1C19" w:rsidR="00B83649" w:rsidRDefault="00B83649" w:rsidP="00B83649">
            <w:pPr>
              <w:spacing w:after="0" w:line="240" w:lineRule="auto"/>
              <w:rPr>
                <w:ins w:id="1262" w:author="Jade Raposa" w:date="2024-11-06T13:51:00Z" w16du:dateUtc="2024-11-06T05:51:00Z"/>
                <w:rFonts w:ascii="Georgia" w:eastAsia="Times New Roman" w:hAnsi="Georgia" w:cs="Times New Roman"/>
                <w:lang w:eastAsia="en-PH"/>
              </w:rPr>
            </w:pPr>
            <w:ins w:id="1263" w:author="Jade Raposa" w:date="2024-11-06T13:51:00Z" w16du:dateUtc="2024-11-06T05:51:00Z">
              <w:r>
                <w:rPr>
                  <w:rFonts w:ascii="Georgia" w:eastAsia="Times New Roman" w:hAnsi="Georgia" w:cs="Times New Roman"/>
                  <w:lang w:eastAsia="en-PH"/>
                </w:rPr>
                <w:t>Certificates are available for mentees to download.</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9A474" w14:textId="51CECB84" w:rsidR="00B83649" w:rsidRDefault="00B83649" w:rsidP="00B83649">
            <w:pPr>
              <w:spacing w:after="0" w:line="240" w:lineRule="auto"/>
              <w:rPr>
                <w:ins w:id="1264" w:author="Jade Raposa" w:date="2024-11-06T13:51:00Z" w16du:dateUtc="2024-11-06T05:51:00Z"/>
                <w:rFonts w:ascii="Georgia" w:eastAsia="Times New Roman" w:hAnsi="Georgia" w:cs="Times New Roman"/>
                <w:lang w:eastAsia="en-PH"/>
              </w:rPr>
            </w:pPr>
            <w:ins w:id="1265" w:author="Jade Raposa"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D56D800" w14:textId="05625808" w:rsidR="00B83649" w:rsidRDefault="00B83649" w:rsidP="00B83649">
            <w:pPr>
              <w:spacing w:after="0" w:line="240" w:lineRule="auto"/>
              <w:rPr>
                <w:ins w:id="1266" w:author="Jade Raposa" w:date="2024-11-06T13:51:00Z" w16du:dateUtc="2024-11-06T05:51:00Z"/>
                <w:rFonts w:ascii="Georgia" w:eastAsia="Times New Roman" w:hAnsi="Georgia" w:cs="Times New Roman"/>
                <w:lang w:eastAsia="en-PH"/>
              </w:rPr>
            </w:pPr>
            <w:ins w:id="1267" w:author="Jade Raposa" w:date="2024-11-06T13:51:00Z" w16du:dateUtc="2024-11-06T05:51:00Z">
              <w:r>
                <w:rPr>
                  <w:rFonts w:ascii="Georgia" w:eastAsia="Times New Roman" w:hAnsi="Georgia" w:cs="Times New Roman"/>
                  <w:lang w:eastAsia="en-PH"/>
                </w:rPr>
                <w:t>Mentor</w:t>
              </w:r>
            </w:ins>
          </w:p>
        </w:tc>
      </w:tr>
      <w:tr w:rsidR="00B83649" w14:paraId="76CD343B" w14:textId="77777777" w:rsidTr="00B83649">
        <w:trPr>
          <w:ins w:id="1268"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5503E3" w14:textId="3959BD96" w:rsidR="00B83649" w:rsidRDefault="00B83649" w:rsidP="00B83649">
            <w:pPr>
              <w:spacing w:after="0" w:line="240" w:lineRule="auto"/>
              <w:rPr>
                <w:ins w:id="1269" w:author="Jade Raposa" w:date="2024-11-06T13:51:00Z" w16du:dateUtc="2024-11-06T05:51:00Z"/>
                <w:rFonts w:ascii="Georgia" w:eastAsia="Times New Roman" w:hAnsi="Georgia" w:cs="Times New Roman"/>
                <w:lang w:eastAsia="en-PH"/>
              </w:rPr>
            </w:pPr>
            <w:ins w:id="1270" w:author="Jade Raposa" w:date="2024-11-06T13:51:00Z" w16du:dateUtc="2024-11-06T05:51:00Z">
              <w:r>
                <w:rPr>
                  <w:rFonts w:ascii="Georgia" w:eastAsia="Times New Roman" w:hAnsi="Georgia" w:cs="Times New Roman"/>
                  <w:lang w:eastAsia="en-PH"/>
                </w:rPr>
                <w:t>Certificate Download</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30B42" w14:textId="42CAEA99" w:rsidR="00B83649" w:rsidRDefault="00B83649" w:rsidP="00B83649">
            <w:pPr>
              <w:spacing w:after="0" w:line="240" w:lineRule="auto"/>
              <w:rPr>
                <w:ins w:id="1271" w:author="Jade Raposa" w:date="2024-11-06T13:51:00Z" w16du:dateUtc="2024-11-06T05:51:00Z"/>
                <w:rFonts w:ascii="Georgia" w:eastAsia="Times New Roman" w:hAnsi="Georgia" w:cs="Times New Roman"/>
                <w:lang w:eastAsia="en-PH"/>
              </w:rPr>
            </w:pPr>
            <w:ins w:id="1272" w:author="Jade Raposa" w:date="2024-11-06T13:51:00Z" w16du:dateUtc="2024-11-06T05:51:00Z">
              <w:r>
                <w:rPr>
                  <w:rFonts w:ascii="Georgia" w:eastAsia="Times New Roman" w:hAnsi="Georgia" w:cs="Times New Roman"/>
                  <w:lang w:eastAsia="en-PH"/>
                </w:rPr>
                <w:t>Mentee downloads certificates after completing a course or task.</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3BD1D" w14:textId="7D96D7E1" w:rsidR="00B83649" w:rsidRDefault="00B83649" w:rsidP="00B83649">
            <w:pPr>
              <w:spacing w:after="0" w:line="240" w:lineRule="auto"/>
              <w:rPr>
                <w:ins w:id="1273" w:author="Jade Raposa" w:date="2024-11-06T13:51:00Z" w16du:dateUtc="2024-11-06T05:51:00Z"/>
                <w:rFonts w:ascii="Georgia" w:eastAsia="Times New Roman" w:hAnsi="Georgia" w:cs="Times New Roman"/>
                <w:lang w:eastAsia="en-PH"/>
              </w:rPr>
            </w:pPr>
            <w:ins w:id="1274" w:author="Jade Raposa" w:date="2024-11-06T13:51:00Z" w16du:dateUtc="2024-11-06T05:51:00Z">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AEF15" w14:textId="1EE4CCF3" w:rsidR="00B83649" w:rsidRDefault="00B83649" w:rsidP="00B83649">
            <w:pPr>
              <w:spacing w:after="0" w:line="240" w:lineRule="auto"/>
              <w:rPr>
                <w:ins w:id="1275" w:author="Jade Raposa" w:date="2024-11-06T13:51:00Z" w16du:dateUtc="2024-11-06T05:51:00Z"/>
                <w:rFonts w:ascii="Georgia" w:eastAsia="Times New Roman" w:hAnsi="Georgia" w:cs="Times New Roman"/>
                <w:lang w:eastAsia="en-PH"/>
              </w:rPr>
            </w:pPr>
            <w:ins w:id="1276" w:author="Jade Raposa"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A02C1B0" w14:textId="4A9743A5" w:rsidR="00B83649" w:rsidRDefault="00B83649" w:rsidP="00B83649">
            <w:pPr>
              <w:spacing w:after="0" w:line="240" w:lineRule="auto"/>
              <w:rPr>
                <w:ins w:id="1277" w:author="Jade Raposa" w:date="2024-11-06T13:51:00Z" w16du:dateUtc="2024-11-06T05:51:00Z"/>
                <w:rFonts w:ascii="Georgia" w:eastAsia="Times New Roman" w:hAnsi="Georgia" w:cs="Times New Roman"/>
                <w:lang w:eastAsia="en-PH"/>
              </w:rPr>
            </w:pPr>
            <w:ins w:id="1278" w:author="Jade Raposa" w:date="2024-11-06T13:51:00Z" w16du:dateUtc="2024-11-06T05:51:00Z">
              <w:r>
                <w:rPr>
                  <w:rFonts w:ascii="Georgia" w:eastAsia="Times New Roman" w:hAnsi="Georgia" w:cs="Times New Roman"/>
                  <w:lang w:eastAsia="en-PH"/>
                </w:rPr>
                <w:t>Mentee</w:t>
              </w:r>
            </w:ins>
          </w:p>
        </w:tc>
      </w:tr>
      <w:tr w:rsidR="00B83649" w14:paraId="0E40E2F1" w14:textId="77777777" w:rsidTr="00B83649">
        <w:trPr>
          <w:ins w:id="1279"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7C90A2" w14:textId="6A4EEB2D" w:rsidR="00B83649" w:rsidRDefault="00B83649" w:rsidP="00B83649">
            <w:pPr>
              <w:spacing w:after="0" w:line="240" w:lineRule="auto"/>
              <w:rPr>
                <w:ins w:id="1280" w:author="Jade Raposa" w:date="2024-11-06T13:51:00Z" w16du:dateUtc="2024-11-06T05:51:00Z"/>
                <w:rFonts w:ascii="Georgia" w:eastAsia="Times New Roman" w:hAnsi="Georgia" w:cs="Times New Roman"/>
                <w:lang w:eastAsia="en-PH"/>
              </w:rPr>
            </w:pPr>
            <w:ins w:id="1281" w:author="Jade Raposa" w:date="2024-11-06T13:51:00Z" w16du:dateUtc="2024-11-06T05:51:00Z">
              <w:r>
                <w:rPr>
                  <w:rFonts w:ascii="Georgia" w:eastAsia="Times New Roman" w:hAnsi="Georgia" w:cs="Times New Roman"/>
                  <w:lang w:eastAsia="en-PH"/>
                </w:rPr>
                <w:t>Message Exchange</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562D5" w14:textId="70A0FCF4" w:rsidR="00B83649" w:rsidRDefault="00B83649" w:rsidP="00B83649">
            <w:pPr>
              <w:spacing w:after="0" w:line="240" w:lineRule="auto"/>
              <w:rPr>
                <w:ins w:id="1282" w:author="Jade Raposa" w:date="2024-11-06T13:51:00Z" w16du:dateUtc="2024-11-06T05:51:00Z"/>
                <w:rFonts w:ascii="Georgia" w:eastAsia="Times New Roman" w:hAnsi="Georgia" w:cs="Times New Roman"/>
                <w:lang w:eastAsia="en-PH"/>
              </w:rPr>
            </w:pPr>
            <w:ins w:id="1283" w:author="Jade Raposa" w:date="2024-11-06T13:51:00Z" w16du:dateUtc="2024-11-06T05:51:00Z">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D3FE6" w14:textId="6B151426" w:rsidR="00B83649" w:rsidRDefault="00B83649" w:rsidP="00B83649">
            <w:pPr>
              <w:spacing w:after="0" w:line="240" w:lineRule="auto"/>
              <w:rPr>
                <w:ins w:id="1284" w:author="Jade Raposa" w:date="2024-11-06T13:51:00Z" w16du:dateUtc="2024-11-06T05:51:00Z"/>
                <w:rFonts w:ascii="Georgia" w:eastAsia="Times New Roman" w:hAnsi="Georgia" w:cs="Times New Roman"/>
                <w:lang w:eastAsia="en-PH"/>
              </w:rPr>
            </w:pPr>
            <w:ins w:id="1285" w:author="Jade Raposa" w:date="2024-11-06T13:51:00Z" w16du:dateUtc="2024-11-06T05:51:00Z">
              <w:r>
                <w:rPr>
                  <w:rFonts w:ascii="Georgia" w:eastAsia="Times New Roman" w:hAnsi="Georgia" w:cs="Times New Roman"/>
                  <w:lang w:eastAsia="en-PH"/>
                </w:rPr>
                <w:t>Displays messages in real-time.</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92F13" w14:textId="22B2EB38" w:rsidR="00B83649" w:rsidRDefault="00B83649" w:rsidP="00B83649">
            <w:pPr>
              <w:spacing w:after="0" w:line="240" w:lineRule="auto"/>
              <w:rPr>
                <w:ins w:id="1286" w:author="Jade Raposa" w:date="2024-11-06T13:51:00Z" w16du:dateUtc="2024-11-06T05:51:00Z"/>
                <w:rFonts w:ascii="Georgia" w:eastAsia="Times New Roman" w:hAnsi="Georgia" w:cs="Times New Roman"/>
                <w:lang w:eastAsia="en-PH"/>
              </w:rPr>
            </w:pPr>
            <w:ins w:id="1287" w:author="Jade Raposa"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5CFC18D" w14:textId="44F68F19" w:rsidR="00B83649" w:rsidRDefault="00B83649" w:rsidP="00B83649">
            <w:pPr>
              <w:spacing w:after="0" w:line="240" w:lineRule="auto"/>
              <w:rPr>
                <w:ins w:id="1288" w:author="Jade Raposa" w:date="2024-11-06T13:51:00Z" w16du:dateUtc="2024-11-06T05:51:00Z"/>
                <w:rFonts w:ascii="Georgia" w:eastAsia="Times New Roman" w:hAnsi="Georgia" w:cs="Times New Roman"/>
                <w:lang w:eastAsia="en-PH"/>
              </w:rPr>
            </w:pPr>
            <w:ins w:id="1289" w:author="Jade Raposa" w:date="2024-11-06T13:51:00Z" w16du:dateUtc="2024-11-06T05:51:00Z">
              <w:r>
                <w:rPr>
                  <w:rFonts w:ascii="Georgia" w:eastAsia="Times New Roman" w:hAnsi="Georgia" w:cs="Times New Roman"/>
                  <w:lang w:eastAsia="en-PH"/>
                </w:rPr>
                <w:t>Mentee/Mentor</w:t>
              </w:r>
            </w:ins>
          </w:p>
        </w:tc>
      </w:tr>
      <w:tr w:rsidR="00B83649" w14:paraId="02CCBA1E" w14:textId="77777777" w:rsidTr="00B83649">
        <w:trPr>
          <w:ins w:id="1290"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CC74F4" w14:textId="030CD550" w:rsidR="00B83649" w:rsidRDefault="00B83649" w:rsidP="00B83649">
            <w:pPr>
              <w:spacing w:after="0" w:line="240" w:lineRule="auto"/>
              <w:rPr>
                <w:ins w:id="1291" w:author="Jade Raposa" w:date="2024-11-06T13:51:00Z" w16du:dateUtc="2024-11-06T05:51:00Z"/>
                <w:rFonts w:ascii="Georgia" w:eastAsia="Times New Roman" w:hAnsi="Georgia" w:cs="Times New Roman"/>
                <w:lang w:eastAsia="en-PH"/>
              </w:rPr>
            </w:pPr>
            <w:ins w:id="1292" w:author="Jade Raposa" w:date="2024-11-06T13:51:00Z" w16du:dateUtc="2024-11-06T05:51:00Z">
              <w:r>
                <w:rPr>
                  <w:rFonts w:ascii="Georgia" w:eastAsia="Times New Roman" w:hAnsi="Georgia" w:cs="Times New Roman"/>
                  <w:lang w:eastAsia="en-PH"/>
                </w:rPr>
                <w:t>Course Creation</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F5589" w14:textId="1E600B53" w:rsidR="00B83649" w:rsidRDefault="00B83649" w:rsidP="00B83649">
            <w:pPr>
              <w:spacing w:after="0" w:line="240" w:lineRule="auto"/>
              <w:rPr>
                <w:ins w:id="1293" w:author="Jade Raposa" w:date="2024-11-06T13:51:00Z" w16du:dateUtc="2024-11-06T05:51:00Z"/>
                <w:rFonts w:ascii="Georgia" w:eastAsia="Times New Roman" w:hAnsi="Georgia" w:cs="Times New Roman"/>
                <w:lang w:eastAsia="en-PH"/>
              </w:rPr>
            </w:pPr>
            <w:ins w:id="1294" w:author="Jade Raposa" w:date="2024-11-06T13:51:00Z" w16du:dateUtc="2024-11-06T05:51:00Z">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138A6" w14:textId="659F2E89" w:rsidR="00B83649" w:rsidRDefault="00B83649" w:rsidP="00B83649">
            <w:pPr>
              <w:spacing w:after="0" w:line="240" w:lineRule="auto"/>
              <w:rPr>
                <w:ins w:id="1295" w:author="Jade Raposa" w:date="2024-11-06T13:51:00Z" w16du:dateUtc="2024-11-06T05:51:00Z"/>
                <w:rFonts w:ascii="Georgia" w:eastAsia="Times New Roman" w:hAnsi="Georgia" w:cs="Times New Roman"/>
                <w:lang w:eastAsia="en-PH"/>
              </w:rPr>
            </w:pPr>
            <w:ins w:id="1296" w:author="Jade Raposa" w:date="2024-11-06T13:51:00Z" w16du:dateUtc="2024-11-06T05:51:00Z">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F48D" w14:textId="26C92998" w:rsidR="00B83649" w:rsidRDefault="00B83649" w:rsidP="00B83649">
            <w:pPr>
              <w:spacing w:after="0" w:line="240" w:lineRule="auto"/>
              <w:rPr>
                <w:ins w:id="1297" w:author="Jade Raposa" w:date="2024-11-06T13:51:00Z" w16du:dateUtc="2024-11-06T05:51:00Z"/>
                <w:rFonts w:ascii="Georgia" w:eastAsia="Times New Roman" w:hAnsi="Georgia" w:cs="Times New Roman"/>
                <w:lang w:eastAsia="en-PH"/>
              </w:rPr>
            </w:pPr>
            <w:ins w:id="1298" w:author="Jade Raposa"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4307A32" w14:textId="0E4D6E4F" w:rsidR="00B83649" w:rsidRDefault="00B83649" w:rsidP="00B83649">
            <w:pPr>
              <w:spacing w:after="0" w:line="240" w:lineRule="auto"/>
              <w:rPr>
                <w:ins w:id="1299" w:author="Jade Raposa" w:date="2024-11-06T13:51:00Z" w16du:dateUtc="2024-11-06T05:51:00Z"/>
                <w:rFonts w:ascii="Georgia" w:eastAsia="Times New Roman" w:hAnsi="Georgia" w:cs="Times New Roman"/>
                <w:lang w:eastAsia="en-PH"/>
              </w:rPr>
            </w:pPr>
            <w:ins w:id="1300" w:author="Jade Raposa" w:date="2024-11-06T13:51:00Z" w16du:dateUtc="2024-11-06T05:51:00Z">
              <w:r>
                <w:rPr>
                  <w:rFonts w:ascii="Georgia" w:eastAsia="Times New Roman" w:hAnsi="Georgia" w:cs="Times New Roman"/>
                  <w:lang w:eastAsia="en-PH"/>
                </w:rPr>
                <w:t>Mentor</w:t>
              </w:r>
            </w:ins>
          </w:p>
        </w:tc>
      </w:tr>
      <w:tr w:rsidR="00B83649" w14:paraId="61FF1BE4" w14:textId="77777777" w:rsidTr="00B83649">
        <w:trPr>
          <w:ins w:id="1301"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6A5ED3" w14:textId="12DDDC96" w:rsidR="00B83649" w:rsidRDefault="00B83649" w:rsidP="00B83649">
            <w:pPr>
              <w:spacing w:after="0" w:line="240" w:lineRule="auto"/>
              <w:rPr>
                <w:ins w:id="1302" w:author="Jade Raposa" w:date="2024-11-06T13:51:00Z" w16du:dateUtc="2024-11-06T05:51:00Z"/>
                <w:rFonts w:ascii="Georgia" w:eastAsia="Times New Roman" w:hAnsi="Georgia" w:cs="Times New Roman"/>
                <w:lang w:eastAsia="en-PH"/>
              </w:rPr>
            </w:pPr>
            <w:ins w:id="1303" w:author="Jade Raposa" w:date="2024-11-06T13:51:00Z" w16du:dateUtc="2024-11-06T05:51:00Z">
              <w:r>
                <w:rPr>
                  <w:rFonts w:ascii="Georgia" w:eastAsia="Times New Roman" w:hAnsi="Georgia" w:cs="Times New Roman"/>
                  <w:lang w:eastAsia="en-PH"/>
                </w:rPr>
                <w:t>Mentorship Approval</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48CE1" w14:textId="64642967" w:rsidR="00B83649" w:rsidRDefault="00B83649" w:rsidP="00B83649">
            <w:pPr>
              <w:spacing w:after="0" w:line="240" w:lineRule="auto"/>
              <w:rPr>
                <w:ins w:id="1304" w:author="Jade Raposa" w:date="2024-11-06T13:51:00Z" w16du:dateUtc="2024-11-06T05:51:00Z"/>
                <w:rFonts w:ascii="Georgia" w:eastAsia="Times New Roman" w:hAnsi="Georgia" w:cs="Times New Roman"/>
                <w:lang w:eastAsia="en-PH"/>
              </w:rPr>
            </w:pPr>
            <w:ins w:id="1305" w:author="Jade Raposa" w:date="2024-11-06T13:51:00Z" w16du:dateUtc="2024-11-06T05:51:00Z">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D97D7" w14:textId="7195361F" w:rsidR="00B83649" w:rsidRDefault="00B83649" w:rsidP="00B83649">
            <w:pPr>
              <w:spacing w:after="0" w:line="240" w:lineRule="auto"/>
              <w:rPr>
                <w:ins w:id="1306" w:author="Jade Raposa" w:date="2024-11-06T13:51:00Z" w16du:dateUtc="2024-11-06T05:51:00Z"/>
                <w:rFonts w:ascii="Georgia" w:eastAsia="Times New Roman" w:hAnsi="Georgia" w:cs="Times New Roman"/>
                <w:lang w:eastAsia="en-PH"/>
              </w:rPr>
            </w:pPr>
            <w:ins w:id="1307" w:author="Jade Raposa" w:date="2024-11-06T13:51:00Z" w16du:dateUtc="2024-11-06T05:51:00Z">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6CF92" w14:textId="044A3E13" w:rsidR="00B83649" w:rsidRDefault="00B83649" w:rsidP="00B83649">
            <w:pPr>
              <w:spacing w:after="0" w:line="240" w:lineRule="auto"/>
              <w:rPr>
                <w:ins w:id="1308" w:author="Jade Raposa" w:date="2024-11-06T13:51:00Z" w16du:dateUtc="2024-11-06T05:51:00Z"/>
                <w:rFonts w:ascii="Georgia" w:eastAsia="Times New Roman" w:hAnsi="Georgia" w:cs="Times New Roman"/>
                <w:lang w:eastAsia="en-PH"/>
              </w:rPr>
            </w:pPr>
            <w:ins w:id="1309" w:author="Jade Raposa"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EA60449" w14:textId="2F3C074A" w:rsidR="00B83649" w:rsidRDefault="00B83649" w:rsidP="00B83649">
            <w:pPr>
              <w:spacing w:after="0" w:line="240" w:lineRule="auto"/>
              <w:rPr>
                <w:ins w:id="1310" w:author="Jade Raposa" w:date="2024-11-06T13:51:00Z" w16du:dateUtc="2024-11-06T05:51:00Z"/>
                <w:rFonts w:ascii="Georgia" w:eastAsia="Times New Roman" w:hAnsi="Georgia" w:cs="Times New Roman"/>
                <w:lang w:eastAsia="en-PH"/>
              </w:rPr>
            </w:pPr>
            <w:ins w:id="1311" w:author="Jade Raposa" w:date="2024-11-06T13:51:00Z" w16du:dateUtc="2024-11-06T05:51:00Z">
              <w:r>
                <w:rPr>
                  <w:rFonts w:ascii="Georgia" w:eastAsia="Times New Roman" w:hAnsi="Georgia" w:cs="Times New Roman"/>
                  <w:lang w:eastAsia="en-PH"/>
                </w:rPr>
                <w:t>Mentor</w:t>
              </w:r>
            </w:ins>
          </w:p>
        </w:tc>
      </w:tr>
      <w:tr w:rsidR="00B83649" w14:paraId="4D110A4E" w14:textId="77777777" w:rsidTr="00B83649">
        <w:trPr>
          <w:ins w:id="1312" w:author="Jade Raposa" w:date="2024-11-06T13: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086CBB" w14:textId="21C54248" w:rsidR="00B83649" w:rsidRDefault="00B83649" w:rsidP="00B83649">
            <w:pPr>
              <w:spacing w:after="0" w:line="240" w:lineRule="auto"/>
              <w:rPr>
                <w:ins w:id="1313" w:author="Jade Raposa" w:date="2024-11-06T13:51:00Z" w16du:dateUtc="2024-11-06T05:51:00Z"/>
                <w:rFonts w:ascii="Georgia" w:eastAsia="Times New Roman" w:hAnsi="Georgia" w:cs="Times New Roman"/>
                <w:lang w:eastAsia="en-PH"/>
              </w:rPr>
            </w:pPr>
            <w:ins w:id="1314" w:author="Jade Raposa" w:date="2024-11-06T13:51:00Z" w16du:dateUtc="2024-11-06T05:51:00Z">
              <w:r>
                <w:rPr>
                  <w:rFonts w:ascii="Georgia" w:eastAsia="Times New Roman" w:hAnsi="Georgia" w:cs="Times New Roman"/>
                  <w:lang w:eastAsia="en-PH"/>
                </w:rPr>
                <w:t>Report Input</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00FCA" w14:textId="278C85DF" w:rsidR="00B83649" w:rsidRDefault="00B83649" w:rsidP="00B83649">
            <w:pPr>
              <w:spacing w:after="0" w:line="240" w:lineRule="auto"/>
              <w:rPr>
                <w:ins w:id="1315" w:author="Jade Raposa" w:date="2024-11-06T13:51:00Z" w16du:dateUtc="2024-11-06T05:51:00Z"/>
                <w:rFonts w:ascii="Georgia" w:eastAsia="Times New Roman" w:hAnsi="Georgia" w:cs="Times New Roman"/>
                <w:lang w:eastAsia="en-PH"/>
              </w:rPr>
            </w:pPr>
            <w:ins w:id="1316" w:author="Jade Raposa" w:date="2024-11-06T13:51:00Z" w16du:dateUtc="2024-11-06T05:51:00Z">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A614B" w14:textId="54F87AF3" w:rsidR="00B83649" w:rsidRDefault="00B83649" w:rsidP="00B83649">
            <w:pPr>
              <w:spacing w:after="0" w:line="240" w:lineRule="auto"/>
              <w:rPr>
                <w:ins w:id="1317" w:author="Jade Raposa" w:date="2024-11-06T13:51:00Z" w16du:dateUtc="2024-11-06T05:51:00Z"/>
                <w:rFonts w:ascii="Georgia" w:eastAsia="Times New Roman" w:hAnsi="Georgia" w:cs="Times New Roman"/>
                <w:lang w:eastAsia="en-PH"/>
              </w:rPr>
            </w:pPr>
            <w:ins w:id="1318" w:author="Jade Raposa" w:date="2024-11-06T13:51:00Z" w16du:dateUtc="2024-11-06T05:51:00Z">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35AD4" w14:textId="5B91AC4B" w:rsidR="00B83649" w:rsidRDefault="00B83649" w:rsidP="00B83649">
            <w:pPr>
              <w:spacing w:after="0" w:line="240" w:lineRule="auto"/>
              <w:rPr>
                <w:ins w:id="1319" w:author="Jade Raposa" w:date="2024-11-06T13:51:00Z" w16du:dateUtc="2024-11-06T05:51:00Z"/>
                <w:rFonts w:ascii="Georgia" w:eastAsia="Times New Roman" w:hAnsi="Georgia" w:cs="Times New Roman"/>
                <w:lang w:eastAsia="en-PH"/>
              </w:rPr>
            </w:pPr>
            <w:ins w:id="1320" w:author="Jade Raposa"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7A05607" w14:textId="7E8BA849" w:rsidR="00B83649" w:rsidRDefault="00B83649" w:rsidP="00B83649">
            <w:pPr>
              <w:spacing w:after="0" w:line="240" w:lineRule="auto"/>
              <w:rPr>
                <w:ins w:id="1321" w:author="Jade Raposa" w:date="2024-11-06T13:51:00Z" w16du:dateUtc="2024-11-06T05:51:00Z"/>
                <w:rFonts w:ascii="Georgia" w:eastAsia="Times New Roman" w:hAnsi="Georgia" w:cs="Times New Roman"/>
                <w:lang w:eastAsia="en-PH"/>
              </w:rPr>
            </w:pPr>
            <w:ins w:id="1322" w:author="Jade Raposa" w:date="2024-11-06T13:51:00Z" w16du:dateUtc="2024-11-06T05:51:00Z">
              <w:r>
                <w:rPr>
                  <w:rFonts w:ascii="Georgia" w:eastAsia="Times New Roman" w:hAnsi="Georgia" w:cs="Times New Roman"/>
                  <w:lang w:eastAsia="en-PH"/>
                </w:rPr>
                <w:t>Mentor</w:t>
              </w:r>
            </w:ins>
          </w:p>
        </w:tc>
      </w:tr>
    </w:tbl>
    <w:p w14:paraId="45E7DB94" w14:textId="77777777" w:rsidR="008F456D" w:rsidDel="002943EB" w:rsidRDefault="008F456D">
      <w:pPr>
        <w:spacing w:after="0" w:line="240" w:lineRule="auto"/>
        <w:rPr>
          <w:del w:id="1323" w:author="Jade Raposa" w:date="2024-11-06T13:50:00Z" w16du:dateUtc="2024-11-06T05:50:00Z"/>
          <w:rFonts w:ascii="Georgia" w:eastAsia="Times New Roman" w:hAnsi="Georgia" w:cs="Times New Roman"/>
          <w:lang w:eastAsia="en-PH"/>
        </w:rPr>
      </w:pPr>
    </w:p>
    <w:p w14:paraId="1F877FA3" w14:textId="77777777" w:rsidR="008F456D" w:rsidDel="002943EB" w:rsidRDefault="008F456D">
      <w:pPr>
        <w:rPr>
          <w:del w:id="1324" w:author="Jade Raposa" w:date="2024-11-06T13:50:00Z" w16du:dateUtc="2024-11-06T05:50:00Z"/>
          <w:rFonts w:ascii="Georgia" w:eastAsia="Times New Roman" w:hAnsi="Georgia" w:cs="Times New Roman"/>
          <w:lang w:eastAsia="en-PH"/>
        </w:rPr>
      </w:pPr>
    </w:p>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Users can select their roles as either Mentees or Mentors, with functionalities for mentor browsing and mentorship requests promoting effective communication between them. Mentees can search for mentors, request mentorship, and access courses once </w:t>
      </w:r>
      <w:r>
        <w:rPr>
          <w:rFonts w:ascii="Georgia" w:eastAsia="Times New Roman" w:hAnsi="Georgia" w:cs="Times New Roman"/>
          <w:lang w:eastAsia="en-PH"/>
        </w:rPr>
        <w:lastRenderedPageBreak/>
        <w:t>approved, while mentors can create and manage courses, upload lessons and activities, and approve or decline mentorship requests.</w:t>
      </w:r>
    </w:p>
    <w:p w14:paraId="5097F257" w14:textId="4E54D024" w:rsidR="008F456D" w:rsidDel="00072D2D" w:rsidRDefault="002B278F">
      <w:pPr>
        <w:spacing w:after="0" w:line="480" w:lineRule="auto"/>
        <w:ind w:firstLine="720"/>
        <w:jc w:val="both"/>
        <w:rPr>
          <w:del w:id="1325" w:author="Jade Raposa" w:date="2024-11-06T13:53:00Z" w16du:dateUtc="2024-11-06T05:53:00Z"/>
          <w:rFonts w:ascii="Georgia" w:eastAsia="Times New Roman" w:hAnsi="Georgia" w:cs="Times New Roman"/>
          <w:lang w:eastAsia="en-PH"/>
        </w:rPr>
        <w:sectPr w:rsidR="008F456D" w:rsidDel="00072D2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1339"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1354" w:author="Jade Raposa" w:date="2024-10-17T00:20:00Z"/>
          <w:rFonts w:ascii="Georgia" w:eastAsia="Times New Roman" w:hAnsi="Georgia" w:cs="Times New Roman"/>
          <w:color w:val="434343"/>
          <w:lang w:eastAsia="en-PH"/>
        </w:rPr>
      </w:pPr>
      <w:del w:id="1355"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1361"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1362"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1363"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1364" w:author="Jade Raposa" w:date="2024-10-15T01:53:00Z"/>
          <w:rFonts w:ascii="Georgia" w:eastAsia="Georgia" w:hAnsi="Georgia" w:cs="Georgia"/>
        </w:rPr>
      </w:pPr>
      <w:del w:id="1365" w:author="Jade Raposa" w:date="2024-10-15T01:53:00Z">
        <w:r>
          <w:rPr>
            <w:rFonts w:ascii="Georgia" w:eastAsia="Georgia" w:hAnsi="Georgia" w:cs="Georgia"/>
            <w:rPrChange w:id="1366" w:author="Jade Raposa" w:date="2024-10-15T01:53:00Z">
              <w:rPr/>
            </w:rPrChange>
          </w:rPr>
          <w:delText>1.</w:delText>
        </w:r>
        <w:r>
          <w:rPr>
            <w:rFonts w:ascii="Georgia" w:eastAsia="Georgia" w:hAnsi="Georgia" w:cs="Georgia"/>
            <w:rPrChange w:id="1367" w:author="Jade Raposa" w:date="2024-10-15T01:53:00Z">
              <w:rPr/>
            </w:rPrChange>
          </w:rPr>
          <w:tab/>
        </w:r>
      </w:del>
      <w:r>
        <w:rPr>
          <w:rFonts w:ascii="Georgia" w:eastAsia="Georgia" w:hAnsi="Georgia" w:cs="Georgia"/>
          <w:rPrChange w:id="1368"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1369"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1370"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1371"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1372" w:author="Jade Raposa" w:date="2024-10-15T01:53:00Z"/>
          <w:rFonts w:ascii="Georgia" w:eastAsia="Georgia" w:hAnsi="Georgia" w:cs="Georgia"/>
        </w:rPr>
        <w:pPrChange w:id="1373"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1374"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1375" w:author="Jade Raposa" w:date="2024-10-15T01:53:00Z"/>
          <w:rFonts w:ascii="Georgia" w:eastAsia="Georgia" w:hAnsi="Georgia" w:cs="Georgia"/>
        </w:rPr>
        <w:pPrChange w:id="1376"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1377" w:author="Jade Raposa" w:date="2024-10-15T01:53:00Z"/>
          <w:rFonts w:ascii="Georgia" w:eastAsia="Georgia" w:hAnsi="Georgia" w:cs="Georgia"/>
        </w:rPr>
        <w:pPrChange w:id="1378"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1379" w:author="Jade Raposa" w:date="2024-10-15T01:53:00Z"/>
          <w:rFonts w:ascii="Georgia" w:eastAsia="Georgia" w:hAnsi="Georgia" w:cs="Georgia"/>
        </w:rPr>
        <w:pPrChange w:id="1380"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1381" w:author="Jade Raposa" w:date="2024-10-15T01:53:00Z"/>
          <w:rFonts w:ascii="Georgia" w:eastAsia="Georgia" w:hAnsi="Georgia" w:cs="Georgia"/>
        </w:rPr>
        <w:pPrChange w:id="1382"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1383" w:author="Jade Raposa" w:date="2024-10-15T01:53:00Z"/>
          <w:rFonts w:ascii="Georgia" w:eastAsia="Georgia" w:hAnsi="Georgia" w:cs="Georgia"/>
        </w:rPr>
        <w:pPrChange w:id="1384"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1385" w:author="Jade Raposa" w:date="2024-10-15T01:53:00Z"/>
          <w:rFonts w:ascii="Georgia" w:eastAsia="Georgia" w:hAnsi="Georgia" w:cs="Georgia"/>
        </w:rPr>
        <w:pPrChange w:id="1386" w:author="Jade Raposa" w:date="2024-10-15T01:55:00Z">
          <w:pPr>
            <w:pStyle w:val="ListParagraph"/>
            <w:numPr>
              <w:numId w:val="4"/>
            </w:numPr>
            <w:spacing w:after="0" w:line="480" w:lineRule="auto"/>
            <w:jc w:val="both"/>
          </w:pPr>
        </w:pPrChange>
      </w:pPr>
      <w:del w:id="1387"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1388"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1389"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1390"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1391"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1392"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1393"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1394" w:author="Jade Raposa" w:date="2024-10-15T01:55:00Z">
          <w:pPr>
            <w:pStyle w:val="ListParagraph"/>
            <w:numPr>
              <w:numId w:val="4"/>
            </w:numPr>
            <w:spacing w:after="0" w:line="480" w:lineRule="auto"/>
            <w:jc w:val="both"/>
          </w:pPr>
        </w:pPrChange>
      </w:pPr>
      <w:del w:id="1395"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1396" w:author="Jade Raposa" w:date="2024-10-15T01:55:00Z"/>
          <w:rFonts w:ascii="Georgia" w:eastAsia="Georgia" w:hAnsi="Georgia" w:cs="Georgia"/>
        </w:rPr>
        <w:pPrChange w:id="1397"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1398"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1399"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1400"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1401" w:author="Jade Raposa" w:date="2024-10-15T01:55:00Z">
            <w:rPr/>
          </w:rPrChange>
        </w:rPr>
        <w:pPrChange w:id="1402" w:author="Jade Raposa" w:date="2024-10-15T01:55:00Z">
          <w:pPr>
            <w:spacing w:after="0" w:line="480" w:lineRule="auto"/>
            <w:jc w:val="both"/>
          </w:pPr>
        </w:pPrChange>
      </w:pPr>
      <w:del w:id="1403" w:author="Jade Raposa" w:date="2024-10-15T01:55:00Z">
        <w:r>
          <w:rPr>
            <w:rFonts w:ascii="Georgia" w:eastAsia="Georgia" w:hAnsi="Georgia" w:cs="Georgia"/>
            <w:rPrChange w:id="1404" w:author="Jade Raposa" w:date="2024-10-15T01:55:00Z">
              <w:rPr/>
            </w:rPrChange>
          </w:rPr>
          <w:delText>2.</w:delText>
        </w:r>
        <w:r>
          <w:rPr>
            <w:rFonts w:ascii="Georgia" w:eastAsia="Georgia" w:hAnsi="Georgia" w:cs="Georgia"/>
            <w:rPrChange w:id="1405"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1406"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1407"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1408" w:author="Jade Raposa" w:date="2024-10-15T01:57:00Z">
            <w:rPr/>
          </w:rPrChange>
        </w:rPr>
        <w:pPrChange w:id="1409" w:author="Jade Raposa" w:date="2024-10-15T01:57:00Z">
          <w:pPr>
            <w:spacing w:after="0" w:line="480" w:lineRule="auto"/>
            <w:jc w:val="both"/>
          </w:pPr>
        </w:pPrChange>
      </w:pPr>
      <w:ins w:id="1410" w:author="Jade Raposa" w:date="2024-10-15T01:57:00Z">
        <w:r>
          <w:rPr>
            <w:rFonts w:ascii="Georgia" w:eastAsia="Georgia" w:hAnsi="Georgia" w:cs="Georgia"/>
          </w:rPr>
          <w:t>The system was evaluated using the ISO 25010 quality model.</w:t>
        </w:r>
      </w:ins>
      <w:del w:id="1411" w:author="Jade Raposa" w:date="2024-10-15T01:57:00Z">
        <w:r>
          <w:rPr>
            <w:rFonts w:ascii="Georgia" w:eastAsia="Georgia" w:hAnsi="Georgia" w:cs="Georgia"/>
            <w:rPrChange w:id="1412" w:author="Jade Raposa" w:date="2024-10-15T01:57:00Z">
              <w:rPr/>
            </w:rPrChange>
          </w:rPr>
          <w:delText>3.</w:delText>
        </w:r>
        <w:r>
          <w:rPr>
            <w:rFonts w:ascii="Georgia" w:eastAsia="Georgia" w:hAnsi="Georgia" w:cs="Georgia"/>
            <w:rPrChange w:id="1413"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1414" w:author="Jade Raposa" w:date="2024-10-15T01:58:00Z">
            <w:rPr/>
          </w:rPrChange>
        </w:rPr>
        <w:pPrChange w:id="1415" w:author="Jade Raposa" w:date="2024-10-15T01:58:00Z">
          <w:pPr>
            <w:spacing w:after="0" w:line="480" w:lineRule="auto"/>
            <w:ind w:left="720"/>
            <w:jc w:val="both"/>
          </w:pPr>
        </w:pPrChange>
      </w:pPr>
      <w:del w:id="1416" w:author="Jade Raposa" w:date="2024-10-15T01:58:00Z">
        <w:r>
          <w:rPr>
            <w:rFonts w:ascii="Georgia" w:eastAsia="Georgia" w:hAnsi="Georgia" w:cs="Georgia"/>
            <w:rPrChange w:id="1417" w:author="Jade Raposa" w:date="2024-10-15T01:58:00Z">
              <w:rPr/>
            </w:rPrChange>
          </w:rPr>
          <w:delText>a.</w:delText>
        </w:r>
        <w:r>
          <w:rPr>
            <w:rFonts w:ascii="Georgia" w:eastAsia="Georgia" w:hAnsi="Georgia" w:cs="Georgia"/>
            <w:rPrChange w:id="1418" w:author="Jade Raposa" w:date="2024-10-15T01:58:00Z">
              <w:rPr/>
            </w:rPrChange>
          </w:rPr>
          <w:tab/>
        </w:r>
      </w:del>
      <w:r>
        <w:rPr>
          <w:rFonts w:ascii="Georgia" w:eastAsia="Georgia" w:hAnsi="Georgia" w:cs="Georgia"/>
          <w:rPrChange w:id="1419"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1420" w:author="Jade Raposa" w:date="2024-10-15T01:58:00Z">
        <w:r>
          <w:rPr>
            <w:rFonts w:ascii="Georgia" w:eastAsia="Georgia" w:hAnsi="Georgia" w:cs="Georgia"/>
            <w:rPrChange w:id="1421" w:author="Jade Raposa" w:date="2024-10-15T01:58:00Z">
              <w:rPr/>
            </w:rPrChange>
          </w:rPr>
          <w:delText>b.</w:delText>
        </w:r>
        <w:r>
          <w:rPr>
            <w:rFonts w:ascii="Georgia" w:eastAsia="Georgia" w:hAnsi="Georgia" w:cs="Georgia"/>
            <w:rPrChange w:id="1422" w:author="Jade Raposa" w:date="2024-10-15T01:58:00Z">
              <w:rPr/>
            </w:rPrChange>
          </w:rPr>
          <w:tab/>
        </w:r>
      </w:del>
      <w:r>
        <w:rPr>
          <w:rFonts w:ascii="Georgia" w:eastAsia="Georgia" w:hAnsi="Georgia" w:cs="Georgia"/>
          <w:rPrChange w:id="1423"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1424"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1431" w:author="Jade Raposa" w:date="2024-10-15T02:03:00Z"/>
          <w:rFonts w:eastAsia="Georgia"/>
        </w:rPr>
        <w:pPrChange w:id="1432" w:author="Jade Raposa" w:date="2024-10-15T02:04:00Z">
          <w:pPr>
            <w:spacing w:after="0" w:line="480" w:lineRule="auto"/>
            <w:jc w:val="both"/>
          </w:pPr>
        </w:pPrChange>
      </w:pPr>
      <w:ins w:id="1433"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1434"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1435"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1436"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C142A1" w:rsidRDefault="0064706E" w:rsidP="004569ED">
      <w:pPr>
        <w:pStyle w:val="ListParagraph"/>
        <w:numPr>
          <w:ilvl w:val="0"/>
          <w:numId w:val="22"/>
        </w:numPr>
        <w:spacing w:line="480" w:lineRule="auto"/>
        <w:jc w:val="both"/>
        <w:rPr>
          <w:rFonts w:ascii="Georgia" w:hAnsi="Georgia"/>
          <w:rPrChange w:id="1437" w:author="Jade Raposa" w:date="2024-11-05T23:29:00Z" w16du:dateUtc="2024-11-05T15:29:00Z">
            <w:rPr/>
          </w:rPrChange>
        </w:rPr>
        <w:sectPr w:rsidR="0064706E" w:rsidRPr="00C142A1">
          <w:pgSz w:w="12240" w:h="15840"/>
          <w:pgMar w:top="1620" w:right="1440" w:bottom="1440" w:left="2160" w:header="706" w:footer="706" w:gutter="0"/>
          <w:pgNumType w:start="7"/>
          <w:cols w:space="708"/>
          <w:titlePg/>
          <w:docGrid w:linePitch="360"/>
        </w:sectPr>
      </w:pPr>
      <w:r w:rsidRPr="00C142A1">
        <w:rPr>
          <w:rFonts w:ascii="Georgia" w:hAnsi="Georgia"/>
        </w:rPr>
        <w:t>Continuous Updates and Feedback Mechanism:</w:t>
      </w:r>
      <w:r w:rsidR="00ED3AF6" w:rsidRPr="00C142A1">
        <w:rPr>
          <w:rFonts w:ascii="Georgia" w:hAnsi="Georgia"/>
        </w:rPr>
        <w:t xml:space="preserve"> Establishing a continuous update and feedback mechanism would ensure that the app remains relevant and user-friendly. Regular updates based on user feedback and technological advancements would enhance the app's functionality and usability. </w:t>
      </w:r>
      <w:r w:rsidR="00AE6AB6" w:rsidRPr="00C142A1">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1438" w:author="Jade Raposa" w:date="2024-10-15T01:59:00Z"/>
        </w:rPr>
        <w:pPrChange w:id="1439" w:author="Jade Raposa" w:date="2024-10-16T22:55:00Z">
          <w:pPr/>
        </w:pPrChange>
      </w:pPr>
      <w:del w:id="1440" w:author="Jade Raposa" w:date="2024-10-15T01:59:00Z">
        <w:r>
          <w:lastRenderedPageBreak/>
          <w:delText>Conclusions</w:delText>
        </w:r>
      </w:del>
    </w:p>
    <w:p w14:paraId="7CA5B93D" w14:textId="77777777" w:rsidR="008F456D" w:rsidRDefault="008F456D">
      <w:pPr>
        <w:jc w:val="center"/>
        <w:rPr>
          <w:del w:id="1441" w:author="Jade Raposa" w:date="2024-10-15T01:59:00Z"/>
        </w:rPr>
        <w:pPrChange w:id="1442" w:author="Jade Raposa" w:date="2024-10-16T22:55:00Z">
          <w:pPr>
            <w:pStyle w:val="Heading2"/>
          </w:pPr>
        </w:pPrChange>
      </w:pPr>
    </w:p>
    <w:p w14:paraId="7B170C2F" w14:textId="77777777" w:rsidR="008F456D" w:rsidRDefault="008F456D">
      <w:pPr>
        <w:jc w:val="center"/>
        <w:rPr>
          <w:del w:id="1443" w:author="Jade Raposa" w:date="2024-10-15T01:59:00Z"/>
        </w:rPr>
        <w:pPrChange w:id="1444" w:author="Jade Raposa" w:date="2024-10-16T22:55:00Z">
          <w:pPr>
            <w:spacing w:line="480" w:lineRule="auto"/>
            <w:jc w:val="both"/>
          </w:pPr>
        </w:pPrChange>
      </w:pPr>
    </w:p>
    <w:p w14:paraId="0588FC7A" w14:textId="77777777" w:rsidR="008F456D" w:rsidRDefault="008F456D">
      <w:pPr>
        <w:jc w:val="center"/>
        <w:rPr>
          <w:del w:id="1445" w:author="Jade Raposa" w:date="2024-10-15T01:59:00Z"/>
        </w:rPr>
        <w:pPrChange w:id="1446" w:author="Jade Raposa" w:date="2024-10-16T22:55:00Z">
          <w:pPr>
            <w:spacing w:line="480" w:lineRule="auto"/>
            <w:jc w:val="both"/>
          </w:pPr>
        </w:pPrChange>
      </w:pPr>
    </w:p>
    <w:p w14:paraId="0F6D7615" w14:textId="77777777" w:rsidR="008F456D" w:rsidRDefault="008F456D">
      <w:pPr>
        <w:jc w:val="center"/>
        <w:rPr>
          <w:del w:id="1447" w:author="Jade Raposa" w:date="2024-10-15T01:59:00Z"/>
        </w:rPr>
        <w:pPrChange w:id="1448" w:author="Jade Raposa" w:date="2024-10-16T22:55:00Z">
          <w:pPr>
            <w:spacing w:line="480" w:lineRule="auto"/>
            <w:jc w:val="both"/>
          </w:pPr>
        </w:pPrChange>
      </w:pPr>
    </w:p>
    <w:p w14:paraId="43CFF92F" w14:textId="77777777" w:rsidR="008F456D" w:rsidRDefault="008F456D">
      <w:pPr>
        <w:jc w:val="center"/>
        <w:rPr>
          <w:del w:id="1449" w:author="Jade Raposa" w:date="2024-10-15T01:59:00Z"/>
        </w:rPr>
        <w:pPrChange w:id="1450" w:author="Jade Raposa" w:date="2024-10-16T22:55:00Z">
          <w:pPr>
            <w:spacing w:line="480" w:lineRule="auto"/>
            <w:jc w:val="both"/>
          </w:pPr>
        </w:pPrChange>
      </w:pPr>
    </w:p>
    <w:p w14:paraId="7555B832" w14:textId="77777777" w:rsidR="008F456D" w:rsidRDefault="008F456D">
      <w:pPr>
        <w:jc w:val="center"/>
        <w:rPr>
          <w:del w:id="1451" w:author="Jade Raposa" w:date="2024-10-15T01:59:00Z"/>
        </w:rPr>
        <w:pPrChange w:id="1452" w:author="Jade Raposa" w:date="2024-10-16T22:55:00Z">
          <w:pPr>
            <w:spacing w:line="480" w:lineRule="auto"/>
            <w:jc w:val="both"/>
          </w:pPr>
        </w:pPrChange>
      </w:pPr>
    </w:p>
    <w:p w14:paraId="2A0D8C70" w14:textId="77777777" w:rsidR="008F456D" w:rsidRDefault="008F456D">
      <w:pPr>
        <w:jc w:val="center"/>
        <w:rPr>
          <w:del w:id="1453" w:author="Jade Raposa" w:date="2024-10-15T01:59:00Z"/>
        </w:rPr>
        <w:pPrChange w:id="1454" w:author="Jade Raposa" w:date="2024-10-16T22:55:00Z">
          <w:pPr>
            <w:spacing w:line="480" w:lineRule="auto"/>
            <w:jc w:val="both"/>
          </w:pPr>
        </w:pPrChange>
      </w:pPr>
    </w:p>
    <w:p w14:paraId="4F3E48C6" w14:textId="77777777" w:rsidR="008F456D" w:rsidRDefault="008F456D">
      <w:pPr>
        <w:jc w:val="center"/>
        <w:rPr>
          <w:del w:id="1455" w:author="Jade Raposa" w:date="2024-10-15T01:59:00Z"/>
        </w:rPr>
        <w:pPrChange w:id="1456" w:author="Jade Raposa" w:date="2024-10-16T22:55:00Z">
          <w:pPr>
            <w:spacing w:line="480" w:lineRule="auto"/>
            <w:jc w:val="both"/>
          </w:pPr>
        </w:pPrChange>
      </w:pPr>
    </w:p>
    <w:p w14:paraId="1812DDA0" w14:textId="77777777" w:rsidR="008F456D" w:rsidRDefault="008F456D">
      <w:pPr>
        <w:jc w:val="center"/>
        <w:rPr>
          <w:del w:id="1457" w:author="Jade Raposa" w:date="2024-10-15T01:59:00Z"/>
        </w:rPr>
        <w:pPrChange w:id="1458" w:author="Jade Raposa" w:date="2024-10-16T22:55:00Z">
          <w:pPr>
            <w:spacing w:line="480" w:lineRule="auto"/>
            <w:jc w:val="both"/>
          </w:pPr>
        </w:pPrChange>
      </w:pPr>
    </w:p>
    <w:p w14:paraId="22B265E0" w14:textId="77777777" w:rsidR="008F456D" w:rsidRDefault="008F456D">
      <w:pPr>
        <w:jc w:val="center"/>
        <w:rPr>
          <w:del w:id="1459" w:author="Jade Raposa" w:date="2024-10-15T01:59:00Z"/>
          <w:highlight w:val="yellow"/>
        </w:rPr>
        <w:pPrChange w:id="1460" w:author="Jade Raposa" w:date="2024-10-16T22:55:00Z">
          <w:pPr>
            <w:spacing w:line="480" w:lineRule="auto"/>
            <w:jc w:val="both"/>
          </w:pPr>
        </w:pPrChange>
      </w:pPr>
    </w:p>
    <w:p w14:paraId="3EF8E022" w14:textId="77777777" w:rsidR="008F456D" w:rsidRDefault="008F456D">
      <w:pPr>
        <w:jc w:val="center"/>
        <w:rPr>
          <w:del w:id="1461" w:author="Jade Raposa" w:date="2024-10-15T01:59:00Z"/>
          <w:rFonts w:eastAsia="Times New Roman"/>
        </w:rPr>
        <w:pPrChange w:id="1462" w:author="Jade Raposa" w:date="2024-10-16T22:55:00Z">
          <w:pPr>
            <w:spacing w:after="0" w:line="480" w:lineRule="auto"/>
            <w:jc w:val="both"/>
          </w:pPr>
        </w:pPrChange>
      </w:pPr>
    </w:p>
    <w:p w14:paraId="170A67E2" w14:textId="77777777" w:rsidR="008F456D" w:rsidRDefault="008F456D">
      <w:pPr>
        <w:jc w:val="center"/>
        <w:rPr>
          <w:del w:id="1463" w:author="Jade Raposa" w:date="2024-10-15T01:59:00Z"/>
          <w:rFonts w:eastAsia="Times New Roman"/>
        </w:rPr>
        <w:pPrChange w:id="1464" w:author="Jade Raposa" w:date="2024-10-16T22:55:00Z">
          <w:pPr>
            <w:spacing w:after="0" w:line="480" w:lineRule="auto"/>
            <w:jc w:val="both"/>
          </w:pPr>
        </w:pPrChange>
      </w:pPr>
    </w:p>
    <w:p w14:paraId="4B1C6185" w14:textId="77777777" w:rsidR="008F456D" w:rsidRDefault="002B278F">
      <w:pPr>
        <w:spacing w:line="480" w:lineRule="auto"/>
        <w:jc w:val="center"/>
        <w:rPr>
          <w:del w:id="1465"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1466" w:author="Jade Raposa" w:date="2024-10-16T22:55:00Z">
          <w:pPr>
            <w:spacing w:line="480" w:lineRule="auto"/>
            <w:jc w:val="both"/>
          </w:pPr>
        </w:pPrChange>
      </w:pPr>
      <w:del w:id="1467" w:author="Jade Raposa" w:date="2024-10-15T01:59:00Z">
        <w:r>
          <w:rPr>
            <w:rFonts w:ascii="Georgia" w:eastAsia="Georgia" w:hAnsi="Georgia" w:cs="Georgia"/>
            <w:b/>
          </w:rPr>
          <w:delText>Recommendations</w:delText>
        </w:r>
      </w:del>
    </w:p>
    <w:p w14:paraId="178262D3" w14:textId="77777777" w:rsidR="008F456D" w:rsidRDefault="008F456D">
      <w:pPr>
        <w:jc w:val="center"/>
        <w:rPr>
          <w:del w:id="1468" w:author="Jade Raposa" w:date="2024-10-15T01:58:00Z"/>
          <w:rFonts w:ascii="Georgia" w:eastAsia="Georgia" w:hAnsi="Georgia" w:cs="Georgia"/>
          <w:b/>
        </w:rPr>
        <w:pPrChange w:id="1469" w:author="Jade Raposa" w:date="2024-10-16T22:55:00Z">
          <w:pPr>
            <w:spacing w:line="480" w:lineRule="auto"/>
            <w:jc w:val="both"/>
          </w:pPr>
        </w:pPrChange>
      </w:pPr>
    </w:p>
    <w:p w14:paraId="04227BEC" w14:textId="77777777" w:rsidR="008F456D" w:rsidRDefault="008F456D">
      <w:pPr>
        <w:jc w:val="center"/>
        <w:rPr>
          <w:del w:id="1470" w:author="Jade Raposa" w:date="2024-10-15T01:58:00Z"/>
          <w:rFonts w:ascii="Georgia" w:eastAsia="Times New Roman" w:hAnsi="Georgia" w:cs="Times New Roman"/>
          <w:b/>
          <w:bCs/>
          <w:lang w:eastAsia="en-PH"/>
        </w:rPr>
        <w:pPrChange w:id="1471" w:author="Jade Raposa" w:date="2024-10-16T22:55:00Z">
          <w:pPr>
            <w:spacing w:after="0" w:line="480" w:lineRule="auto"/>
            <w:jc w:val="both"/>
          </w:pPr>
        </w:pPrChange>
      </w:pPr>
    </w:p>
    <w:p w14:paraId="347AADF5" w14:textId="77777777" w:rsidR="008F456D" w:rsidRDefault="008F456D">
      <w:pPr>
        <w:jc w:val="center"/>
        <w:rPr>
          <w:del w:id="1472" w:author="Jade Raposa" w:date="2024-10-15T01:58:00Z"/>
          <w:rFonts w:ascii="Georgia" w:eastAsia="Times New Roman" w:hAnsi="Georgia" w:cs="Times New Roman"/>
          <w:b/>
          <w:bCs/>
          <w:lang w:eastAsia="en-PH"/>
        </w:rPr>
        <w:pPrChange w:id="1473" w:author="Jade Raposa" w:date="2024-10-16T22:55:00Z">
          <w:pPr>
            <w:spacing w:after="0" w:line="480" w:lineRule="auto"/>
            <w:jc w:val="both"/>
          </w:pPr>
        </w:pPrChange>
      </w:pPr>
    </w:p>
    <w:p w14:paraId="2EC7AA18" w14:textId="77777777" w:rsidR="008F456D" w:rsidRDefault="008F456D">
      <w:pPr>
        <w:jc w:val="center"/>
        <w:rPr>
          <w:del w:id="1474" w:author="Jade Raposa" w:date="2024-10-15T01:58:00Z"/>
          <w:rFonts w:ascii="Georgia" w:eastAsia="Times New Roman" w:hAnsi="Georgia" w:cs="Times New Roman"/>
          <w:b/>
          <w:bCs/>
          <w:lang w:eastAsia="en-PH"/>
        </w:rPr>
        <w:pPrChange w:id="1475" w:author="Jade Raposa" w:date="2024-10-16T22:55:00Z">
          <w:pPr>
            <w:spacing w:after="0" w:line="480" w:lineRule="auto"/>
            <w:jc w:val="both"/>
          </w:pPr>
        </w:pPrChange>
      </w:pPr>
    </w:p>
    <w:p w14:paraId="56CD4BF8" w14:textId="77777777" w:rsidR="008F456D" w:rsidRDefault="008F456D">
      <w:pPr>
        <w:jc w:val="center"/>
        <w:rPr>
          <w:del w:id="1476" w:author="Jade Raposa" w:date="2024-10-15T01:58:00Z"/>
          <w:rFonts w:ascii="Georgia" w:eastAsia="Times New Roman" w:hAnsi="Georgia" w:cs="Times New Roman"/>
          <w:b/>
          <w:bCs/>
          <w:lang w:eastAsia="en-PH"/>
        </w:rPr>
        <w:pPrChange w:id="1477" w:author="Jade Raposa" w:date="2024-10-16T22:55:00Z">
          <w:pPr>
            <w:spacing w:after="0" w:line="480" w:lineRule="auto"/>
            <w:jc w:val="both"/>
          </w:pPr>
        </w:pPrChange>
      </w:pPr>
    </w:p>
    <w:p w14:paraId="18423B22" w14:textId="77777777" w:rsidR="008F456D" w:rsidRDefault="008F456D">
      <w:pPr>
        <w:jc w:val="center"/>
        <w:rPr>
          <w:del w:id="1478" w:author="Jade Raposa" w:date="2024-10-15T01:58:00Z"/>
          <w:rFonts w:ascii="Georgia" w:eastAsia="Times New Roman" w:hAnsi="Georgia" w:cs="Times New Roman"/>
          <w:b/>
          <w:bCs/>
          <w:lang w:eastAsia="en-PH"/>
        </w:rPr>
        <w:pPrChange w:id="1479" w:author="Jade Raposa" w:date="2024-10-16T22:55:00Z">
          <w:pPr>
            <w:spacing w:after="0" w:line="480" w:lineRule="auto"/>
            <w:jc w:val="both"/>
          </w:pPr>
        </w:pPrChange>
      </w:pPr>
    </w:p>
    <w:p w14:paraId="1053086E" w14:textId="77777777" w:rsidR="008F456D" w:rsidRDefault="008F456D">
      <w:pPr>
        <w:jc w:val="center"/>
        <w:rPr>
          <w:del w:id="1480" w:author="Jade Raposa" w:date="2024-10-15T01:58:00Z"/>
          <w:rFonts w:ascii="Georgia" w:eastAsia="Times New Roman" w:hAnsi="Georgia" w:cs="Times New Roman"/>
          <w:b/>
          <w:bCs/>
          <w:lang w:eastAsia="en-PH"/>
        </w:rPr>
        <w:pPrChange w:id="1481" w:author="Jade Raposa" w:date="2024-10-16T22:55:00Z">
          <w:pPr>
            <w:spacing w:after="0" w:line="480" w:lineRule="auto"/>
            <w:jc w:val="both"/>
          </w:pPr>
        </w:pPrChange>
      </w:pPr>
    </w:p>
    <w:p w14:paraId="5E668565" w14:textId="77777777" w:rsidR="008F456D" w:rsidRDefault="008F456D">
      <w:pPr>
        <w:jc w:val="center"/>
        <w:rPr>
          <w:del w:id="1482" w:author="Jade Raposa" w:date="2024-10-15T01:58:00Z"/>
          <w:rFonts w:ascii="Georgia" w:eastAsia="Times New Roman" w:hAnsi="Georgia" w:cs="Times New Roman"/>
          <w:b/>
          <w:bCs/>
          <w:lang w:eastAsia="en-PH"/>
        </w:rPr>
        <w:pPrChange w:id="1483" w:author="Jade Raposa" w:date="2024-10-16T22:55:00Z">
          <w:pPr>
            <w:spacing w:after="0" w:line="480" w:lineRule="auto"/>
            <w:jc w:val="both"/>
          </w:pPr>
        </w:pPrChange>
      </w:pPr>
    </w:p>
    <w:p w14:paraId="272957A5" w14:textId="77777777" w:rsidR="008F456D" w:rsidRDefault="008F456D">
      <w:pPr>
        <w:jc w:val="center"/>
        <w:rPr>
          <w:del w:id="1484" w:author="Jade Raposa" w:date="2024-10-15T01:58:00Z"/>
          <w:rFonts w:ascii="Georgia" w:eastAsia="Times New Roman" w:hAnsi="Georgia" w:cs="Times New Roman"/>
          <w:b/>
          <w:bCs/>
          <w:lang w:eastAsia="en-PH"/>
        </w:rPr>
        <w:pPrChange w:id="1485" w:author="Jade Raposa" w:date="2024-10-16T22:55:00Z">
          <w:pPr>
            <w:spacing w:after="0" w:line="480" w:lineRule="auto"/>
            <w:jc w:val="both"/>
          </w:pPr>
        </w:pPrChange>
      </w:pPr>
    </w:p>
    <w:p w14:paraId="396A7F4B" w14:textId="77777777" w:rsidR="008F456D" w:rsidRDefault="008F456D">
      <w:pPr>
        <w:jc w:val="center"/>
        <w:rPr>
          <w:del w:id="1486" w:author="Jade Raposa" w:date="2024-10-15T01:58:00Z"/>
          <w:rFonts w:ascii="Georgia" w:eastAsia="Times New Roman" w:hAnsi="Georgia" w:cs="Times New Roman"/>
          <w:b/>
          <w:bCs/>
          <w:lang w:eastAsia="en-PH"/>
        </w:rPr>
        <w:pPrChange w:id="1487" w:author="Jade Raposa" w:date="2024-10-16T22:55:00Z">
          <w:pPr>
            <w:spacing w:after="0" w:line="480" w:lineRule="auto"/>
            <w:jc w:val="both"/>
          </w:pPr>
        </w:pPrChange>
      </w:pPr>
    </w:p>
    <w:p w14:paraId="7C5EA6DE" w14:textId="77777777" w:rsidR="008F456D" w:rsidRDefault="008F456D">
      <w:pPr>
        <w:jc w:val="center"/>
        <w:rPr>
          <w:del w:id="1488" w:author="Jade Raposa" w:date="2024-10-15T01:58:00Z"/>
          <w:rFonts w:ascii="Georgia" w:eastAsia="Times New Roman" w:hAnsi="Georgia" w:cs="Times New Roman"/>
          <w:b/>
          <w:bCs/>
          <w:lang w:eastAsia="en-PH"/>
        </w:rPr>
        <w:pPrChange w:id="1489" w:author="Jade Raposa" w:date="2024-10-16T22:55:00Z">
          <w:pPr>
            <w:spacing w:after="0" w:line="480" w:lineRule="auto"/>
            <w:jc w:val="both"/>
          </w:pPr>
        </w:pPrChange>
      </w:pPr>
    </w:p>
    <w:p w14:paraId="3820DBE5" w14:textId="77777777" w:rsidR="008F456D" w:rsidRDefault="008F456D">
      <w:pPr>
        <w:jc w:val="center"/>
        <w:rPr>
          <w:del w:id="1490" w:author="Jade Raposa" w:date="2024-10-15T01:58:00Z"/>
          <w:rFonts w:ascii="Georgia" w:eastAsia="Times New Roman" w:hAnsi="Georgia" w:cs="Times New Roman"/>
          <w:b/>
          <w:bCs/>
          <w:lang w:eastAsia="en-PH"/>
        </w:rPr>
        <w:pPrChange w:id="1491" w:author="Jade Raposa" w:date="2024-10-16T22:55:00Z">
          <w:pPr>
            <w:spacing w:after="0" w:line="480" w:lineRule="auto"/>
            <w:jc w:val="both"/>
          </w:pPr>
        </w:pPrChange>
      </w:pPr>
    </w:p>
    <w:p w14:paraId="319812E7" w14:textId="77777777" w:rsidR="008F456D" w:rsidRDefault="008F456D">
      <w:pPr>
        <w:jc w:val="center"/>
        <w:rPr>
          <w:del w:id="1492" w:author="Jade Raposa" w:date="2024-10-15T01:58:00Z"/>
          <w:rFonts w:ascii="Georgia" w:eastAsia="Times New Roman" w:hAnsi="Georgia" w:cs="Times New Roman"/>
          <w:b/>
          <w:bCs/>
          <w:lang w:eastAsia="en-PH"/>
        </w:rPr>
        <w:pPrChange w:id="1493" w:author="Jade Raposa" w:date="2024-10-16T22:55:00Z">
          <w:pPr>
            <w:spacing w:after="0" w:line="480" w:lineRule="auto"/>
            <w:jc w:val="both"/>
          </w:pPr>
        </w:pPrChange>
      </w:pPr>
    </w:p>
    <w:p w14:paraId="27F6815A" w14:textId="77777777" w:rsidR="008F456D" w:rsidRDefault="008F456D">
      <w:pPr>
        <w:jc w:val="center"/>
        <w:rPr>
          <w:del w:id="1494" w:author="Jade Raposa" w:date="2024-10-15T01:58:00Z"/>
          <w:rFonts w:ascii="Georgia" w:eastAsia="Times New Roman" w:hAnsi="Georgia" w:cs="Times New Roman"/>
          <w:b/>
          <w:bCs/>
          <w:lang w:eastAsia="en-PH"/>
        </w:rPr>
        <w:pPrChange w:id="1495" w:author="Jade Raposa" w:date="2024-10-16T22:55:00Z">
          <w:pPr>
            <w:spacing w:after="0" w:line="480" w:lineRule="auto"/>
            <w:jc w:val="both"/>
          </w:pPr>
        </w:pPrChange>
      </w:pPr>
    </w:p>
    <w:p w14:paraId="77BAD1E6" w14:textId="77777777" w:rsidR="008F456D" w:rsidRDefault="008F456D">
      <w:pPr>
        <w:jc w:val="center"/>
        <w:rPr>
          <w:del w:id="1496" w:author="Jade Raposa" w:date="2024-10-15T01:58:00Z"/>
          <w:rFonts w:ascii="Georgia" w:eastAsia="Times New Roman" w:hAnsi="Georgia" w:cs="Times New Roman"/>
          <w:b/>
          <w:bCs/>
          <w:lang w:eastAsia="en-PH"/>
        </w:rPr>
        <w:pPrChange w:id="1497" w:author="Jade Raposa" w:date="2024-10-16T22:55:00Z">
          <w:pPr>
            <w:spacing w:after="0" w:line="480" w:lineRule="auto"/>
            <w:jc w:val="both"/>
          </w:pPr>
        </w:pPrChange>
      </w:pPr>
    </w:p>
    <w:p w14:paraId="611EFA0D" w14:textId="77777777" w:rsidR="008F456D" w:rsidRDefault="008F456D">
      <w:pPr>
        <w:jc w:val="center"/>
        <w:rPr>
          <w:del w:id="1498" w:author="Jade Raposa" w:date="2024-10-15T01:58:00Z"/>
          <w:rFonts w:ascii="Georgia" w:eastAsia="Times New Roman" w:hAnsi="Georgia" w:cs="Times New Roman"/>
          <w:b/>
          <w:bCs/>
          <w:lang w:eastAsia="en-PH"/>
        </w:rPr>
        <w:pPrChange w:id="1499" w:author="Jade Raposa" w:date="2024-10-16T22:55:00Z">
          <w:pPr>
            <w:spacing w:after="0" w:line="480" w:lineRule="auto"/>
            <w:jc w:val="both"/>
          </w:pPr>
        </w:pPrChange>
      </w:pPr>
    </w:p>
    <w:p w14:paraId="49EAD240" w14:textId="77777777" w:rsidR="008F456D" w:rsidRDefault="008F456D">
      <w:pPr>
        <w:jc w:val="center"/>
        <w:rPr>
          <w:del w:id="1500" w:author="Jade Raposa" w:date="2024-10-15T01:58:00Z"/>
          <w:rFonts w:ascii="Georgia" w:eastAsia="Times New Roman" w:hAnsi="Georgia" w:cs="Times New Roman"/>
          <w:b/>
          <w:bCs/>
          <w:lang w:eastAsia="en-PH"/>
        </w:rPr>
        <w:pPrChange w:id="1501" w:author="Jade Raposa" w:date="2024-10-16T22:55:00Z">
          <w:pPr>
            <w:spacing w:after="0" w:line="480" w:lineRule="auto"/>
            <w:jc w:val="both"/>
          </w:pPr>
        </w:pPrChange>
      </w:pPr>
    </w:p>
    <w:p w14:paraId="592D0CA2" w14:textId="77777777" w:rsidR="008F456D" w:rsidRDefault="008F456D">
      <w:pPr>
        <w:jc w:val="center"/>
        <w:rPr>
          <w:del w:id="1502" w:author="Jade Raposa" w:date="2024-10-15T01:58:00Z"/>
          <w:rFonts w:ascii="Georgia" w:eastAsia="Times New Roman" w:hAnsi="Georgia" w:cs="Times New Roman"/>
          <w:b/>
          <w:bCs/>
          <w:lang w:eastAsia="en-PH"/>
        </w:rPr>
        <w:pPrChange w:id="1503" w:author="Jade Raposa" w:date="2024-10-16T22:55:00Z">
          <w:pPr>
            <w:spacing w:after="0" w:line="480" w:lineRule="auto"/>
            <w:jc w:val="both"/>
          </w:pPr>
        </w:pPrChange>
      </w:pPr>
    </w:p>
    <w:p w14:paraId="3619D2E7" w14:textId="77777777" w:rsidR="008F456D" w:rsidRDefault="008F456D">
      <w:pPr>
        <w:jc w:val="center"/>
        <w:rPr>
          <w:del w:id="1504" w:author="Jade Raposa" w:date="2024-10-15T01:58:00Z"/>
          <w:rFonts w:ascii="Georgia" w:eastAsia="Times New Roman" w:hAnsi="Georgia" w:cs="Times New Roman"/>
          <w:b/>
          <w:bCs/>
          <w:lang w:eastAsia="en-PH"/>
        </w:rPr>
        <w:pPrChange w:id="1505" w:author="Jade Raposa" w:date="2024-10-16T22:55:00Z">
          <w:pPr>
            <w:spacing w:after="0" w:line="480" w:lineRule="auto"/>
            <w:jc w:val="both"/>
          </w:pPr>
        </w:pPrChange>
      </w:pPr>
    </w:p>
    <w:p w14:paraId="3E484DD3" w14:textId="77777777" w:rsidR="008F456D" w:rsidRDefault="008F456D">
      <w:pPr>
        <w:jc w:val="center"/>
        <w:rPr>
          <w:del w:id="1506" w:author="Jade Raposa" w:date="2024-10-15T01:58:00Z"/>
          <w:rFonts w:ascii="Georgia" w:eastAsia="Times New Roman" w:hAnsi="Georgia" w:cs="Times New Roman"/>
          <w:b/>
          <w:bCs/>
          <w:lang w:eastAsia="en-PH"/>
        </w:rPr>
        <w:pPrChange w:id="1507" w:author="Jade Raposa" w:date="2024-10-16T22:55:00Z">
          <w:pPr>
            <w:spacing w:after="0" w:line="480" w:lineRule="auto"/>
            <w:jc w:val="both"/>
          </w:pPr>
        </w:pPrChange>
      </w:pPr>
    </w:p>
    <w:p w14:paraId="4BEBE085" w14:textId="77777777" w:rsidR="008F456D" w:rsidRDefault="008F456D">
      <w:pPr>
        <w:jc w:val="center"/>
        <w:rPr>
          <w:del w:id="1508" w:author="Jade Raposa" w:date="2024-10-15T01:58:00Z"/>
          <w:rFonts w:ascii="Georgia" w:eastAsia="Times New Roman" w:hAnsi="Georgia" w:cs="Times New Roman"/>
          <w:b/>
          <w:bCs/>
          <w:lang w:eastAsia="en-PH"/>
        </w:rPr>
        <w:pPrChange w:id="1509" w:author="Jade Raposa" w:date="2024-10-16T22:55:00Z">
          <w:pPr>
            <w:spacing w:after="0" w:line="480" w:lineRule="auto"/>
            <w:jc w:val="both"/>
          </w:pPr>
        </w:pPrChange>
      </w:pPr>
    </w:p>
    <w:p w14:paraId="3221F084" w14:textId="77777777" w:rsidR="008F456D" w:rsidRDefault="008F456D">
      <w:pPr>
        <w:jc w:val="center"/>
        <w:rPr>
          <w:del w:id="1510" w:author="Jade Raposa" w:date="2024-10-15T01:58:00Z"/>
          <w:rFonts w:ascii="Georgia" w:eastAsia="Times New Roman" w:hAnsi="Georgia" w:cs="Times New Roman"/>
          <w:b/>
          <w:bCs/>
          <w:lang w:eastAsia="en-PH"/>
        </w:rPr>
        <w:pPrChange w:id="1511" w:author="Jade Raposa" w:date="2024-10-16T22:55:00Z">
          <w:pPr>
            <w:spacing w:after="0" w:line="480" w:lineRule="auto"/>
            <w:jc w:val="both"/>
          </w:pPr>
        </w:pPrChange>
      </w:pPr>
    </w:p>
    <w:p w14:paraId="49CF5E43" w14:textId="77777777" w:rsidR="008F456D" w:rsidRDefault="008F456D">
      <w:pPr>
        <w:jc w:val="center"/>
        <w:rPr>
          <w:del w:id="1512" w:author="Jade Raposa" w:date="2024-10-15T01:58:00Z"/>
          <w:rFonts w:ascii="Georgia" w:eastAsia="Times New Roman" w:hAnsi="Georgia" w:cs="Times New Roman"/>
          <w:b/>
          <w:bCs/>
          <w:lang w:eastAsia="en-PH"/>
        </w:rPr>
        <w:pPrChange w:id="1513" w:author="Jade Raposa" w:date="2024-10-16T22:55:00Z">
          <w:pPr>
            <w:spacing w:after="0" w:line="480" w:lineRule="auto"/>
            <w:jc w:val="both"/>
          </w:pPr>
        </w:pPrChange>
      </w:pPr>
    </w:p>
    <w:p w14:paraId="05D25FA1" w14:textId="77777777" w:rsidR="008F456D" w:rsidRDefault="008F456D">
      <w:pPr>
        <w:jc w:val="center"/>
        <w:rPr>
          <w:del w:id="1514" w:author="Jade Raposa" w:date="2024-10-15T01:58:00Z"/>
          <w:rFonts w:ascii="Georgia" w:eastAsia="Times New Roman" w:hAnsi="Georgia" w:cs="Times New Roman"/>
          <w:b/>
          <w:bCs/>
          <w:lang w:eastAsia="en-PH"/>
        </w:rPr>
        <w:pPrChange w:id="1515" w:author="Jade Raposa" w:date="2024-10-16T22:55:00Z">
          <w:pPr>
            <w:spacing w:after="0" w:line="480" w:lineRule="auto"/>
            <w:jc w:val="both"/>
          </w:pPr>
        </w:pPrChange>
      </w:pPr>
    </w:p>
    <w:p w14:paraId="4C78EA65" w14:textId="77777777" w:rsidR="008F456D" w:rsidRDefault="008F456D">
      <w:pPr>
        <w:jc w:val="center"/>
        <w:rPr>
          <w:del w:id="1516" w:author="Jade Raposa" w:date="2024-10-15T01:59:00Z"/>
          <w:rFonts w:ascii="Georgia" w:eastAsia="Times New Roman" w:hAnsi="Georgia" w:cs="Times New Roman"/>
          <w:b/>
          <w:bCs/>
          <w:lang w:eastAsia="en-PH"/>
        </w:rPr>
        <w:pPrChange w:id="1517"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Assessment of the Implemented Kapatid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1518"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1519" w:author="Jade Raposa" w:date="2024-10-16T23:12:00Z">
          <w:pPr>
            <w:spacing w:after="0" w:line="480" w:lineRule="auto"/>
            <w:ind w:left="709" w:hanging="720"/>
            <w:jc w:val="both"/>
          </w:pPr>
        </w:pPrChange>
      </w:pPr>
      <w:del w:id="1520"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1521"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1522" w:author="Jade Raposa" w:date="2024-10-16T23:11:00Z">
          <w:pPr>
            <w:spacing w:after="0" w:line="480" w:lineRule="auto"/>
            <w:ind w:left="709" w:hanging="720"/>
            <w:jc w:val="both"/>
          </w:pPr>
        </w:pPrChange>
      </w:pPr>
      <w:del w:id="1523"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1524"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525" w:author="Jade Raposa" w:date="2024-10-16T23:11:00Z">
        <w:r>
          <w:rPr>
            <w:rFonts w:ascii="Georgia" w:eastAsia="Times New Roman" w:hAnsi="Georgia" w:cs="Times New Roman"/>
            <w:i/>
            <w:iCs/>
            <w:color w:val="000000"/>
            <w:lang w:eastAsia="en-PH"/>
          </w:rPr>
          <w:delText>Problem Solving</w:delText>
        </w:r>
      </w:del>
      <w:ins w:id="1526"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1527" w:author="Jade Raposa" w:date="2024-10-16T23:11:00Z">
          <w:pPr>
            <w:spacing w:after="0" w:line="480" w:lineRule="auto"/>
            <w:ind w:left="709" w:hanging="720"/>
            <w:jc w:val="both"/>
          </w:pPr>
        </w:pPrChange>
      </w:pPr>
      <w:del w:id="1528"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529" w:author="Jade Raposa" w:date="2024-10-16T23:11:00Z">
        <w:r>
          <w:rPr>
            <w:rFonts w:ascii="Georgia" w:eastAsia="Times New Roman" w:hAnsi="Georgia" w:cs="Times New Roman"/>
            <w:color w:val="000000"/>
            <w:lang w:eastAsia="en-PH"/>
          </w:rPr>
          <w:t>-</w:t>
        </w:r>
      </w:ins>
      <w:del w:id="1530"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r>
        <w:rPr>
          <w:rFonts w:ascii="Georgia" w:eastAsia="Times New Roman" w:hAnsi="Georgia" w:cs="Times New Roman"/>
          <w:i/>
          <w:iCs/>
          <w:color w:val="000000"/>
          <w:lang w:eastAsia="en-PH"/>
        </w:rPr>
        <w:t>GrabTutor: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543" w:author="Jade Raposa" w:date="2024-10-16T22:59:00Z">
        <w:r>
          <w:rPr>
            <w:rFonts w:ascii="Georgia" w:eastAsia="Times New Roman" w:hAnsi="Georgia" w:cs="Times New Roman"/>
            <w:color w:val="000000"/>
            <w:lang w:eastAsia="en-PH"/>
          </w:rPr>
          <w:t>.</w:t>
        </w:r>
      </w:ins>
      <w:del w:id="1544"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1ED14565" w:rsidR="008F456D" w:rsidRDefault="00705091">
      <w:pPr>
        <w:spacing w:after="0" w:line="480" w:lineRule="auto"/>
        <w:ind w:left="709"/>
        <w:jc w:val="both"/>
        <w:rPr>
          <w:rFonts w:ascii="Georgia" w:eastAsia="Times New Roman" w:hAnsi="Georgia" w:cs="Times New Roman"/>
          <w:lang w:eastAsia="en-PH"/>
        </w:rPr>
        <w:pPrChange w:id="1545" w:author="Jade Raposa" w:date="2024-10-16T22:59:00Z">
          <w:pPr>
            <w:spacing w:after="0" w:line="480" w:lineRule="auto"/>
            <w:ind w:left="709" w:hanging="720"/>
            <w:jc w:val="both"/>
          </w:pPr>
        </w:pPrChange>
      </w:pPr>
      <w:ins w:id="1546" w:author="Jade Raposa" w:date="2024-11-06T00:16:00Z" w16du:dateUtc="2024-11-05T16:16:00Z">
        <w:r w:rsidRPr="00705091">
          <w:rPr>
            <w:rFonts w:ascii="Georgia" w:eastAsia="Times New Roman" w:hAnsi="Georgia" w:cs="Times New Roman"/>
            <w:color w:val="000000"/>
            <w:lang w:eastAsia="en-PH"/>
          </w:rPr>
          <w:lastRenderedPageBreak/>
          <w:t>https://shorturl.at/r3JMg</w:t>
        </w:r>
      </w:ins>
      <w:del w:id="1547" w:author="Jade Raposa" w:date="2024-10-16T22:59:00Z">
        <w:r w:rsidR="002B278F">
          <w:rPr>
            <w:rFonts w:ascii="Georgia" w:eastAsia="Times New Roman" w:hAnsi="Georgia" w:cs="Times New Roman"/>
            <w:color w:val="000000"/>
            <w:lang w:eastAsia="en-PH"/>
          </w:rPr>
          <w:delText xml:space="preserve"> </w:delText>
        </w:r>
      </w:del>
      <w:del w:id="1548" w:author="Jade Raposa" w:date="2024-11-06T00:16:00Z" w16du:dateUtc="2024-11-05T16:16:00Z">
        <w:r w:rsidR="002B278F" w:rsidDel="00705091">
          <w:rPr>
            <w:rFonts w:ascii="Georgia" w:eastAsia="Times New Roman" w:hAnsi="Georgia" w:cs="Times New Roman"/>
            <w:color w:val="000000"/>
            <w:lang w:eastAsia="en-PH"/>
          </w:rPr>
          <w:delText>https://www.researchgate.net/publication/342307714_GrabTutor_A_web_and_mobile_application_for_tutor_appointment_system_with_GPS_security_feature</w:delText>
        </w:r>
      </w:del>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Campit,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54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550" w:author="Jade Raposa" w:date="2024-10-16T23:11:00Z">
          <w:pPr>
            <w:spacing w:after="0" w:line="480" w:lineRule="auto"/>
            <w:ind w:left="709" w:hanging="720"/>
            <w:jc w:val="both"/>
          </w:pPr>
        </w:pPrChange>
      </w:pPr>
      <w:del w:id="1551"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55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050CD58F" w:rsidR="008F456D" w:rsidRDefault="00705091">
      <w:pPr>
        <w:spacing w:after="0" w:line="480" w:lineRule="auto"/>
        <w:ind w:left="709"/>
        <w:jc w:val="both"/>
        <w:rPr>
          <w:rFonts w:ascii="Georgia" w:eastAsia="Times New Roman" w:hAnsi="Georgia" w:cs="Times New Roman"/>
          <w:lang w:eastAsia="en-PH"/>
        </w:rPr>
        <w:pPrChange w:id="1553" w:author="Jade Raposa" w:date="2024-10-16T23:11:00Z">
          <w:pPr>
            <w:spacing w:after="0" w:line="480" w:lineRule="auto"/>
            <w:ind w:left="709" w:hanging="720"/>
            <w:jc w:val="both"/>
          </w:pPr>
        </w:pPrChange>
      </w:pPr>
      <w:ins w:id="1554" w:author="Jade Raposa" w:date="2024-11-06T00:15:00Z" w16du:dateUtc="2024-11-05T16:15:00Z">
        <w:r w:rsidRPr="00705091">
          <w:rPr>
            <w:rFonts w:ascii="Georgia" w:eastAsia="Times New Roman" w:hAnsi="Georgia" w:cs="Times New Roman"/>
            <w:color w:val="000000"/>
            <w:lang w:eastAsia="en-PH"/>
          </w:rPr>
          <w:t>https://shorturl.at/r2AII</w:t>
        </w:r>
      </w:ins>
      <w:del w:id="1555" w:author="Jade Raposa" w:date="2024-10-16T23:10:00Z">
        <w:r w:rsidR="002B278F">
          <w:rPr>
            <w:rFonts w:ascii="Georgia" w:eastAsia="Times New Roman" w:hAnsi="Georgia" w:cs="Times New Roman"/>
            <w:color w:val="000000"/>
            <w:lang w:eastAsia="en-PH"/>
          </w:rPr>
          <w:br/>
        </w:r>
      </w:del>
      <w:del w:id="1556" w:author="Jade Raposa" w:date="2024-11-06T00:11:00Z" w16du:dateUtc="2024-11-05T16:11:00Z">
        <w:r w:rsidR="002B278F" w:rsidDel="0014422F">
          <w:rPr>
            <w:rFonts w:ascii="Georgia" w:eastAsia="Times New Roman" w:hAnsi="Georgia" w:cs="Times New Roman"/>
            <w:color w:val="000000"/>
            <w:lang w:eastAsia="en-PH"/>
          </w:rPr>
          <w:delText>https://www.researchgate.net/publication/364628885_MENTOR_-_Intelligent_Mobile_Online_Peer_Tutoring_Application_for_Face-to-Face_and_Remote_Peer_Tutoring</w:delText>
        </w:r>
      </w:del>
    </w:p>
    <w:p w14:paraId="121E1E53" w14:textId="77777777" w:rsidR="008F456D" w:rsidRDefault="002B278F">
      <w:pPr>
        <w:spacing w:after="0" w:line="480" w:lineRule="auto"/>
        <w:ind w:left="709" w:hanging="709"/>
        <w:jc w:val="both"/>
        <w:rPr>
          <w:ins w:id="155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2AC83DEB" w:rsidR="008F456D" w:rsidRDefault="0014422F">
      <w:pPr>
        <w:spacing w:after="0" w:line="480" w:lineRule="auto"/>
        <w:ind w:left="709"/>
        <w:jc w:val="both"/>
        <w:rPr>
          <w:rFonts w:ascii="Georgia" w:eastAsia="Times New Roman" w:hAnsi="Georgia" w:cs="Times New Roman"/>
          <w:lang w:eastAsia="en-PH"/>
        </w:rPr>
        <w:pPrChange w:id="1558" w:author="Jade Raposa" w:date="2024-10-16T23:10:00Z">
          <w:pPr>
            <w:spacing w:after="0" w:line="480" w:lineRule="auto"/>
            <w:ind w:left="709" w:hanging="709"/>
            <w:jc w:val="both"/>
          </w:pPr>
        </w:pPrChange>
      </w:pPr>
      <w:ins w:id="1559" w:author="Jade Raposa" w:date="2024-11-06T00:11:00Z" w16du:dateUtc="2024-11-05T16:11:00Z">
        <w:r w:rsidRPr="0014422F">
          <w:rPr>
            <w:rFonts w:ascii="Georgia" w:eastAsia="Times New Roman" w:hAnsi="Georgia" w:cs="Times New Roman"/>
            <w:color w:val="000000"/>
            <w:lang w:eastAsia="en-PH"/>
          </w:rPr>
          <w:t>https://tinyurl.com/2aq2ze7v</w:t>
        </w:r>
      </w:ins>
      <w:del w:id="1560" w:author="Jade Raposa" w:date="2024-10-16T23:10:00Z">
        <w:r w:rsidR="002B278F">
          <w:rPr>
            <w:rFonts w:ascii="Georgia" w:eastAsia="Times New Roman" w:hAnsi="Georgia" w:cs="Times New Roman"/>
            <w:color w:val="000000"/>
            <w:lang w:eastAsia="en-PH"/>
          </w:rPr>
          <w:br/>
        </w:r>
      </w:del>
      <w:del w:id="1561" w:author="Jade Raposa" w:date="2024-11-06T00:11:00Z" w16du:dateUtc="2024-11-05T16:11:00Z">
        <w:r w:rsidR="002B278F" w:rsidDel="0014422F">
          <w:rPr>
            <w:rFonts w:ascii="Georgia" w:eastAsia="Times New Roman" w:hAnsi="Georgia" w:cs="Times New Roman"/>
            <w:color w:val="000000"/>
            <w:lang w:eastAsia="en-PH"/>
          </w:rPr>
          <w:delText>https://www.researchgate.net/publication/374194593_Analyzing_the_Role_of_Teachers%27_Mentoring_in_Improving_Senior_High_School_Students%27_Research_Competency</w:delText>
        </w:r>
      </w:del>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Fabito,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56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p>
    <w:p w14:paraId="783EF140" w14:textId="6626DCB6" w:rsidR="008F456D" w:rsidRDefault="002B278F">
      <w:pPr>
        <w:spacing w:after="0" w:line="480" w:lineRule="auto"/>
        <w:ind w:left="709"/>
        <w:jc w:val="both"/>
        <w:rPr>
          <w:ins w:id="1563" w:author="Jade Raposa" w:date="2024-11-06T00:26:00Z" w16du:dateUtc="2024-11-05T16:26:00Z"/>
          <w:rFonts w:ascii="Georgia" w:eastAsia="Times New Roman" w:hAnsi="Georgia" w:cs="Times New Roman"/>
          <w:color w:val="000000"/>
          <w:lang w:eastAsia="en-PH"/>
        </w:rPr>
      </w:pPr>
      <w:del w:id="1564" w:author="Jade Raposa" w:date="2024-10-16T23:10:00Z">
        <w:r>
          <w:rPr>
            <w:rFonts w:ascii="Georgia" w:eastAsia="Times New Roman" w:hAnsi="Georgia" w:cs="Times New Roman"/>
            <w:color w:val="000000"/>
            <w:lang w:eastAsia="en-PH"/>
          </w:rPr>
          <w:br/>
        </w:r>
      </w:del>
      <w:ins w:id="1565" w:author="Jade Raposa" w:date="2024-11-06T18:02:00Z" w16du:dateUtc="2024-11-06T10:02:00Z">
        <w:r w:rsidR="004625CC" w:rsidRPr="004625CC">
          <w:rPr>
            <w:color w:val="000000"/>
            <w:rPrChange w:id="1566" w:author="Jade Raposa" w:date="2024-11-06T18:02:00Z" w16du:dateUtc="2024-11-06T10:02:00Z">
              <w:rPr>
                <w:rStyle w:val="Hyperlink"/>
                <w:rFonts w:ascii="Georgia" w:eastAsia="Times New Roman" w:hAnsi="Georgia" w:cs="Times New Roman"/>
                <w:lang w:eastAsia="en-PH"/>
              </w:rPr>
            </w:rPrChange>
          </w:rPr>
          <w:t>https://ieeexplore.ieee.org/document/8653663</w:t>
        </w:r>
      </w:ins>
    </w:p>
    <w:p w14:paraId="2DC2E9D5" w14:textId="50965F88" w:rsidR="00851EBB" w:rsidRDefault="00851EBB">
      <w:pPr>
        <w:spacing w:after="0" w:line="480" w:lineRule="auto"/>
        <w:ind w:left="709" w:hanging="709"/>
        <w:jc w:val="both"/>
        <w:rPr>
          <w:rFonts w:ascii="Georgia" w:eastAsia="Times New Roman" w:hAnsi="Georgia" w:cs="Times New Roman"/>
          <w:lang w:eastAsia="en-PH"/>
        </w:rPr>
        <w:pPrChange w:id="1567" w:author="Jade Raposa" w:date="2024-11-06T00:26:00Z" w16du:dateUtc="2024-11-05T16:26:00Z">
          <w:pPr>
            <w:spacing w:after="0" w:line="480" w:lineRule="auto"/>
            <w:ind w:left="709" w:hanging="720"/>
            <w:jc w:val="both"/>
          </w:pPr>
        </w:pPrChange>
      </w:pPr>
      <w:ins w:id="1568" w:author="Jade Raposa" w:date="2024-11-06T00:26:00Z" w16du:dateUtc="2024-11-05T16:26:00Z">
        <w:r w:rsidRPr="00851EBB">
          <w:rPr>
            <w:rFonts w:ascii="Georgia" w:eastAsia="Times New Roman" w:hAnsi="Georgia" w:cs="Times New Roman"/>
            <w:lang w:eastAsia="en-PH"/>
          </w:rPr>
          <w:lastRenderedPageBreak/>
          <w:t>Garrison, Anderson &amp; Archer (2000, 2001). Community of Inquiry, Office of Curriculum, Assessment and Teaching Transformation, University at Buffalo.</w:t>
        </w:r>
        <w:r>
          <w:rPr>
            <w:rFonts w:ascii="Georgia" w:eastAsia="Times New Roman" w:hAnsi="Georgia" w:cs="Times New Roman"/>
            <w:lang w:eastAsia="en-PH"/>
          </w:rPr>
          <w:br/>
        </w:r>
        <w:r w:rsidRPr="00851EBB">
          <w:rPr>
            <w:rFonts w:ascii="Georgia" w:eastAsia="Times New Roman" w:hAnsi="Georgia" w:cs="Times New Roman"/>
            <w:lang w:eastAsia="en-PH"/>
          </w:rPr>
          <w:t>https://www.buffalo.edu/catt/teach/develop/teach/learning-environments/community-of-inquiry.html</w:t>
        </w:r>
      </w:ins>
    </w:p>
    <w:p w14:paraId="0D3C272B" w14:textId="77777777" w:rsidR="008F456D" w:rsidRDefault="002B278F">
      <w:pPr>
        <w:spacing w:after="0" w:line="480" w:lineRule="auto"/>
        <w:ind w:left="709" w:hanging="720"/>
        <w:jc w:val="both"/>
        <w:rPr>
          <w:ins w:id="1569"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67F4CA4F" w14:textId="776A3A5F" w:rsidR="00336A1F" w:rsidRDefault="002B278F" w:rsidP="00511CB3">
      <w:pPr>
        <w:spacing w:after="0" w:line="480" w:lineRule="auto"/>
        <w:ind w:left="709"/>
        <w:jc w:val="both"/>
        <w:rPr>
          <w:ins w:id="1570" w:author="Jade Raposa" w:date="2024-11-06T00:25:00Z" w16du:dateUtc="2024-11-05T16:25:00Z"/>
          <w:rFonts w:ascii="Georgia" w:eastAsia="Times New Roman" w:hAnsi="Georgia" w:cs="Times New Roman"/>
          <w:color w:val="000000"/>
          <w:lang w:eastAsia="en-PH"/>
        </w:rPr>
      </w:pPr>
      <w:del w:id="1571" w:author="Jade Raposa" w:date="2024-10-16T23:10:00Z">
        <w:r>
          <w:rPr>
            <w:rFonts w:ascii="Georgia" w:eastAsia="Times New Roman" w:hAnsi="Georgia" w:cs="Times New Roman"/>
            <w:color w:val="000000"/>
            <w:lang w:eastAsia="en-PH"/>
          </w:rPr>
          <w:br/>
        </w:r>
      </w:del>
      <w:ins w:id="1572" w:author="Jade Raposa" w:date="2024-11-06T00:25:00Z" w16du:dateUtc="2024-11-05T16:25:00Z">
        <w:r w:rsidR="00511CB3" w:rsidRPr="00511CB3">
          <w:rPr>
            <w:color w:val="000000"/>
            <w:rPrChange w:id="1573" w:author="Jade Raposa" w:date="2024-11-06T00:25:00Z" w16du:dateUtc="2024-11-05T16:25:00Z">
              <w:rPr>
                <w:rStyle w:val="Hyperlink"/>
                <w:rFonts w:ascii="Georgia" w:eastAsia="Times New Roman" w:hAnsi="Georgia" w:cs="Times New Roman"/>
                <w:lang w:eastAsia="en-PH"/>
              </w:rPr>
            </w:rPrChange>
          </w:rPr>
          <w:t>https://www.aaspjournal.org/uploads/155/5929_pdf.pdf</w:t>
        </w:r>
      </w:ins>
    </w:p>
    <w:p w14:paraId="0250B4A2" w14:textId="77777777" w:rsidR="00511CB3" w:rsidRPr="00511CB3" w:rsidRDefault="00511CB3" w:rsidP="00511CB3">
      <w:pPr>
        <w:spacing w:after="0" w:line="480" w:lineRule="auto"/>
        <w:ind w:left="709" w:hanging="709"/>
        <w:jc w:val="both"/>
        <w:rPr>
          <w:ins w:id="1574" w:author="Jade Raposa" w:date="2024-11-06T00:25:00Z" w16du:dateUtc="2024-11-05T16:25:00Z"/>
          <w:rFonts w:ascii="Georgia" w:eastAsia="Times New Roman" w:hAnsi="Georgia" w:cs="Times New Roman"/>
          <w:color w:val="000000"/>
          <w:lang w:eastAsia="en-PH"/>
        </w:rPr>
      </w:pPr>
      <w:ins w:id="1575" w:author="Jade Raposa" w:date="2024-11-06T00:25:00Z" w16du:dateUtc="2024-11-05T16:25:00Z">
        <w:r w:rsidRPr="00511CB3">
          <w:rPr>
            <w:rFonts w:ascii="Georgia" w:eastAsia="Times New Roman" w:hAnsi="Georgia" w:cs="Times New Roman"/>
            <w:color w:val="000000"/>
            <w:lang w:eastAsia="en-PH"/>
          </w:rPr>
          <w:t>Indeed Editorial Team (2024). What Are Certifications? Definition, Benefits, Types and Examples, Indeed.</w:t>
        </w:r>
      </w:ins>
    </w:p>
    <w:p w14:paraId="05ABE8DD" w14:textId="6D2E5D33" w:rsidR="00511CB3" w:rsidRPr="00511CB3" w:rsidRDefault="00511CB3">
      <w:pPr>
        <w:spacing w:after="0" w:line="480" w:lineRule="auto"/>
        <w:ind w:left="709"/>
        <w:jc w:val="both"/>
        <w:rPr>
          <w:rFonts w:ascii="Georgia" w:eastAsia="Times New Roman" w:hAnsi="Georgia" w:cs="Times New Roman"/>
          <w:color w:val="000000"/>
          <w:lang w:eastAsia="en-PH"/>
          <w:rPrChange w:id="1576" w:author="Jade Raposa" w:date="2024-11-06T00:25:00Z" w16du:dateUtc="2024-11-05T16:25:00Z">
            <w:rPr>
              <w:rFonts w:ascii="Georgia" w:eastAsia="Times New Roman" w:hAnsi="Georgia" w:cs="Times New Roman"/>
              <w:lang w:eastAsia="en-PH"/>
            </w:rPr>
          </w:rPrChange>
        </w:rPr>
        <w:pPrChange w:id="1577" w:author="Jade Raposa" w:date="2024-11-06T00:25:00Z" w16du:dateUtc="2024-11-05T16:25:00Z">
          <w:pPr>
            <w:spacing w:after="0" w:line="480" w:lineRule="auto"/>
            <w:ind w:left="709" w:hanging="720"/>
            <w:jc w:val="both"/>
          </w:pPr>
        </w:pPrChange>
      </w:pPr>
      <w:ins w:id="1578" w:author="Jade Raposa" w:date="2024-11-06T00:25:00Z" w16du:dateUtc="2024-11-05T16:25:00Z">
        <w:r w:rsidRPr="00511CB3">
          <w:rPr>
            <w:rFonts w:ascii="Georgia" w:eastAsia="Times New Roman" w:hAnsi="Georgia" w:cs="Times New Roman"/>
            <w:color w:val="000000"/>
            <w:lang w:eastAsia="en-PH"/>
          </w:rPr>
          <w:t>https://www.indeed.com/career-advice/career-development/what-are-certifications</w:t>
        </w:r>
      </w:ins>
    </w:p>
    <w:p w14:paraId="045EB0A8" w14:textId="77777777" w:rsidR="008F456D" w:rsidRDefault="002B278F">
      <w:pPr>
        <w:spacing w:after="0" w:line="480" w:lineRule="auto"/>
        <w:ind w:left="709" w:hanging="720"/>
        <w:jc w:val="both"/>
        <w:rPr>
          <w:ins w:id="1579"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Mutthulakshmi,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580" w:author="Jade Raposa" w:date="2024-10-16T23:10:00Z">
          <w:pPr>
            <w:spacing w:after="0" w:line="480" w:lineRule="auto"/>
            <w:ind w:left="709" w:hanging="720"/>
            <w:jc w:val="both"/>
          </w:pPr>
        </w:pPrChange>
      </w:pPr>
      <w:del w:id="1581"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Mansul,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4580EC00" w:rsidR="008F456D" w:rsidDel="00851EBB" w:rsidRDefault="002B278F">
      <w:pPr>
        <w:spacing w:after="0" w:line="480" w:lineRule="auto"/>
        <w:ind w:left="709" w:hanging="720"/>
        <w:jc w:val="both"/>
        <w:rPr>
          <w:del w:id="1582" w:author="Jade Raposa" w:date="2024-11-06T00:27:00Z" w16du:dateUtc="2024-11-05T16:27:00Z"/>
          <w:rFonts w:ascii="Georgia" w:eastAsia="Times New Roman" w:hAnsi="Georgia" w:cs="Times New Roman"/>
          <w:color w:val="000000"/>
          <w:lang w:eastAsia="en-PH"/>
        </w:rPr>
        <w:sectPr w:rsidR="008F456D" w:rsidDel="00851EBB">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ins w:id="1596" w:author="Jade Raposa" w:date="2024-11-06T00:27:00Z" w16du:dateUtc="2024-11-05T16:27:00Z">
        <w:r w:rsidR="00851EBB">
          <w:rPr>
            <w:rFonts w:ascii="Georgia" w:eastAsia="Times New Roman" w:hAnsi="Georgia" w:cs="Times New Roman"/>
            <w:color w:val="000000"/>
            <w:lang w:eastAsia="en-PH"/>
          </w:rPr>
          <w:t xml:space="preserve"> </w:t>
        </w:r>
      </w:ins>
    </w:p>
    <w:p w14:paraId="0A4B287D" w14:textId="08657B90" w:rsidR="008F456D" w:rsidRDefault="002B278F">
      <w:pPr>
        <w:spacing w:after="0" w:line="480" w:lineRule="auto"/>
        <w:ind w:left="709" w:hanging="720"/>
        <w:jc w:val="both"/>
        <w:rPr>
          <w:rFonts w:ascii="Georgia" w:eastAsia="Times New Roman" w:hAnsi="Georgia" w:cs="Times New Roman"/>
          <w:lang w:eastAsia="en-PH"/>
        </w:rPr>
        <w:pPrChange w:id="1597" w:author="Jade Raposa" w:date="2024-11-06T00:27:00Z" w16du:dateUtc="2024-11-05T16:27:00Z">
          <w:pPr>
            <w:spacing w:after="0" w:line="480" w:lineRule="auto"/>
            <w:ind w:left="709"/>
            <w:jc w:val="both"/>
          </w:pPr>
        </w:pPrChange>
      </w:pPr>
      <w:del w:id="1598" w:author="Jade Raposa" w:date="2024-11-06T00:27:00Z" w16du:dateUtc="2024-11-05T16:27:00Z">
        <w:r w:rsidDel="00851EBB">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599"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Mobo,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600" w:author="Jade Raposa" w:date="2024-10-16T23:10:00Z">
          <w:pPr>
            <w:spacing w:after="0" w:line="480" w:lineRule="auto"/>
            <w:ind w:left="709" w:hanging="720"/>
            <w:jc w:val="both"/>
          </w:pPr>
        </w:pPrChange>
      </w:pPr>
      <w:del w:id="1601"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60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Pimmer, C., Mateescu, M., &amp; Gröhbiel,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E819033" w:rsidR="008F456D" w:rsidRDefault="002B278F">
      <w:pPr>
        <w:spacing w:after="0" w:line="480" w:lineRule="auto"/>
        <w:ind w:left="709"/>
        <w:jc w:val="both"/>
        <w:rPr>
          <w:ins w:id="1603" w:author="Jade Raposa" w:date="2024-11-06T00:27:00Z" w16du:dateUtc="2024-11-05T16:27:00Z"/>
          <w:rFonts w:ascii="Georgia" w:eastAsia="Times New Roman" w:hAnsi="Georgia" w:cs="Times New Roman"/>
          <w:color w:val="000000"/>
          <w:lang w:eastAsia="en-PH"/>
        </w:rPr>
      </w:pPr>
      <w:del w:id="1604" w:author="Jade Raposa" w:date="2024-10-16T23:10:00Z">
        <w:r>
          <w:rPr>
            <w:rFonts w:ascii="Georgia" w:eastAsia="Times New Roman" w:hAnsi="Georgia" w:cs="Times New Roman"/>
            <w:color w:val="000000"/>
            <w:lang w:eastAsia="en-PH"/>
          </w:rPr>
          <w:br/>
        </w:r>
      </w:del>
      <w:ins w:id="1605" w:author="Jade Raposa" w:date="2024-11-06T15:31:00Z" w16du:dateUtc="2024-11-06T07:31:00Z">
        <w:r w:rsidR="00A41189" w:rsidRPr="00A41189">
          <w:rPr>
            <w:color w:val="000000"/>
            <w:rPrChange w:id="1606" w:author="Jade Raposa" w:date="2024-11-06T15:31:00Z" w16du:dateUtc="2024-11-06T07:31:00Z">
              <w:rPr>
                <w:rStyle w:val="Hyperlink"/>
                <w:rFonts w:ascii="Georgia" w:eastAsia="Times New Roman" w:hAnsi="Georgia" w:cs="Times New Roman"/>
                <w:lang w:eastAsia="en-PH"/>
              </w:rPr>
            </w:rPrChange>
          </w:rPr>
          <w:t>https://www.sciencedirect.com/science/article/abs/pii/S0747563216303843</w:t>
        </w:r>
      </w:ins>
    </w:p>
    <w:p w14:paraId="175ACDD6" w14:textId="0EBBC2D5" w:rsidR="00851EBB" w:rsidRDefault="00851EBB">
      <w:pPr>
        <w:spacing w:after="0" w:line="480" w:lineRule="auto"/>
        <w:ind w:left="709" w:hanging="709"/>
        <w:jc w:val="both"/>
        <w:rPr>
          <w:rFonts w:ascii="Georgia" w:eastAsia="Times New Roman" w:hAnsi="Georgia" w:cs="Times New Roman"/>
          <w:lang w:eastAsia="en-PH"/>
        </w:rPr>
        <w:pPrChange w:id="1607" w:author="Jade Raposa" w:date="2024-11-06T00:27:00Z" w16du:dateUtc="2024-11-05T16:27:00Z">
          <w:pPr>
            <w:spacing w:after="0" w:line="480" w:lineRule="auto"/>
            <w:ind w:left="709" w:hanging="720"/>
            <w:jc w:val="both"/>
          </w:pPr>
        </w:pPrChange>
      </w:pPr>
      <w:ins w:id="1608" w:author="Jade Raposa" w:date="2024-11-06T00:27:00Z" w16du:dateUtc="2024-11-05T16:27:00Z">
        <w:r w:rsidRPr="00851EBB">
          <w:rPr>
            <w:rFonts w:ascii="Georgia" w:eastAsia="Times New Roman" w:hAnsi="Georgia" w:cs="Times New Roman"/>
            <w:lang w:eastAsia="en-PH"/>
          </w:rPr>
          <w:t>Ragins, B. R. &amp; Kram, K. (2007). The Handbook of Mentoring at Work, ResearchGate.</w:t>
        </w:r>
        <w:r>
          <w:rPr>
            <w:rFonts w:ascii="Georgia" w:eastAsia="Times New Roman" w:hAnsi="Georgia" w:cs="Times New Roman"/>
            <w:lang w:eastAsia="en-PH"/>
          </w:rPr>
          <w:br/>
        </w:r>
        <w:r w:rsidRPr="00851EBB">
          <w:rPr>
            <w:rFonts w:ascii="Georgia" w:eastAsia="Times New Roman" w:hAnsi="Georgia" w:cs="Times New Roman"/>
            <w:lang w:eastAsia="en-PH"/>
          </w:rPr>
          <w:t>https://www.researchgate.net/publication/255662364_The_Handbook_of_Mentoring_at_Work</w:t>
        </w:r>
      </w:ins>
    </w:p>
    <w:p w14:paraId="78D4E970" w14:textId="77777777" w:rsidR="008F456D" w:rsidRDefault="002B278F">
      <w:pPr>
        <w:spacing w:after="0" w:line="480" w:lineRule="auto"/>
        <w:ind w:left="709" w:hanging="720"/>
        <w:jc w:val="both"/>
        <w:rPr>
          <w:ins w:id="1609"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69DD1258" w:rsidR="008F456D" w:rsidRDefault="00870F3A">
      <w:pPr>
        <w:spacing w:after="0" w:line="480" w:lineRule="auto"/>
        <w:ind w:left="709"/>
        <w:jc w:val="both"/>
        <w:rPr>
          <w:rFonts w:ascii="Georgia" w:eastAsia="Times New Roman" w:hAnsi="Georgia" w:cs="Times New Roman"/>
          <w:lang w:eastAsia="en-PH"/>
        </w:rPr>
        <w:pPrChange w:id="1610" w:author="Jade Raposa" w:date="2024-10-16T23:10:00Z">
          <w:pPr>
            <w:spacing w:after="0" w:line="480" w:lineRule="auto"/>
            <w:ind w:left="709" w:hanging="720"/>
            <w:jc w:val="both"/>
          </w:pPr>
        </w:pPrChange>
      </w:pPr>
      <w:ins w:id="1611" w:author="Jade Raposa" w:date="2024-11-06T00:10:00Z" w16du:dateUtc="2024-11-05T16:10:00Z">
        <w:r w:rsidRPr="00870F3A">
          <w:rPr>
            <w:rFonts w:ascii="Georgia" w:eastAsia="Times New Roman" w:hAnsi="Georgia" w:cs="Times New Roman"/>
            <w:color w:val="000000"/>
            <w:lang w:eastAsia="en-PH"/>
          </w:rPr>
          <w:t>https://tinyurl.com/26lnundo</w:t>
        </w:r>
      </w:ins>
      <w:del w:id="1612" w:author="Jade Raposa" w:date="2024-10-16T23:10:00Z">
        <w:r w:rsidR="002B278F">
          <w:rPr>
            <w:rFonts w:ascii="Georgia" w:eastAsia="Times New Roman" w:hAnsi="Georgia" w:cs="Times New Roman"/>
            <w:color w:val="000000"/>
            <w:lang w:eastAsia="en-PH"/>
          </w:rPr>
          <w:br/>
        </w:r>
      </w:del>
      <w:del w:id="1613" w:author="Jade Raposa" w:date="2024-11-06T00:10:00Z" w16du:dateUtc="2024-11-05T16:10:00Z">
        <w:r w:rsidR="002B278F" w:rsidDel="00870F3A">
          <w:rPr>
            <w:rFonts w:ascii="Georgia" w:eastAsia="Times New Roman" w:hAnsi="Georgia" w:cs="Times New Roman"/>
            <w:color w:val="000000"/>
            <w:lang w:eastAsia="en-PH"/>
          </w:rPr>
          <w:delText>https://www.scribd.com/document/633079447/Chapter-2-RRL-for-Peer-Mentoring-and-Interactive-Reading-Materials-towards-Student-s-Reading-Performance</w:delText>
        </w:r>
      </w:del>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Kp,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1725A637" w:rsidR="008F456D" w:rsidRDefault="00870F3A">
      <w:pPr>
        <w:spacing w:after="0" w:line="480" w:lineRule="auto"/>
        <w:ind w:left="709"/>
        <w:jc w:val="both"/>
        <w:rPr>
          <w:rFonts w:ascii="Georgia" w:eastAsia="Times New Roman" w:hAnsi="Georgia" w:cs="Times New Roman"/>
          <w:lang w:eastAsia="en-PH"/>
        </w:rPr>
      </w:pPr>
      <w:ins w:id="1614" w:author="Jade Raposa" w:date="2024-11-06T00:09:00Z" w16du:dateUtc="2024-11-05T16:09:00Z">
        <w:r w:rsidRPr="00870F3A">
          <w:rPr>
            <w:rFonts w:ascii="Georgia" w:eastAsia="Times New Roman" w:hAnsi="Georgia" w:cs="Times New Roman"/>
            <w:color w:val="000000"/>
            <w:lang w:eastAsia="en-PH"/>
          </w:rPr>
          <w:t>https://tinyurl.com/2y65rjhy</w:t>
        </w:r>
      </w:ins>
      <w:del w:id="1615" w:author="Jade Raposa" w:date="2024-11-06T00:09:00Z" w16du:dateUtc="2024-11-05T16:09:00Z">
        <w:r w:rsidR="002B278F" w:rsidDel="00870F3A">
          <w:rPr>
            <w:rFonts w:ascii="Georgia" w:eastAsia="Times New Roman" w:hAnsi="Georgia" w:cs="Times New Roman"/>
            <w:color w:val="000000"/>
            <w:lang w:eastAsia="en-PH"/>
          </w:rPr>
          <w:delText>https://www.researchgate.net/publication/377718242_The_Educational_Technology_A_Technology_for_Education_and_an_Education_with_Technology</w:delText>
        </w:r>
      </w:del>
      <w:r w:rsidR="002B278F">
        <w:rPr>
          <w:rFonts w:ascii="Georgia" w:eastAsia="Times New Roman" w:hAnsi="Georgia" w:cs="Times New Roman"/>
          <w:color w:val="000000"/>
          <w:lang w:eastAsia="en-PH"/>
        </w:rPr>
        <w:t> </w:t>
      </w:r>
    </w:p>
    <w:p w14:paraId="5C165304" w14:textId="77777777" w:rsidR="008F456D" w:rsidRDefault="002B278F">
      <w:pPr>
        <w:spacing w:after="0" w:line="480" w:lineRule="auto"/>
        <w:ind w:left="709" w:hanging="720"/>
        <w:jc w:val="both"/>
        <w:rPr>
          <w:ins w:id="1616"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Shemshack,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491230E6" w14:textId="39E1D9D7" w:rsidR="0079069E" w:rsidRDefault="002B278F">
      <w:pPr>
        <w:spacing w:after="0" w:line="480" w:lineRule="auto"/>
        <w:ind w:left="709"/>
        <w:jc w:val="both"/>
        <w:rPr>
          <w:ins w:id="1617" w:author="Jade Raposa" w:date="2024-11-06T00:28:00Z" w16du:dateUtc="2024-11-05T16:28:00Z"/>
          <w:rFonts w:ascii="Georgia" w:eastAsia="Times New Roman" w:hAnsi="Georgia" w:cs="Times New Roman"/>
          <w:color w:val="000000"/>
          <w:lang w:eastAsia="en-PH"/>
        </w:rPr>
      </w:pPr>
      <w:del w:id="1618" w:author="Jade Raposa" w:date="2024-10-16T23:10:00Z">
        <w:r>
          <w:rPr>
            <w:rFonts w:ascii="Georgia" w:eastAsia="Times New Roman" w:hAnsi="Georgia" w:cs="Times New Roman"/>
            <w:color w:val="000000"/>
            <w:lang w:eastAsia="en-PH"/>
          </w:rPr>
          <w:br/>
        </w:r>
      </w:del>
      <w:ins w:id="1619" w:author="Jade Raposa" w:date="2024-10-16T23:15:00Z">
        <w:del w:id="1620" w:author="Jade Raposa" w:date="2024-11-06T00:09:00Z" w16du:dateUtc="2024-11-05T16:09:00Z">
          <w:r w:rsidDel="00BA4662">
            <w:rPr>
              <w:rFonts w:ascii="Georgia" w:eastAsia="Times New Roman" w:hAnsi="Georgia" w:cs="Times New Roman"/>
              <w:color w:val="000000"/>
              <w:lang w:eastAsia="en-PH"/>
            </w:rPr>
            <w:fldChar w:fldCharType="begin"/>
          </w:r>
          <w:r w:rsidDel="00BA4662">
            <w:rPr>
              <w:rFonts w:ascii="Georgia" w:eastAsia="Times New Roman" w:hAnsi="Georgia" w:cs="Times New Roman"/>
              <w:color w:val="000000"/>
              <w:lang w:eastAsia="en-PH"/>
            </w:rPr>
            <w:delInstrText>HYPERLINK "</w:delInstrText>
          </w:r>
        </w:del>
      </w:ins>
      <w:del w:id="1621" w:author="Jade Raposa" w:date="2024-11-06T00:09:00Z" w16du:dateUtc="2024-11-05T16:09:00Z">
        <w:r w:rsidDel="00BA4662">
          <w:rPr>
            <w:rFonts w:ascii="Georgia" w:eastAsia="Times New Roman" w:hAnsi="Georgia" w:cs="Times New Roman"/>
            <w:color w:val="000000"/>
            <w:lang w:eastAsia="en-PH"/>
          </w:rPr>
          <w:delInstrText>https://doi.org/10.1186/s40561-020-00140-9</w:delInstrText>
        </w:r>
      </w:del>
      <w:ins w:id="1622" w:author="Jade Raposa" w:date="2024-10-16T23:15:00Z">
        <w:del w:id="1623" w:author="Jade Raposa" w:date="2024-11-06T00:09:00Z" w16du:dateUtc="2024-11-05T16:09:00Z">
          <w:r w:rsidDel="00BA4662">
            <w:rPr>
              <w:rFonts w:ascii="Georgia" w:eastAsia="Times New Roman" w:hAnsi="Georgia" w:cs="Times New Roman"/>
              <w:color w:val="000000"/>
              <w:lang w:eastAsia="en-PH"/>
            </w:rPr>
            <w:delInstrText>"</w:delInstrText>
          </w:r>
          <w:r w:rsidDel="00BA4662">
            <w:rPr>
              <w:rFonts w:ascii="Georgia" w:eastAsia="Times New Roman" w:hAnsi="Georgia" w:cs="Times New Roman"/>
              <w:color w:val="000000"/>
              <w:lang w:eastAsia="en-PH"/>
            </w:rPr>
          </w:r>
          <w:r w:rsidDel="00BA4662">
            <w:rPr>
              <w:rFonts w:ascii="Georgia" w:eastAsia="Times New Roman" w:hAnsi="Georgia" w:cs="Times New Roman"/>
              <w:color w:val="000000"/>
              <w:lang w:eastAsia="en-PH"/>
            </w:rPr>
            <w:fldChar w:fldCharType="separate"/>
          </w:r>
        </w:del>
      </w:ins>
      <w:del w:id="1624" w:author="Jade Raposa" w:date="2024-11-06T00:09:00Z" w16du:dateUtc="2024-11-05T16:09:00Z">
        <w:r w:rsidRPr="00BA4662" w:rsidDel="00BA4662">
          <w:rPr>
            <w:color w:val="000000"/>
            <w:rPrChange w:id="1625" w:author="Jade Raposa" w:date="2024-11-06T00:09:00Z" w16du:dateUtc="2024-11-05T16:09:00Z">
              <w:rPr>
                <w:rStyle w:val="Hyperlink"/>
                <w:rFonts w:ascii="Georgia" w:eastAsia="Times New Roman" w:hAnsi="Georgia" w:cs="Times New Roman"/>
                <w:lang w:eastAsia="en-PH"/>
              </w:rPr>
            </w:rPrChange>
          </w:rPr>
          <w:delText>https://doi.org/10.1186/s40561-020-00140-9</w:delText>
        </w:r>
      </w:del>
      <w:ins w:id="1626" w:author="Jade Raposa" w:date="2024-10-16T23:15:00Z">
        <w:del w:id="1627" w:author="Jade Raposa" w:date="2024-11-06T00:09:00Z" w16du:dateUtc="2024-11-05T16:09:00Z">
          <w:r w:rsidDel="00BA4662">
            <w:rPr>
              <w:rFonts w:ascii="Georgia" w:eastAsia="Times New Roman" w:hAnsi="Georgia" w:cs="Times New Roman"/>
              <w:color w:val="000000"/>
              <w:lang w:eastAsia="en-PH"/>
            </w:rPr>
            <w:fldChar w:fldCharType="end"/>
          </w:r>
        </w:del>
      </w:ins>
      <w:ins w:id="1628" w:author="Jade Raposa" w:date="2024-11-06T00:28:00Z" w16du:dateUtc="2024-11-05T16:28:00Z">
        <w:r w:rsidR="0079069E" w:rsidRPr="0079069E">
          <w:rPr>
            <w:color w:val="000000"/>
            <w:rPrChange w:id="1629" w:author="Jade Raposa" w:date="2024-11-06T00:28:00Z" w16du:dateUtc="2024-11-05T16:28:00Z">
              <w:rPr>
                <w:rStyle w:val="Hyperlink"/>
                <w:rFonts w:ascii="Georgia" w:eastAsia="Times New Roman" w:hAnsi="Georgia" w:cs="Times New Roman"/>
                <w:lang w:eastAsia="en-PH"/>
              </w:rPr>
            </w:rPrChange>
          </w:rPr>
          <w:t>https://doi.org/10.1186/s40561-020-00140-9</w:t>
        </w:r>
      </w:ins>
    </w:p>
    <w:p w14:paraId="6B42FB69" w14:textId="0C86447B" w:rsidR="008F456D" w:rsidRDefault="0079069E">
      <w:pPr>
        <w:spacing w:after="0" w:line="480" w:lineRule="auto"/>
        <w:ind w:left="720" w:hanging="720"/>
        <w:jc w:val="both"/>
        <w:rPr>
          <w:del w:id="1630" w:author="Jade Raposa" w:date="2024-10-16T23:15:00Z"/>
          <w:rFonts w:ascii="Georgia" w:eastAsia="Times New Roman" w:hAnsi="Georgia" w:cs="Times New Roman"/>
          <w:color w:val="000000"/>
          <w:lang w:eastAsia="en-PH"/>
        </w:rPr>
        <w:pPrChange w:id="1631" w:author="Jade Raposa" w:date="2024-11-06T00:28:00Z" w16du:dateUtc="2024-11-05T16:28:00Z">
          <w:pPr>
            <w:spacing w:after="0" w:line="480" w:lineRule="auto"/>
            <w:ind w:left="709"/>
            <w:jc w:val="both"/>
          </w:pPr>
        </w:pPrChange>
      </w:pPr>
      <w:ins w:id="1632" w:author="Jade Raposa" w:date="2024-11-06T00:28:00Z" w16du:dateUtc="2024-11-05T16:28:00Z">
        <w:r w:rsidRPr="0079069E">
          <w:rPr>
            <w:rFonts w:ascii="Georgia" w:eastAsia="Times New Roman" w:hAnsi="Georgia" w:cs="Times New Roman"/>
            <w:color w:val="000000"/>
            <w:lang w:eastAsia="en-PH"/>
          </w:rPr>
          <w:t>Srivastava, S. (2020). How We Align Lean Principles in Our Software Development Process, Appinventiv.</w:t>
        </w:r>
        <w:r>
          <w:rPr>
            <w:rFonts w:ascii="Georgia" w:eastAsia="Times New Roman" w:hAnsi="Georgia" w:cs="Times New Roman"/>
            <w:color w:val="000000"/>
            <w:lang w:eastAsia="en-PH"/>
          </w:rPr>
          <w:br/>
        </w:r>
        <w:r w:rsidRPr="0079069E">
          <w:rPr>
            <w:rFonts w:ascii="Georgia" w:eastAsia="Times New Roman" w:hAnsi="Georgia" w:cs="Times New Roman"/>
            <w:color w:val="000000"/>
            <w:lang w:eastAsia="en-PH"/>
          </w:rPr>
          <w:lastRenderedPageBreak/>
          <w:t>https://appinventiv.com/blog/how-we-integrate-lean-principles-in-software-development/</w:t>
        </w:r>
      </w:ins>
      <w:r w:rsidR="002B278F">
        <w:rPr>
          <w:rFonts w:ascii="Georgia" w:eastAsia="Times New Roman" w:hAnsi="Georgia" w:cs="Times New Roman"/>
          <w:color w:val="000000"/>
          <w:lang w:eastAsia="en-PH"/>
        </w:rPr>
        <w:t> </w:t>
      </w:r>
    </w:p>
    <w:p w14:paraId="00C7D4F3" w14:textId="77777777" w:rsidR="008F456D" w:rsidRDefault="008F456D">
      <w:pPr>
        <w:spacing w:after="0" w:line="480" w:lineRule="auto"/>
        <w:ind w:left="720" w:hanging="720"/>
        <w:jc w:val="both"/>
        <w:rPr>
          <w:ins w:id="1633" w:author="Jade Raposa" w:date="2024-10-16T23:15:00Z"/>
          <w:rFonts w:ascii="Georgia" w:eastAsia="Times New Roman" w:hAnsi="Georgia" w:cs="Times New Roman"/>
          <w:lang w:eastAsia="en-PH"/>
        </w:rPr>
        <w:pPrChange w:id="1634" w:author="Jade Raposa" w:date="2024-11-06T00:28:00Z" w16du:dateUtc="2024-11-05T16:28: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635" w:author="Jade Raposa" w:date="2024-10-16T23:09:00Z"/>
          <w:rFonts w:ascii="Georgia" w:eastAsia="Times New Roman" w:hAnsi="Georgia" w:cs="Times New Roman"/>
          <w:color w:val="000000"/>
          <w:lang w:eastAsia="en-PH"/>
        </w:rPr>
        <w:pPrChange w:id="1636" w:author="Jade Raposa" w:date="2024-10-16T23:15:00Z">
          <w:pPr>
            <w:spacing w:after="0" w:line="480" w:lineRule="auto"/>
            <w:ind w:left="709" w:hanging="720"/>
            <w:jc w:val="both"/>
          </w:pPr>
        </w:pPrChange>
      </w:pPr>
      <w:r>
        <w:rPr>
          <w:rFonts w:ascii="Georgia" w:eastAsia="Times New Roman" w:hAnsi="Georgia" w:cs="Times New Roman"/>
          <w:color w:val="000000"/>
          <w:lang w:eastAsia="en-PH"/>
        </w:rPr>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1725A684" w:rsidR="008F456D" w:rsidRDefault="00BA4662">
      <w:pPr>
        <w:spacing w:after="0" w:line="480" w:lineRule="auto"/>
        <w:ind w:left="709"/>
        <w:jc w:val="both"/>
        <w:rPr>
          <w:rFonts w:ascii="Georgia" w:eastAsia="Times New Roman" w:hAnsi="Georgia" w:cs="Times New Roman"/>
          <w:lang w:eastAsia="en-PH"/>
        </w:rPr>
        <w:pPrChange w:id="1637" w:author="Jade Raposa" w:date="2024-10-16T23:09:00Z">
          <w:pPr>
            <w:spacing w:after="0" w:line="480" w:lineRule="auto"/>
            <w:ind w:left="709" w:hanging="720"/>
            <w:jc w:val="both"/>
          </w:pPr>
        </w:pPrChange>
      </w:pPr>
      <w:ins w:id="1638" w:author="Jade Raposa" w:date="2024-11-06T00:08:00Z" w16du:dateUtc="2024-11-05T16:08:00Z">
        <w:r w:rsidRPr="00BA4662">
          <w:rPr>
            <w:rFonts w:ascii="Georgia" w:eastAsia="Times New Roman" w:hAnsi="Georgia" w:cs="Times New Roman"/>
            <w:color w:val="000000"/>
            <w:lang w:eastAsia="en-PH"/>
          </w:rPr>
          <w:t>https://tinyurl.com/2btm4h6j</w:t>
        </w:r>
      </w:ins>
      <w:del w:id="1639" w:author="Jade Raposa" w:date="2024-10-16T23:09:00Z">
        <w:r w:rsidR="002B278F">
          <w:rPr>
            <w:rFonts w:ascii="Georgia" w:eastAsia="Times New Roman" w:hAnsi="Georgia" w:cs="Times New Roman"/>
            <w:color w:val="000000"/>
            <w:lang w:eastAsia="en-PH"/>
          </w:rPr>
          <w:br/>
        </w:r>
      </w:del>
      <w:del w:id="1640" w:author="Jade Raposa" w:date="2024-11-06T00:08:00Z" w16du:dateUtc="2024-11-05T16:08:00Z">
        <w:r w:rsidR="002B278F" w:rsidDel="00BA4662">
          <w:rPr>
            <w:rFonts w:ascii="Georgia" w:eastAsia="Times New Roman" w:hAnsi="Georgia" w:cs="Times New Roman"/>
            <w:color w:val="000000"/>
            <w:lang w:eastAsia="en-PH"/>
          </w:rPr>
          <w:delText>https://www.researchgate.net/publication/332196330_Online_Mentoring_System_An_Online_Mentor-Student_System</w:delText>
        </w:r>
      </w:del>
    </w:p>
    <w:p w14:paraId="407E6F0B" w14:textId="77777777" w:rsidR="008F456D" w:rsidRDefault="002B278F">
      <w:pPr>
        <w:spacing w:after="0" w:line="480" w:lineRule="auto"/>
        <w:ind w:left="709" w:hanging="720"/>
        <w:jc w:val="both"/>
        <w:rPr>
          <w:ins w:id="1641"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19ED241E" w:rsidR="008F456D" w:rsidRDefault="00811FA4">
      <w:pPr>
        <w:spacing w:after="0" w:line="480" w:lineRule="auto"/>
        <w:ind w:left="709"/>
        <w:jc w:val="both"/>
        <w:rPr>
          <w:rFonts w:ascii="Georgia" w:eastAsia="Times New Roman" w:hAnsi="Georgia" w:cs="Times New Roman"/>
          <w:lang w:eastAsia="en-PH"/>
        </w:rPr>
        <w:pPrChange w:id="1642" w:author="Jade Raposa" w:date="2024-10-16T23:09:00Z">
          <w:pPr>
            <w:spacing w:after="0" w:line="480" w:lineRule="auto"/>
            <w:ind w:left="709" w:hanging="720"/>
            <w:jc w:val="both"/>
          </w:pPr>
        </w:pPrChange>
      </w:pPr>
      <w:ins w:id="1643" w:author="Jade Raposa" w:date="2024-11-06T00:08:00Z" w16du:dateUtc="2024-11-05T16:08:00Z">
        <w:r w:rsidRPr="00811FA4">
          <w:rPr>
            <w:rFonts w:ascii="Georgia" w:eastAsia="Times New Roman" w:hAnsi="Georgia" w:cs="Times New Roman"/>
            <w:color w:val="000000"/>
            <w:lang w:eastAsia="en-PH"/>
          </w:rPr>
          <w:t>https://tinyurl.com/22lfbvfd</w:t>
        </w:r>
      </w:ins>
      <w:del w:id="1644" w:author="Jade Raposa" w:date="2024-10-16T23:09:00Z">
        <w:r w:rsidR="002B278F">
          <w:rPr>
            <w:rFonts w:ascii="Georgia" w:eastAsia="Times New Roman" w:hAnsi="Georgia" w:cs="Times New Roman"/>
            <w:color w:val="000000"/>
            <w:lang w:eastAsia="en-PH"/>
          </w:rPr>
          <w:br/>
        </w:r>
      </w:del>
      <w:del w:id="1645" w:author="Jade Raposa" w:date="2024-11-06T00:08:00Z" w16du:dateUtc="2024-11-05T16:08:00Z">
        <w:r w:rsidR="002B278F" w:rsidDel="00811FA4">
          <w:rPr>
            <w:rFonts w:ascii="Georgia" w:eastAsia="Times New Roman" w:hAnsi="Georgia" w:cs="Times New Roman"/>
            <w:color w:val="000000"/>
            <w:lang w:eastAsia="en-PH"/>
          </w:rPr>
          <w:delText>https://www.researchgate.net/publication/372196974_Grab_A_Tutor_A_Decision_Support_Mobile_App_for_Student_Tutoring</w:delText>
        </w:r>
      </w:del>
    </w:p>
    <w:p w14:paraId="639E1299" w14:textId="77777777" w:rsidR="008F456D" w:rsidRDefault="002B278F">
      <w:pPr>
        <w:spacing w:after="0" w:line="480" w:lineRule="auto"/>
        <w:ind w:left="709" w:hanging="720"/>
        <w:jc w:val="both"/>
        <w:rPr>
          <w:ins w:id="1646"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Vecaldo,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5B3EC9D" w:rsidR="008F456D" w:rsidRDefault="0079069E">
      <w:pPr>
        <w:spacing w:after="0" w:line="480" w:lineRule="auto"/>
        <w:ind w:left="709"/>
        <w:jc w:val="both"/>
        <w:rPr>
          <w:ins w:id="1647" w:author="Jade Raposa" w:date="2024-11-06T00:28:00Z" w16du:dateUtc="2024-11-05T16:28:00Z"/>
          <w:rFonts w:ascii="Georgia" w:eastAsia="Times New Roman" w:hAnsi="Georgia" w:cs="Times New Roman"/>
          <w:color w:val="000000"/>
          <w:lang w:eastAsia="en-PH"/>
        </w:rPr>
      </w:pPr>
      <w:ins w:id="1648" w:author="Jade Raposa" w:date="2024-11-06T00:28:00Z" w16du:dateUtc="2024-11-05T16:28:00Z">
        <w:del w:id="1649" w:author="Jade Raposa [2]" w:date="2024-11-06T21:41:00Z" w16du:dateUtc="2024-11-06T13:41:00Z">
          <w:r w:rsidDel="00D1284A">
            <w:rPr>
              <w:rFonts w:ascii="Georgia" w:eastAsia="Times New Roman" w:hAnsi="Georgia" w:cs="Times New Roman"/>
              <w:color w:val="000000"/>
              <w:lang w:eastAsia="en-PH"/>
            </w:rPr>
            <w:fldChar w:fldCharType="begin"/>
          </w:r>
          <w:r w:rsidDel="00D1284A">
            <w:rPr>
              <w:rFonts w:ascii="Georgia" w:eastAsia="Times New Roman" w:hAnsi="Georgia" w:cs="Times New Roman"/>
              <w:color w:val="000000"/>
              <w:lang w:eastAsia="en-PH"/>
            </w:rPr>
            <w:delInstrText>HYPERLINK "</w:delInstrText>
          </w:r>
        </w:del>
      </w:ins>
      <w:ins w:id="1650" w:author="Jade Raposa" w:date="2024-11-06T00:07:00Z" w16du:dateUtc="2024-11-05T16:07:00Z">
        <w:del w:id="1651" w:author="Jade Raposa [2]" w:date="2024-11-06T21:41:00Z" w16du:dateUtc="2024-11-06T13:41:00Z">
          <w:r w:rsidRPr="00811FA4" w:rsidDel="00D1284A">
            <w:rPr>
              <w:rFonts w:ascii="Georgia" w:eastAsia="Times New Roman" w:hAnsi="Georgia" w:cs="Times New Roman"/>
              <w:color w:val="000000"/>
              <w:lang w:eastAsia="en-PH"/>
            </w:rPr>
            <w:delInstrText>https://</w:delInstrText>
          </w:r>
        </w:del>
      </w:ins>
      <w:ins w:id="1652" w:author="Jade Raposa" w:date="2024-11-06T00:06:00Z" w16du:dateUtc="2024-11-05T16:06:00Z">
        <w:del w:id="1653" w:author="Jade Raposa [2]" w:date="2024-11-06T21:41:00Z" w16du:dateUtc="2024-11-06T13:41:00Z">
          <w:r w:rsidRPr="00AA3BA0" w:rsidDel="00D1284A">
            <w:rPr>
              <w:rFonts w:ascii="Georgia" w:eastAsia="Times New Roman" w:hAnsi="Georgia" w:cs="Times New Roman"/>
              <w:color w:val="000000"/>
              <w:lang w:eastAsia="en-PH"/>
            </w:rPr>
            <w:delInstrText>tinyurl.com/29op4gyt</w:delInstrText>
          </w:r>
        </w:del>
      </w:ins>
      <w:ins w:id="1654" w:author="Jade Raposa" w:date="2024-11-06T00:28:00Z" w16du:dateUtc="2024-11-05T16:28:00Z">
        <w:del w:id="1655" w:author="Jade Raposa [2]" w:date="2024-11-06T21:41:00Z" w16du:dateUtc="2024-11-06T13:41:00Z">
          <w:r w:rsidDel="00D1284A">
            <w:rPr>
              <w:rFonts w:ascii="Georgia" w:eastAsia="Times New Roman" w:hAnsi="Georgia" w:cs="Times New Roman"/>
              <w:color w:val="000000"/>
              <w:lang w:eastAsia="en-PH"/>
            </w:rPr>
            <w:delInstrText>"</w:delInstrText>
          </w:r>
          <w:r w:rsidDel="00D1284A">
            <w:rPr>
              <w:rFonts w:ascii="Georgia" w:eastAsia="Times New Roman" w:hAnsi="Georgia" w:cs="Times New Roman"/>
              <w:color w:val="000000"/>
              <w:lang w:eastAsia="en-PH"/>
            </w:rPr>
          </w:r>
          <w:r w:rsidDel="00D1284A">
            <w:rPr>
              <w:rFonts w:ascii="Georgia" w:eastAsia="Times New Roman" w:hAnsi="Georgia" w:cs="Times New Roman"/>
              <w:color w:val="000000"/>
              <w:lang w:eastAsia="en-PH"/>
            </w:rPr>
            <w:fldChar w:fldCharType="separate"/>
          </w:r>
        </w:del>
      </w:ins>
      <w:ins w:id="1656" w:author="Jade Raposa" w:date="2024-11-06T00:07:00Z" w16du:dateUtc="2024-11-05T16:07:00Z">
        <w:del w:id="1657" w:author="Jade Raposa [2]" w:date="2024-11-06T21:41:00Z" w16du:dateUtc="2024-11-06T13:41:00Z">
          <w:r w:rsidRPr="00D1284A" w:rsidDel="00D1284A">
            <w:rPr>
              <w:rFonts w:ascii="Georgia" w:eastAsia="Times New Roman" w:hAnsi="Georgia" w:cs="Times New Roman"/>
              <w:color w:val="000000"/>
              <w:lang w:eastAsia="en-PH"/>
              <w:rPrChange w:id="1658" w:author="Jade Raposa [2]" w:date="2024-11-06T21:41:00Z" w16du:dateUtc="2024-11-06T13:41:00Z">
                <w:rPr>
                  <w:rStyle w:val="Hyperlink"/>
                  <w:rFonts w:ascii="Georgia" w:eastAsia="Times New Roman" w:hAnsi="Georgia" w:cs="Times New Roman"/>
                  <w:lang w:eastAsia="en-PH"/>
                </w:rPr>
              </w:rPrChange>
            </w:rPr>
            <w:delText>https://</w:delText>
          </w:r>
        </w:del>
      </w:ins>
      <w:ins w:id="1659" w:author="Jade Raposa" w:date="2024-11-06T00:06:00Z" w16du:dateUtc="2024-11-05T16:06:00Z">
        <w:del w:id="1660" w:author="Jade Raposa [2]" w:date="2024-11-06T21:41:00Z" w16du:dateUtc="2024-11-06T13:41:00Z">
          <w:r w:rsidRPr="00D1284A" w:rsidDel="00D1284A">
            <w:rPr>
              <w:rFonts w:ascii="Georgia" w:eastAsia="Times New Roman" w:hAnsi="Georgia" w:cs="Times New Roman"/>
              <w:color w:val="000000"/>
              <w:lang w:eastAsia="en-PH"/>
              <w:rPrChange w:id="1661" w:author="Jade Raposa [2]" w:date="2024-11-06T21:41:00Z" w16du:dateUtc="2024-11-06T13:41:00Z">
                <w:rPr>
                  <w:rStyle w:val="Hyperlink"/>
                  <w:rFonts w:ascii="Georgia" w:eastAsia="Times New Roman" w:hAnsi="Georgia" w:cs="Times New Roman"/>
                  <w:lang w:eastAsia="en-PH"/>
                </w:rPr>
              </w:rPrChange>
            </w:rPr>
            <w:delText>tinyurl.com/29op4gyt</w:delText>
          </w:r>
        </w:del>
      </w:ins>
      <w:ins w:id="1662" w:author="Jade Raposa" w:date="2024-11-06T00:28:00Z" w16du:dateUtc="2024-11-05T16:28:00Z">
        <w:del w:id="1663" w:author="Jade Raposa [2]" w:date="2024-11-06T21:41:00Z" w16du:dateUtc="2024-11-06T13:41:00Z">
          <w:r w:rsidDel="00D1284A">
            <w:rPr>
              <w:rFonts w:ascii="Georgia" w:eastAsia="Times New Roman" w:hAnsi="Georgia" w:cs="Times New Roman"/>
              <w:color w:val="000000"/>
              <w:lang w:eastAsia="en-PH"/>
            </w:rPr>
            <w:fldChar w:fldCharType="end"/>
          </w:r>
        </w:del>
      </w:ins>
      <w:ins w:id="1664" w:author="Jade Raposa [2]" w:date="2024-11-06T21:41:00Z" w16du:dateUtc="2024-11-06T13:41:00Z">
        <w:r w:rsidR="00D1284A" w:rsidRPr="00D1284A">
          <w:rPr>
            <w:rFonts w:ascii="Georgia" w:eastAsia="Times New Roman" w:hAnsi="Georgia" w:cs="Times New Roman"/>
            <w:color w:val="000000"/>
            <w:lang w:eastAsia="en-PH"/>
            <w:rPrChange w:id="1665" w:author="Jade Raposa [2]" w:date="2024-11-06T21:41:00Z" w16du:dateUtc="2024-11-06T13:41:00Z">
              <w:rPr>
                <w:rStyle w:val="Hyperlink"/>
                <w:rFonts w:ascii="Georgia" w:eastAsia="Times New Roman" w:hAnsi="Georgia" w:cs="Times New Roman"/>
                <w:lang w:eastAsia="en-PH"/>
              </w:rPr>
            </w:rPrChange>
          </w:rPr>
          <w:t>https://tinyurl.com/29op4gyt</w:t>
        </w:r>
      </w:ins>
      <w:del w:id="1666" w:author="Jade Raposa" w:date="2024-10-16T23:09:00Z">
        <w:r w:rsidR="002B278F">
          <w:rPr>
            <w:rFonts w:ascii="Georgia" w:eastAsia="Times New Roman" w:hAnsi="Georgia" w:cs="Times New Roman"/>
            <w:color w:val="000000"/>
            <w:lang w:eastAsia="en-PH"/>
          </w:rPr>
          <w:br/>
        </w:r>
      </w:del>
      <w:del w:id="1667" w:author="Jade Raposa" w:date="2024-11-06T00:06:00Z" w16du:dateUtc="2024-11-05T16:06:00Z">
        <w:r w:rsidR="002B278F" w:rsidDel="00AA3BA0">
          <w:rPr>
            <w:rFonts w:ascii="Georgia" w:eastAsia="Times New Roman" w:hAnsi="Georgia" w:cs="Times New Roman"/>
            <w:color w:val="000000"/>
            <w:lang w:eastAsia="en-PH"/>
          </w:rPr>
          <w:delText>https://www.researchgate.net/publication/354606144_Mentoring_Support_of_Cooperating_Teachers_Insights_from_Filipino_Practice_Teachers</w:delText>
        </w:r>
      </w:del>
    </w:p>
    <w:p w14:paraId="4B9925B6" w14:textId="02028603" w:rsidR="0079069E" w:rsidRDefault="0079069E">
      <w:pPr>
        <w:spacing w:after="0" w:line="480" w:lineRule="auto"/>
        <w:ind w:left="709" w:hanging="709"/>
        <w:jc w:val="both"/>
        <w:rPr>
          <w:rFonts w:ascii="Georgia" w:eastAsia="Times New Roman" w:hAnsi="Georgia" w:cs="Times New Roman"/>
          <w:lang w:eastAsia="en-PH"/>
        </w:rPr>
        <w:pPrChange w:id="1668" w:author="Jade Raposa" w:date="2024-11-06T00:29:00Z" w16du:dateUtc="2024-11-05T16:29:00Z">
          <w:pPr>
            <w:spacing w:after="0" w:line="480" w:lineRule="auto"/>
            <w:ind w:left="709" w:hanging="720"/>
            <w:jc w:val="both"/>
          </w:pPr>
        </w:pPrChange>
      </w:pPr>
      <w:ins w:id="1669" w:author="Jade Raposa" w:date="2024-11-06T00:29:00Z" w16du:dateUtc="2024-11-05T16:29:00Z">
        <w:r>
          <w:rPr>
            <w:rFonts w:ascii="Georgia" w:eastAsia="Times New Roman" w:hAnsi="Georgia" w:cs="Times New Roman"/>
            <w:lang w:eastAsia="en-PH"/>
          </w:rPr>
          <w:t>W</w:t>
        </w:r>
      </w:ins>
      <w:ins w:id="1670" w:author="Jade Raposa" w:date="2024-11-06T00:28:00Z" w16du:dateUtc="2024-11-05T16:28:00Z">
        <w:r w:rsidRPr="0079069E">
          <w:rPr>
            <w:rFonts w:ascii="Georgia" w:eastAsia="Times New Roman" w:hAnsi="Georgia" w:cs="Times New Roman"/>
            <w:lang w:eastAsia="en-PH"/>
          </w:rPr>
          <w:t>atson, J., Murin, A., Vashaw, L., Gemin, B., &amp; Rapp, C. (2011). Keeping Pace with K-12 Online Learning: An Annual Review of Policy and Practice, 2011, ERIC.</w:t>
        </w:r>
      </w:ins>
      <w:ins w:id="1671" w:author="Jade Raposa" w:date="2024-11-06T00:29:00Z" w16du:dateUtc="2024-11-05T16:29:00Z">
        <w:r>
          <w:rPr>
            <w:rFonts w:ascii="Georgia" w:eastAsia="Times New Roman" w:hAnsi="Georgia" w:cs="Times New Roman"/>
            <w:lang w:eastAsia="en-PH"/>
          </w:rPr>
          <w:br/>
        </w:r>
      </w:ins>
      <w:ins w:id="1672" w:author="Jade Raposa" w:date="2024-11-06T00:28:00Z" w16du:dateUtc="2024-11-05T16:28:00Z">
        <w:r w:rsidRPr="0079069E">
          <w:rPr>
            <w:rFonts w:ascii="Georgia" w:eastAsia="Times New Roman" w:hAnsi="Georgia" w:cs="Times New Roman"/>
            <w:lang w:eastAsia="en-PH"/>
          </w:rPr>
          <w:t>https://eric.ed.gov/?id=ED535912</w:t>
        </w:r>
      </w:ins>
    </w:p>
    <w:p w14:paraId="0517BE9B" w14:textId="77777777" w:rsidR="008F456D" w:rsidRDefault="002B278F">
      <w:pPr>
        <w:spacing w:after="0" w:line="480" w:lineRule="auto"/>
        <w:ind w:left="709" w:hanging="709"/>
        <w:jc w:val="both"/>
        <w:rPr>
          <w:ins w:id="1673"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5750F690" w:rsidR="008F456D" w:rsidDel="00511CB3" w:rsidRDefault="002B278F">
      <w:pPr>
        <w:spacing w:after="0" w:line="480" w:lineRule="auto"/>
        <w:ind w:left="709"/>
        <w:jc w:val="both"/>
        <w:rPr>
          <w:del w:id="1674" w:author="Jade Raposa" w:date="2024-11-06T00:26:00Z" w16du:dateUtc="2024-11-05T16:26:00Z"/>
          <w:rFonts w:ascii="Georgia" w:eastAsia="Times New Roman" w:hAnsi="Georgia" w:cs="Times New Roman"/>
          <w:lang w:eastAsia="en-PH"/>
        </w:rPr>
        <w:pPrChange w:id="1675" w:author="Jade Raposa" w:date="2024-10-16T23:09:00Z">
          <w:pPr>
            <w:spacing w:after="0" w:line="480" w:lineRule="auto"/>
            <w:ind w:left="709" w:hanging="709"/>
            <w:jc w:val="both"/>
          </w:pPr>
        </w:pPrChange>
      </w:pPr>
      <w:ins w:id="1676" w:author="Jade Raposa" w:date="2024-10-16T23:09:00Z">
        <w:r>
          <w:rPr>
            <w:rFonts w:ascii="Georgia" w:eastAsia="Times New Roman" w:hAnsi="Georgia" w:cs="Times New Roman"/>
            <w:color w:val="000000"/>
            <w:lang w:eastAsia="en-PH"/>
          </w:rPr>
          <w:t xml:space="preserve"> </w:t>
        </w:r>
      </w:ins>
      <w:ins w:id="1677" w:author="Jade Raposa" w:date="2024-11-06T00:28:00Z" w16du:dateUtc="2024-11-05T16:28:00Z">
        <w:r w:rsidR="0079069E">
          <w:rPr>
            <w:rFonts w:ascii="Georgia" w:eastAsia="Times New Roman" w:hAnsi="Georgia" w:cs="Times New Roman"/>
            <w:color w:val="000000"/>
            <w:lang w:eastAsia="en-PH"/>
          </w:rPr>
          <w:tab/>
        </w:r>
      </w:ins>
      <w:del w:id="1678"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1F47F195" w:rsidR="008F456D" w:rsidDel="00511CB3" w:rsidRDefault="002B278F">
      <w:pPr>
        <w:spacing w:after="0" w:line="480" w:lineRule="auto"/>
        <w:ind w:left="720" w:hanging="720"/>
        <w:jc w:val="both"/>
        <w:rPr>
          <w:del w:id="1679" w:author="Jade Raposa" w:date="2024-11-06T00:26:00Z" w16du:dateUtc="2024-11-05T16:26:00Z"/>
          <w:rFonts w:ascii="Georgia" w:eastAsia="Times New Roman" w:hAnsi="Georgia" w:cs="Times New Roman"/>
          <w:color w:val="000000"/>
          <w:lang w:eastAsia="en-PH"/>
        </w:rPr>
        <w:pPrChange w:id="1680" w:author="Jade Raposa" w:date="2024-11-06T00:24:00Z" w16du:dateUtc="2024-11-05T16:24:00Z">
          <w:pPr>
            <w:spacing w:after="0" w:line="480" w:lineRule="auto"/>
            <w:ind w:left="709" w:hanging="720"/>
            <w:jc w:val="both"/>
          </w:pPr>
        </w:pPrChange>
      </w:pPr>
      <w:del w:id="1681" w:author="Jade Raposa" w:date="2024-11-06T00:26:00Z" w16du:dateUtc="2024-11-05T16:26:00Z">
        <w:r w:rsidDel="00511CB3">
          <w:rPr>
            <w:rFonts w:ascii="Georgia" w:eastAsia="Times New Roman" w:hAnsi="Georgia" w:cs="Times New Roman"/>
            <w:color w:val="000000"/>
            <w:lang w:eastAsia="en-PH"/>
          </w:rPr>
          <w:delText>Garrison, Anderson &amp; Archer (2000, 2001).</w:delText>
        </w:r>
        <w:r w:rsidDel="00511CB3">
          <w:rPr>
            <w:rFonts w:ascii="Georgia" w:eastAsia="Times New Roman" w:hAnsi="Georgia" w:cs="Times New Roman"/>
            <w:i/>
            <w:iCs/>
            <w:color w:val="000000"/>
            <w:lang w:eastAsia="en-PH"/>
          </w:rPr>
          <w:delText xml:space="preserve"> Community of Inquiry</w:delText>
        </w:r>
        <w:r w:rsidDel="00511CB3">
          <w:rPr>
            <w:rFonts w:ascii="Georgia" w:eastAsia="Times New Roman" w:hAnsi="Georgia" w:cs="Times New Roman"/>
            <w:color w:val="000000"/>
            <w:lang w:eastAsia="en-PH"/>
          </w:rPr>
          <w:delText>, Office of Curriculum, Assessment and Teaching Transformation, University at Buffalo.</w:delText>
        </w:r>
        <w:r w:rsidDel="00511CB3">
          <w:rPr>
            <w:rFonts w:ascii="Georgia" w:eastAsia="Times New Roman" w:hAnsi="Georgia" w:cs="Times New Roman"/>
            <w:color w:val="000000"/>
            <w:lang w:eastAsia="en-PH"/>
          </w:rPr>
          <w:br/>
          <w:delText> </w:delText>
        </w:r>
      </w:del>
    </w:p>
    <w:p w14:paraId="73A08550" w14:textId="20B78498" w:rsidR="008F456D" w:rsidDel="00851EBB" w:rsidRDefault="008F456D">
      <w:pPr>
        <w:spacing w:after="0" w:line="480" w:lineRule="auto"/>
        <w:jc w:val="both"/>
        <w:rPr>
          <w:ins w:id="1682" w:author="Jade Raposa" w:date="2024-10-16T23:06:00Z"/>
          <w:del w:id="1683" w:author="Jade Raposa" w:date="2024-11-06T00:27:00Z" w16du:dateUtc="2024-11-05T16:27:00Z"/>
          <w:rFonts w:ascii="Georgia" w:eastAsia="Times New Roman" w:hAnsi="Georgia" w:cs="Times New Roman"/>
          <w:lang w:eastAsia="en-PH"/>
        </w:rPr>
        <w:pPrChange w:id="1684" w:author="Jade Raposa" w:date="2024-11-06T00:28:00Z" w16du:dateUtc="2024-11-05T16:28:00Z">
          <w:pPr>
            <w:spacing w:after="0" w:line="480" w:lineRule="auto"/>
            <w:ind w:left="709" w:hanging="720"/>
            <w:jc w:val="both"/>
          </w:pPr>
        </w:pPrChange>
      </w:pPr>
    </w:p>
    <w:p w14:paraId="24C98543" w14:textId="07296AAF" w:rsidR="008F456D" w:rsidDel="0079069E" w:rsidRDefault="002B278F">
      <w:pPr>
        <w:spacing w:after="0" w:line="480" w:lineRule="auto"/>
        <w:ind w:hanging="709"/>
        <w:jc w:val="both"/>
        <w:rPr>
          <w:ins w:id="1685" w:author="Jade Raposa" w:date="2024-10-16T23:12:00Z"/>
          <w:del w:id="1686" w:author="Jade Raposa" w:date="2024-11-06T00:28:00Z" w16du:dateUtc="2024-11-05T16:28:00Z"/>
          <w:rFonts w:ascii="Georgia" w:eastAsia="Times New Roman" w:hAnsi="Georgia" w:cs="Times New Roman"/>
          <w:color w:val="000000"/>
          <w:lang w:eastAsia="en-PH"/>
        </w:rPr>
        <w:pPrChange w:id="1687" w:author="Jade Raposa" w:date="2024-11-06T00:28:00Z" w16du:dateUtc="2024-11-05T16:28:00Z">
          <w:pPr>
            <w:spacing w:after="0" w:line="480" w:lineRule="auto"/>
            <w:ind w:left="709" w:hanging="709"/>
            <w:jc w:val="both"/>
          </w:pPr>
        </w:pPrChange>
      </w:pPr>
      <w:del w:id="1688" w:author="Jade Raposa" w:date="2024-11-06T00:28:00Z" w16du:dateUtc="2024-11-05T16:28:00Z">
        <w:r w:rsidDel="0079069E">
          <w:rPr>
            <w:rFonts w:ascii="Georgia" w:eastAsia="Times New Roman" w:hAnsi="Georgia" w:cs="Times New Roman"/>
            <w:color w:val="000000"/>
            <w:lang w:eastAsia="en-PH"/>
          </w:rPr>
          <w:delText xml:space="preserve">Srivastava, S. (2020). </w:delText>
        </w:r>
        <w:r w:rsidDel="0079069E">
          <w:rPr>
            <w:rFonts w:ascii="Georgia" w:eastAsia="Times New Roman" w:hAnsi="Georgia" w:cs="Times New Roman"/>
            <w:i/>
            <w:iCs/>
            <w:color w:val="000000"/>
            <w:lang w:eastAsia="en-PH"/>
          </w:rPr>
          <w:delText>How We Align Lean Principles in Our Software Development Process</w:delText>
        </w:r>
        <w:r w:rsidDel="0079069E">
          <w:rPr>
            <w:rFonts w:ascii="Georgia" w:eastAsia="Times New Roman" w:hAnsi="Georgia" w:cs="Times New Roman"/>
            <w:color w:val="000000"/>
            <w:lang w:eastAsia="en-PH"/>
          </w:rPr>
          <w:delText>, Appinventiv.</w:delText>
        </w:r>
      </w:del>
    </w:p>
    <w:p w14:paraId="3068DCEC" w14:textId="5B2E0C67" w:rsidR="008F456D" w:rsidDel="0079069E" w:rsidRDefault="002B278F">
      <w:pPr>
        <w:spacing w:after="0" w:line="480" w:lineRule="auto"/>
        <w:jc w:val="both"/>
        <w:rPr>
          <w:del w:id="1689" w:author="Jade Raposa" w:date="2024-11-06T00:28:00Z" w16du:dateUtc="2024-11-05T16:28:00Z"/>
          <w:rFonts w:ascii="Georgia" w:eastAsia="Times New Roman" w:hAnsi="Georgia" w:cs="Times New Roman"/>
          <w:color w:val="000000"/>
          <w:lang w:eastAsia="en-PH"/>
        </w:rPr>
        <w:pPrChange w:id="1690" w:author="Jade Raposa" w:date="2024-11-06T00:28:00Z" w16du:dateUtc="2024-11-05T16:28:00Z">
          <w:pPr>
            <w:spacing w:after="0" w:line="480" w:lineRule="auto"/>
            <w:ind w:left="709" w:hanging="709"/>
            <w:jc w:val="both"/>
          </w:pPr>
        </w:pPrChange>
      </w:pPr>
      <w:ins w:id="1691" w:author="Jade Raposa" w:date="2024-10-16T23:09:00Z">
        <w:del w:id="1692" w:author="Jade Raposa" w:date="2024-11-06T00:28:00Z" w16du:dateUtc="2024-11-05T16:28:00Z">
          <w:r w:rsidDel="0079069E">
            <w:rPr>
              <w:rFonts w:ascii="Georgia" w:eastAsia="Times New Roman" w:hAnsi="Georgia" w:cs="Times New Roman"/>
              <w:color w:val="000000"/>
              <w:lang w:eastAsia="en-PH"/>
            </w:rPr>
            <w:delText>development/</w:delText>
          </w:r>
        </w:del>
      </w:ins>
      <w:del w:id="1693" w:author="Jade Raposa" w:date="2024-11-06T00:28:00Z" w16du:dateUtc="2024-11-05T16:28:00Z">
        <w:r w:rsidDel="0079069E">
          <w:rPr>
            <w:rFonts w:ascii="Georgia" w:eastAsia="Times New Roman" w:hAnsi="Georgia" w:cs="Times New Roman"/>
            <w:color w:val="000000"/>
            <w:lang w:eastAsia="en-PH"/>
          </w:rPr>
          <w:br/>
        </w:r>
      </w:del>
    </w:p>
    <w:p w14:paraId="4C6E129A" w14:textId="77777777" w:rsidR="008F456D" w:rsidDel="00336A1F" w:rsidRDefault="008F456D">
      <w:pPr>
        <w:spacing w:after="0" w:line="480" w:lineRule="auto"/>
        <w:jc w:val="both"/>
        <w:rPr>
          <w:ins w:id="1694" w:author="Jade Raposa" w:date="2024-10-16T23:07:00Z"/>
          <w:del w:id="1695" w:author="Jade Raposa" w:date="2024-11-06T00:24:00Z" w16du:dateUtc="2024-11-05T16:24:00Z"/>
          <w:rFonts w:ascii="Georgia" w:eastAsia="Times New Roman" w:hAnsi="Georgia" w:cs="Times New Roman"/>
          <w:color w:val="000000"/>
          <w:lang w:eastAsia="en-PH"/>
        </w:rPr>
        <w:pPrChange w:id="1696" w:author="Jade Raposa" w:date="2024-11-06T00:28:00Z" w16du:dateUtc="2024-11-05T16:28:00Z">
          <w:pPr>
            <w:spacing w:after="0" w:line="480" w:lineRule="auto"/>
            <w:ind w:left="709" w:hanging="720"/>
            <w:jc w:val="both"/>
          </w:pPr>
        </w:pPrChange>
      </w:pPr>
    </w:p>
    <w:p w14:paraId="6DBC9A6A" w14:textId="699F2642" w:rsidR="007C3994" w:rsidRDefault="007C3994">
      <w:pPr>
        <w:spacing w:after="0" w:line="480" w:lineRule="auto"/>
        <w:rPr>
          <w:ins w:id="1697" w:author="Jade Raposa" w:date="2024-11-06T00:18:00Z" w16du:dateUtc="2024-11-05T16:18:00Z"/>
          <w:rFonts w:ascii="Georgia" w:eastAsia="Times New Roman" w:hAnsi="Georgia" w:cs="Times New Roman"/>
          <w:color w:val="000000"/>
          <w:lang w:eastAsia="en-PH"/>
        </w:rPr>
        <w:pPrChange w:id="1698" w:author="Jade Raposa" w:date="2024-11-06T00:28:00Z" w16du:dateUtc="2024-11-05T16:28:00Z">
          <w:pPr>
            <w:spacing w:after="0" w:line="480" w:lineRule="auto"/>
            <w:ind w:left="720" w:hanging="720"/>
          </w:pPr>
        </w:pPrChange>
      </w:pPr>
    </w:p>
    <w:p w14:paraId="30392069" w14:textId="129F1D00" w:rsidR="007B4C2D" w:rsidRPr="00857E84" w:rsidRDefault="007B4C2D">
      <w:pPr>
        <w:spacing w:after="0" w:line="480" w:lineRule="auto"/>
        <w:ind w:left="720" w:hanging="720"/>
        <w:rPr>
          <w:ins w:id="1699" w:author="Jade Raposa" w:date="2024-10-16T23:08:00Z"/>
          <w:rFonts w:ascii="Georgia" w:eastAsia="Times New Roman" w:hAnsi="Georgia" w:cs="Times New Roman"/>
          <w:color w:val="000000"/>
          <w:lang w:eastAsia="en-PH"/>
        </w:rPr>
        <w:sectPr w:rsidR="007B4C2D" w:rsidRPr="00857E84">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Change w:id="1716" w:author="Jade Raposa" w:date="2024-11-06T00:20:00Z" w16du:dateUtc="2024-11-05T16:20:00Z">
          <w:pPr>
            <w:spacing w:before="240" w:after="240" w:line="240" w:lineRule="auto"/>
            <w:jc w:val="center"/>
          </w:pPr>
        </w:pPrChange>
      </w:pPr>
    </w:p>
    <w:p w14:paraId="656EFC4F" w14:textId="77777777" w:rsidR="008F456D" w:rsidRDefault="002B278F">
      <w:pPr>
        <w:spacing w:after="0" w:line="480" w:lineRule="auto"/>
        <w:ind w:left="709" w:hanging="709"/>
        <w:jc w:val="both"/>
        <w:rPr>
          <w:del w:id="1717"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718" w:author="Jade Raposa" w:date="2024-10-16T23:06:00Z">
          <w:pPr>
            <w:spacing w:after="0" w:line="480" w:lineRule="auto"/>
            <w:ind w:left="709" w:firstLine="11"/>
            <w:jc w:val="both"/>
          </w:pPr>
        </w:pPrChange>
      </w:pPr>
      <w:del w:id="1719"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756" w:author="Jade Raposa" w:date="2024-10-17T00:34:00Z"/>
          <w:rFonts w:ascii="Georgia" w:eastAsia="Georgia" w:hAnsi="Georgia" w:cs="Georgia"/>
          <w:b/>
          <w:bCs/>
          <w:lang w:val="en-US"/>
        </w:rPr>
      </w:pPr>
      <w:ins w:id="1757"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rFonts w:ascii="Georgia" w:eastAsia="Times New Roman" w:hAnsi="Georgia" w:cs="Arial"/>
              </w:rPr>
            </w:pPr>
            <w:ins w:id="1758"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rFonts w:ascii="Georgia" w:eastAsia="Times New Roman" w:hAnsi="Georgia" w:cs="Arial"/>
                <w:i/>
                <w:iCs/>
              </w:rPr>
            </w:pPr>
            <w:ins w:id="1759"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rFonts w:ascii="Georgia" w:eastAsia="Times New Roman" w:hAnsi="Georgia" w:cs="Arial"/>
              </w:rPr>
            </w:pPr>
            <w:ins w:id="176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rFonts w:ascii="Georgia" w:eastAsia="Times New Roman" w:hAnsi="Georgia" w:cs="Arial"/>
              </w:rPr>
            </w:pPr>
            <w:ins w:id="1761"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rFonts w:ascii="Georgia" w:eastAsia="Times New Roman" w:hAnsi="Georgia" w:cs="Arial"/>
              </w:rPr>
            </w:pPr>
            <w:ins w:id="176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rFonts w:ascii="Georgia" w:eastAsia="Times New Roman" w:hAnsi="Georgia" w:cs="Arial"/>
              </w:rPr>
            </w:pPr>
            <w:ins w:id="176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rFonts w:ascii="Georgia" w:eastAsia="Times New Roman" w:hAnsi="Georgia" w:cs="Arial"/>
              </w:rPr>
            </w:pPr>
            <w:ins w:id="1764"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rFonts w:ascii="Georgia" w:eastAsia="Times New Roman" w:hAnsi="Georgia" w:cs="Arial"/>
              </w:rPr>
            </w:pPr>
            <w:ins w:id="1765"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rFonts w:ascii="Georgia" w:eastAsia="Times New Roman" w:hAnsi="Georgia" w:cs="Arial"/>
                <w:b/>
                <w:bCs/>
              </w:rPr>
            </w:pPr>
            <w:ins w:id="1766"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rFonts w:ascii="Georgia" w:eastAsia="Times New Roman" w:hAnsi="Georgia" w:cs="Arial"/>
              </w:rPr>
            </w:pPr>
            <w:ins w:id="1767"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rFonts w:ascii="Georgia" w:eastAsia="Times New Roman" w:hAnsi="Georgia" w:cs="Arial"/>
                <w:i/>
                <w:iCs/>
              </w:rPr>
            </w:pPr>
            <w:ins w:id="1768"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rFonts w:ascii="Georgia" w:eastAsia="Times New Roman" w:hAnsi="Georgia" w:cs="Arial"/>
              </w:rPr>
            </w:pPr>
            <w:ins w:id="1769"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rFonts w:ascii="Georgia" w:eastAsia="Times New Roman" w:hAnsi="Georgia" w:cs="Arial"/>
              </w:rPr>
            </w:pPr>
            <w:ins w:id="1770"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rFonts w:ascii="Georgia" w:eastAsia="Times New Roman" w:hAnsi="Georgia" w:cs="Arial"/>
              </w:rPr>
            </w:pPr>
            <w:ins w:id="177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rFonts w:ascii="Georgia" w:eastAsia="Times New Roman" w:hAnsi="Georgia" w:cs="Arial"/>
              </w:rPr>
            </w:pPr>
            <w:ins w:id="177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rFonts w:ascii="Georgia" w:eastAsia="Times New Roman" w:hAnsi="Georgia" w:cs="Arial"/>
              </w:rPr>
            </w:pPr>
            <w:ins w:id="1773"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rFonts w:ascii="Georgia" w:eastAsia="Times New Roman" w:hAnsi="Georgia" w:cs="Arial"/>
                <w:b/>
                <w:bCs/>
              </w:rPr>
            </w:pPr>
            <w:ins w:id="1774"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rFonts w:ascii="Georgia" w:eastAsia="Times New Roman" w:hAnsi="Georgia" w:cs="Arial"/>
              </w:rPr>
            </w:pPr>
            <w:ins w:id="1775"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rFonts w:ascii="Georgia" w:eastAsia="Times New Roman" w:hAnsi="Georgia" w:cs="Arial"/>
                <w:i/>
                <w:iCs/>
              </w:rPr>
            </w:pPr>
            <w:ins w:id="1776"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rFonts w:ascii="Georgia" w:eastAsia="Times New Roman" w:hAnsi="Georgia" w:cs="Arial"/>
              </w:rPr>
            </w:pPr>
            <w:ins w:id="1777"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rFonts w:ascii="Georgia" w:eastAsia="Times New Roman" w:hAnsi="Georgia" w:cs="Arial"/>
              </w:rPr>
            </w:pPr>
            <w:ins w:id="1778"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rFonts w:ascii="Georgia" w:eastAsia="Times New Roman" w:hAnsi="Georgia" w:cs="Arial"/>
              </w:rPr>
            </w:pPr>
            <w:ins w:id="177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rFonts w:ascii="Georgia" w:eastAsia="Times New Roman" w:hAnsi="Georgia" w:cs="Arial"/>
              </w:rPr>
            </w:pPr>
            <w:ins w:id="178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rFonts w:ascii="Georgia" w:eastAsia="Times New Roman" w:hAnsi="Georgia" w:cs="Arial"/>
              </w:rPr>
            </w:pPr>
            <w:ins w:id="1781"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rFonts w:ascii="Georgia" w:eastAsia="Times New Roman" w:hAnsi="Georgia" w:cs="Arial"/>
              </w:rPr>
            </w:pPr>
            <w:ins w:id="1782"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rFonts w:ascii="Georgia" w:eastAsia="Times New Roman" w:hAnsi="Georgia" w:cs="Arial"/>
                <w:b/>
                <w:bCs/>
              </w:rPr>
            </w:pPr>
            <w:ins w:id="1783"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rFonts w:ascii="Georgia" w:eastAsia="Times New Roman" w:hAnsi="Georgia" w:cs="Arial"/>
              </w:rPr>
            </w:pPr>
            <w:ins w:id="1784"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rFonts w:ascii="Georgia" w:eastAsia="Times New Roman" w:hAnsi="Georgia" w:cs="Arial"/>
                <w:i/>
                <w:iCs/>
              </w:rPr>
            </w:pPr>
            <w:ins w:id="1785"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rFonts w:ascii="Georgia" w:eastAsia="Times New Roman" w:hAnsi="Georgia" w:cs="Arial"/>
              </w:rPr>
            </w:pPr>
            <w:ins w:id="178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rFonts w:ascii="Georgia" w:eastAsia="Times New Roman" w:hAnsi="Georgia" w:cs="Arial"/>
              </w:rPr>
            </w:pPr>
            <w:ins w:id="1787"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rFonts w:ascii="Georgia" w:eastAsia="Times New Roman" w:hAnsi="Georgia" w:cs="Arial"/>
              </w:rPr>
            </w:pPr>
            <w:ins w:id="1788"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rFonts w:ascii="Georgia" w:eastAsia="Times New Roman" w:hAnsi="Georgia" w:cs="Arial"/>
              </w:rPr>
            </w:pPr>
            <w:ins w:id="178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rFonts w:ascii="Georgia" w:eastAsia="Times New Roman" w:hAnsi="Georgia" w:cs="Arial"/>
              </w:rPr>
            </w:pPr>
            <w:ins w:id="179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rFonts w:ascii="Georgia" w:eastAsia="Times New Roman" w:hAnsi="Georgia" w:cs="Arial"/>
              </w:rPr>
            </w:pPr>
            <w:ins w:id="1791"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rFonts w:ascii="Georgia" w:eastAsia="Times New Roman" w:hAnsi="Georgia" w:cs="Arial"/>
                <w:b/>
                <w:bCs/>
              </w:rPr>
            </w:pPr>
            <w:ins w:id="1792"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rFonts w:ascii="Georgia" w:eastAsia="Times New Roman" w:hAnsi="Georgia" w:cs="Arial"/>
              </w:rPr>
            </w:pPr>
            <w:ins w:id="1793"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rFonts w:ascii="Georgia" w:eastAsia="Times New Roman" w:hAnsi="Georgia" w:cs="Arial"/>
                <w:i/>
                <w:iCs/>
              </w:rPr>
            </w:pPr>
            <w:ins w:id="1794"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rFonts w:ascii="Georgia" w:eastAsia="Times New Roman" w:hAnsi="Georgia" w:cs="Arial"/>
              </w:rPr>
            </w:pPr>
            <w:ins w:id="179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rFonts w:ascii="Georgia" w:eastAsia="Times New Roman" w:hAnsi="Georgia" w:cs="Arial"/>
              </w:rPr>
            </w:pPr>
            <w:ins w:id="1796"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rFonts w:ascii="Georgia" w:eastAsia="Times New Roman" w:hAnsi="Georgia" w:cs="Arial"/>
              </w:rPr>
            </w:pPr>
            <w:ins w:id="179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rFonts w:ascii="Georgia" w:eastAsia="Times New Roman" w:hAnsi="Georgia" w:cs="Arial"/>
              </w:rPr>
            </w:pPr>
            <w:ins w:id="179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rFonts w:ascii="Georgia" w:eastAsia="Times New Roman" w:hAnsi="Georgia" w:cs="Arial"/>
              </w:rPr>
            </w:pPr>
            <w:ins w:id="179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rFonts w:ascii="Georgia" w:eastAsia="Times New Roman" w:hAnsi="Georgia" w:cs="Arial"/>
              </w:rPr>
            </w:pPr>
            <w:ins w:id="1800"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rFonts w:ascii="Georgia" w:eastAsia="Times New Roman" w:hAnsi="Georgia" w:cs="Arial"/>
                <w:b/>
                <w:bCs/>
              </w:rPr>
            </w:pPr>
            <w:ins w:id="1801"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rFonts w:ascii="Georgia" w:eastAsia="Times New Roman" w:hAnsi="Georgia" w:cs="Arial"/>
              </w:rPr>
            </w:pPr>
            <w:ins w:id="1802"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rFonts w:ascii="Georgia" w:eastAsia="Times New Roman" w:hAnsi="Georgia" w:cs="Arial"/>
                <w:b/>
                <w:bCs/>
              </w:rPr>
            </w:pPr>
            <w:ins w:id="1803"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rFonts w:ascii="Georgia" w:eastAsia="Times New Roman" w:hAnsi="Georgia" w:cs="Arial"/>
                <w:b/>
                <w:bCs/>
              </w:rPr>
            </w:pPr>
            <w:ins w:id="1804"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rFonts w:ascii="Georgia" w:eastAsia="Times New Roman" w:hAnsi="Georgia" w:cs="Arial"/>
                <w:b/>
                <w:bCs/>
              </w:rPr>
            </w:pPr>
            <w:ins w:id="1805"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rFonts w:ascii="Georgia" w:eastAsia="Times New Roman" w:hAnsi="Georgia" w:cs="Arial"/>
              </w:rPr>
            </w:pPr>
            <w:ins w:id="1806"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rFonts w:ascii="Georgia" w:eastAsia="Times New Roman" w:hAnsi="Georgia" w:cs="Arial"/>
                <w:i/>
                <w:iCs/>
              </w:rPr>
            </w:pPr>
            <w:ins w:id="1807"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rFonts w:ascii="Georgia" w:eastAsia="Times New Roman" w:hAnsi="Georgia" w:cs="Arial"/>
              </w:rPr>
            </w:pPr>
            <w:ins w:id="180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rFonts w:ascii="Georgia" w:eastAsia="Times New Roman" w:hAnsi="Georgia" w:cs="Arial"/>
              </w:rPr>
            </w:pPr>
            <w:ins w:id="1809"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rFonts w:ascii="Georgia" w:eastAsia="Times New Roman" w:hAnsi="Georgia" w:cs="Arial"/>
              </w:rPr>
            </w:pPr>
            <w:ins w:id="1810"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rFonts w:ascii="Georgia" w:eastAsia="Times New Roman" w:hAnsi="Georgia" w:cs="Arial"/>
              </w:rPr>
            </w:pPr>
            <w:ins w:id="181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rFonts w:ascii="Georgia" w:eastAsia="Times New Roman" w:hAnsi="Georgia" w:cs="Arial"/>
              </w:rPr>
            </w:pPr>
            <w:ins w:id="1812"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rFonts w:ascii="Georgia" w:eastAsia="Times New Roman" w:hAnsi="Georgia" w:cs="Arial"/>
              </w:rPr>
            </w:pPr>
            <w:ins w:id="1813"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rFonts w:ascii="Georgia" w:eastAsia="Times New Roman" w:hAnsi="Georgia" w:cs="Arial"/>
                <w:b/>
                <w:bCs/>
              </w:rPr>
            </w:pPr>
            <w:ins w:id="1814"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rFonts w:ascii="Georgia" w:eastAsia="Times New Roman" w:hAnsi="Georgia" w:cs="Arial"/>
              </w:rPr>
            </w:pPr>
            <w:ins w:id="1815"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rFonts w:ascii="Georgia" w:eastAsia="Times New Roman" w:hAnsi="Georgia" w:cs="Arial"/>
                <w:i/>
                <w:iCs/>
              </w:rPr>
            </w:pPr>
            <w:ins w:id="1816"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rFonts w:ascii="Georgia" w:eastAsia="Times New Roman" w:hAnsi="Georgia" w:cs="Arial"/>
              </w:rPr>
            </w:pPr>
            <w:ins w:id="1817"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rFonts w:ascii="Georgia" w:eastAsia="Times New Roman" w:hAnsi="Georgia" w:cs="Arial"/>
              </w:rPr>
            </w:pPr>
            <w:ins w:id="1818"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rFonts w:ascii="Georgia" w:eastAsia="Times New Roman" w:hAnsi="Georgia" w:cs="Arial"/>
              </w:rPr>
            </w:pPr>
            <w:ins w:id="181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rFonts w:ascii="Georgia" w:eastAsia="Times New Roman" w:hAnsi="Georgia" w:cs="Arial"/>
              </w:rPr>
            </w:pPr>
            <w:ins w:id="182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rFonts w:ascii="Georgia" w:eastAsia="Times New Roman" w:hAnsi="Georgia" w:cs="Arial"/>
              </w:rPr>
            </w:pPr>
            <w:ins w:id="1821"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rFonts w:ascii="Georgia" w:eastAsia="Times New Roman" w:hAnsi="Georgia" w:cs="Arial"/>
              </w:rPr>
            </w:pPr>
            <w:ins w:id="1822"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rFonts w:ascii="Georgia" w:eastAsia="Times New Roman" w:hAnsi="Georgia" w:cs="Arial"/>
                <w:b/>
                <w:bCs/>
              </w:rPr>
            </w:pPr>
            <w:ins w:id="1823"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rFonts w:ascii="Georgia" w:eastAsia="Times New Roman" w:hAnsi="Georgia" w:cs="Arial"/>
              </w:rPr>
            </w:pPr>
            <w:ins w:id="1824"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825" w:author="Jade Raposa" w:date="2024-10-17T00:45:00Z"/>
                <w:rFonts w:ascii="Georgia" w:eastAsia="Times New Roman" w:hAnsi="Georgia" w:cs="Arial"/>
                <w:b/>
                <w:bCs/>
              </w:rPr>
            </w:pPr>
          </w:p>
          <w:p w14:paraId="0F2CA624" w14:textId="77777777" w:rsidR="00A272BF" w:rsidRDefault="00A272BF" w:rsidP="00A272BF">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rFonts w:ascii="Georgia" w:eastAsia="Times New Roman" w:hAnsi="Georgia" w:cs="Arial"/>
                <w:b/>
                <w:bCs/>
              </w:rPr>
            </w:pPr>
            <w:ins w:id="1826"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rFonts w:ascii="Georgia" w:eastAsia="Times New Roman" w:hAnsi="Georgia" w:cs="Arial"/>
                <w:b/>
                <w:bCs/>
              </w:rPr>
            </w:pPr>
            <w:ins w:id="1827"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rFonts w:ascii="Georgia" w:eastAsia="Times New Roman" w:hAnsi="Georgia" w:cs="Arial"/>
                <w:b/>
                <w:bCs/>
              </w:rPr>
            </w:pPr>
            <w:ins w:id="1828"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829"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845" w:author="Jade Raposa" w:date="2024-10-17T00:43:00Z"/>
          <w:rFonts w:ascii="Georgia" w:eastAsia="Georgia" w:hAnsi="Georgia" w:cs="Georgia"/>
          <w:b/>
          <w:bCs/>
          <w:lang w:val="en-US"/>
        </w:rPr>
        <w:sectPr w:rsidR="008F456D">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865"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866"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867"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868"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881"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882"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883" w:author="Jade Raposa" w:date="2024-10-15T02:18:00Z">
            <w:rPr>
              <w:b/>
              <w:bCs/>
            </w:rPr>
          </w:rPrChange>
        </w:rPr>
        <w:pPrChange w:id="1884" w:author="Jade Raposa" w:date="2024-10-15T02:46:00Z">
          <w:pPr>
            <w:ind w:left="720"/>
          </w:pPr>
        </w:pPrChange>
      </w:pPr>
      <w:bookmarkStart w:id="1885" w:name="_Hlk179778553"/>
      <w:r>
        <w:rPr>
          <w:rFonts w:ascii="Georgia" w:hAnsi="Georgia"/>
          <w:b/>
          <w:bCs/>
          <w:rPrChange w:id="1886"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887" w:author="Jade Raposa" w:date="2024-10-15T02:18:00Z">
            <w:rPr>
              <w:b/>
              <w:bCs/>
            </w:rPr>
          </w:rPrChange>
        </w:rPr>
        <w:pPrChange w:id="1888" w:author="Jade Raposa" w:date="2024-10-15T02:46:00Z">
          <w:pPr>
            <w:pStyle w:val="ListParagraph"/>
            <w:numPr>
              <w:numId w:val="16"/>
            </w:numPr>
            <w:ind w:left="2160" w:hanging="360"/>
          </w:pPr>
        </w:pPrChange>
      </w:pPr>
      <w:r>
        <w:rPr>
          <w:rFonts w:ascii="Georgia" w:hAnsi="Georgia"/>
          <w:rPrChange w:id="1889" w:author="Jade Raposa" w:date="2024-10-15T02:18:00Z">
            <w:rPr/>
          </w:rPrChange>
        </w:rPr>
        <w:t xml:space="preserve">Select your role, the option is </w:t>
      </w:r>
      <w:r>
        <w:rPr>
          <w:rFonts w:ascii="Georgia" w:hAnsi="Georgia"/>
          <w:b/>
          <w:bCs/>
          <w:rPrChange w:id="1890"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891" w:author="Jade Raposa" w:date="2024-10-15T02:18:00Z">
            <w:rPr>
              <w:b/>
              <w:bCs/>
            </w:rPr>
          </w:rPrChange>
        </w:rPr>
        <w:pPrChange w:id="1892" w:author="Jade Raposa" w:date="2024-10-15T02:46:00Z">
          <w:pPr>
            <w:ind w:left="720"/>
          </w:pPr>
        </w:pPrChange>
      </w:pPr>
      <w:r>
        <w:rPr>
          <w:rFonts w:ascii="Georgia" w:hAnsi="Georgia"/>
          <w:b/>
          <w:bCs/>
          <w:noProof/>
          <w:rPrChange w:id="1893"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894" w:author="Jade Raposa" w:date="2024-10-15T02:18:00Z">
            <w:rPr>
              <w:b/>
              <w:bCs/>
            </w:rPr>
          </w:rPrChange>
        </w:rPr>
        <w:pPrChange w:id="1895"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896" w:author="Jade Raposa" w:date="2024-10-15T02:18:00Z">
            <w:rPr>
              <w:b/>
              <w:bCs/>
            </w:rPr>
          </w:rPrChange>
        </w:rPr>
        <w:pPrChange w:id="1897"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898" w:author="Jade Raposa" w:date="2024-10-15T02:18:00Z">
            <w:rPr>
              <w:b/>
              <w:bCs/>
            </w:rPr>
          </w:rPrChange>
        </w:rPr>
        <w:pPrChange w:id="1899"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900" w:author="Jade Raposa" w:date="2024-10-15T02:18:00Z">
            <w:rPr>
              <w:b/>
              <w:bCs/>
            </w:rPr>
          </w:rPrChange>
        </w:rPr>
        <w:pPrChange w:id="1901"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902" w:author="Jade Raposa" w:date="2024-10-15T02:18:00Z">
            <w:rPr>
              <w:b/>
              <w:bCs/>
            </w:rPr>
          </w:rPrChange>
        </w:rPr>
        <w:pPrChange w:id="1903" w:author="Jade Raposa" w:date="2024-10-15T02:46:00Z">
          <w:pPr>
            <w:ind w:left="720"/>
          </w:pPr>
        </w:pPrChange>
      </w:pPr>
      <w:r>
        <w:rPr>
          <w:rFonts w:ascii="Georgia" w:hAnsi="Georgia"/>
          <w:b/>
          <w:bCs/>
          <w:noProof/>
          <w:rPrChange w:id="1904"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E43933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905" w:author="Jade Raposa" w:date="2024-10-15T02:18:00Z">
            <w:rPr>
              <w:b/>
              <w:bCs/>
            </w:rPr>
          </w:rPrChange>
        </w:rPr>
        <w:pPrChange w:id="1906" w:author="Jade Raposa" w:date="2024-10-15T02:46:00Z">
          <w:pPr>
            <w:ind w:left="720"/>
          </w:pPr>
        </w:pPrChange>
      </w:pPr>
    </w:p>
    <w:p w14:paraId="5CEDA771" w14:textId="77777777" w:rsidR="008F456D" w:rsidRPr="008F456D" w:rsidRDefault="008F456D">
      <w:pPr>
        <w:spacing w:line="360" w:lineRule="auto"/>
        <w:ind w:left="1620" w:hanging="450"/>
        <w:rPr>
          <w:del w:id="1907" w:author="Jade Raposa" w:date="2024-10-15T02:47:00Z"/>
          <w:rFonts w:ascii="Georgia" w:hAnsi="Georgia"/>
          <w:b/>
          <w:bCs/>
          <w:rPrChange w:id="1908" w:author="Jade Raposa" w:date="2024-10-15T02:18:00Z">
            <w:rPr>
              <w:del w:id="1909" w:author="Jade Raposa" w:date="2024-10-15T02:47:00Z"/>
              <w:b/>
              <w:bCs/>
            </w:rPr>
          </w:rPrChange>
        </w:rPr>
        <w:pPrChange w:id="1910" w:author="Jade Raposa" w:date="2024-10-15T02:46:00Z">
          <w:pPr>
            <w:ind w:left="720"/>
          </w:pPr>
        </w:pPrChange>
      </w:pPr>
    </w:p>
    <w:p w14:paraId="243D70E5" w14:textId="77777777" w:rsidR="008F456D" w:rsidRPr="008F456D" w:rsidRDefault="008F456D">
      <w:pPr>
        <w:spacing w:line="360" w:lineRule="auto"/>
        <w:rPr>
          <w:rFonts w:ascii="Georgia" w:hAnsi="Georgia"/>
          <w:b/>
          <w:bCs/>
          <w:rPrChange w:id="1911" w:author="Jade Raposa" w:date="2024-10-15T02:18:00Z">
            <w:rPr>
              <w:b/>
              <w:bCs/>
            </w:rPr>
          </w:rPrChange>
        </w:rPr>
        <w:pPrChange w:id="1912"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913" w:author="Jade Raposa" w:date="2024-10-15T02:18:00Z">
            <w:rPr/>
          </w:rPrChange>
        </w:rPr>
        <w:pPrChange w:id="1914" w:author="Jade Raposa" w:date="2024-10-15T02:46:00Z">
          <w:pPr>
            <w:pStyle w:val="ListParagraph"/>
            <w:numPr>
              <w:numId w:val="16"/>
            </w:numPr>
            <w:ind w:left="2160" w:hanging="360"/>
          </w:pPr>
        </w:pPrChange>
      </w:pPr>
      <w:r>
        <w:rPr>
          <w:rFonts w:ascii="Georgia" w:hAnsi="Georgia"/>
          <w:rPrChange w:id="1915" w:author="Jade Raposa" w:date="2024-10-15T02:18:00Z">
            <w:rPr/>
          </w:rPrChange>
        </w:rPr>
        <w:t xml:space="preserve">Tap </w:t>
      </w:r>
      <w:r>
        <w:rPr>
          <w:rFonts w:ascii="Georgia" w:hAnsi="Georgia"/>
          <w:b/>
          <w:bCs/>
          <w:rPrChange w:id="1916" w:author="Jade Raposa" w:date="2024-10-15T02:18:00Z">
            <w:rPr>
              <w:b/>
              <w:bCs/>
            </w:rPr>
          </w:rPrChange>
        </w:rPr>
        <w:t>“SIGN UP”</w:t>
      </w:r>
      <w:r>
        <w:rPr>
          <w:rFonts w:ascii="Georgia" w:hAnsi="Georgia"/>
          <w:rPrChange w:id="1917" w:author="Jade Raposa" w:date="2024-10-15T02:18:00Z">
            <w:rPr/>
          </w:rPrChange>
        </w:rPr>
        <w:t xml:space="preserve"> to create an account. Make sure to use your </w:t>
      </w:r>
      <w:r>
        <w:rPr>
          <w:rFonts w:ascii="Georgia" w:hAnsi="Georgia"/>
          <w:b/>
          <w:bCs/>
          <w:rPrChange w:id="1918" w:author="Jade Raposa" w:date="2024-10-15T02:18:00Z">
            <w:rPr>
              <w:b/>
              <w:bCs/>
            </w:rPr>
          </w:rPrChange>
        </w:rPr>
        <w:t>“@dwc-legazpi.edu”</w:t>
      </w:r>
      <w:r>
        <w:rPr>
          <w:rFonts w:ascii="Georgia" w:hAnsi="Georgia"/>
          <w:rPrChange w:id="1919"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920" w:author="Jade Raposa" w:date="2024-10-15T02:18:00Z">
            <w:rPr/>
          </w:rPrChange>
        </w:rPr>
        <w:pPrChange w:id="1921" w:author="Jade Raposa" w:date="2024-10-15T02:46:00Z">
          <w:pPr>
            <w:ind w:left="720"/>
          </w:pPr>
        </w:pPrChange>
      </w:pPr>
      <w:r>
        <w:rPr>
          <w:rFonts w:ascii="Georgia" w:hAnsi="Georgia"/>
          <w:b/>
          <w:bCs/>
          <w:noProof/>
          <w:rPrChange w:id="1922"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923" w:author="Jade Raposa" w:date="2024-10-15T02:18:00Z">
            <w:rPr/>
          </w:rPrChange>
        </w:rPr>
        <w:pPrChange w:id="1924"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925" w:author="Jade Raposa" w:date="2024-10-15T02:18:00Z">
            <w:rPr/>
          </w:rPrChange>
        </w:rPr>
        <w:pPrChange w:id="1926"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927" w:author="Jade Raposa" w:date="2024-10-15T02:18:00Z">
            <w:rPr/>
          </w:rPrChange>
        </w:rPr>
        <w:pPrChange w:id="1928"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929" w:author="Jade Raposa" w:date="2024-10-15T02:18:00Z">
            <w:rPr/>
          </w:rPrChange>
        </w:rPr>
        <w:pPrChange w:id="1930" w:author="Jade Raposa" w:date="2024-10-15T02:46:00Z">
          <w:pPr>
            <w:ind w:left="720"/>
          </w:pPr>
        </w:pPrChange>
      </w:pPr>
      <w:r>
        <w:rPr>
          <w:rFonts w:ascii="Georgia" w:hAnsi="Georgia"/>
          <w:b/>
          <w:bCs/>
          <w:noProof/>
          <w:rPrChange w:id="1931"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872E762"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932" w:author="Jade Raposa" w:date="2024-10-17T00:49:00Z"/>
          <w:rFonts w:ascii="Georgia" w:hAnsi="Georgia"/>
        </w:rPr>
      </w:pPr>
    </w:p>
    <w:p w14:paraId="6C2D0B8D" w14:textId="77777777" w:rsidR="008F456D" w:rsidRDefault="008F456D">
      <w:pPr>
        <w:spacing w:line="360" w:lineRule="auto"/>
        <w:ind w:left="1620" w:hanging="450"/>
        <w:rPr>
          <w:ins w:id="1933" w:author="Jade Raposa" w:date="2024-10-17T00:51:00Z"/>
          <w:rFonts w:ascii="Georgia" w:hAnsi="Georgia"/>
        </w:rPr>
      </w:pPr>
    </w:p>
    <w:p w14:paraId="365AC7B0" w14:textId="77777777" w:rsidR="008F456D" w:rsidRDefault="008F456D">
      <w:pPr>
        <w:spacing w:line="360" w:lineRule="auto"/>
        <w:ind w:left="1620" w:hanging="450"/>
        <w:rPr>
          <w:ins w:id="1934" w:author="Jade Raposa" w:date="2024-10-17T00:51:00Z"/>
          <w:rFonts w:ascii="Georgia" w:hAnsi="Georgia"/>
        </w:rPr>
      </w:pPr>
    </w:p>
    <w:p w14:paraId="5A975658" w14:textId="77777777" w:rsidR="008F456D" w:rsidRPr="008F456D" w:rsidRDefault="008F456D">
      <w:pPr>
        <w:spacing w:line="360" w:lineRule="auto"/>
        <w:ind w:left="1620" w:hanging="450"/>
        <w:rPr>
          <w:ins w:id="1935" w:author="Jade Raposa" w:date="2024-10-17T00:51:00Z"/>
          <w:rFonts w:ascii="Georgia" w:hAnsi="Georgia"/>
          <w:rPrChange w:id="1936" w:author="Jade Raposa" w:date="2024-10-15T02:18:00Z">
            <w:rPr>
              <w:ins w:id="1937" w:author="Jade Raposa" w:date="2024-10-17T00:51:00Z"/>
            </w:rPr>
          </w:rPrChange>
        </w:rPr>
        <w:pPrChange w:id="1938" w:author="Jade Raposa" w:date="2024-10-15T02:46:00Z">
          <w:pPr>
            <w:ind w:left="720"/>
          </w:pPr>
        </w:pPrChange>
      </w:pPr>
    </w:p>
    <w:p w14:paraId="6C17B47E" w14:textId="77777777" w:rsidR="008F456D" w:rsidRDefault="008F456D">
      <w:pPr>
        <w:spacing w:line="360" w:lineRule="auto"/>
        <w:rPr>
          <w:ins w:id="1939" w:author="Jade Raposa" w:date="2024-10-17T00:48:00Z"/>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949" w:author="Jade Raposa" w:date="2024-10-15T02:47:00Z"/>
          <w:rFonts w:ascii="Georgia" w:hAnsi="Georgia"/>
          <w:rPrChange w:id="1950" w:author="Jade Raposa" w:date="2024-10-15T02:18:00Z">
            <w:rPr>
              <w:del w:id="1951" w:author="Jade Raposa" w:date="2024-10-15T02:47:00Z"/>
            </w:rPr>
          </w:rPrChange>
        </w:rPr>
        <w:pPrChange w:id="1952" w:author="Jade Raposa" w:date="2024-10-17T00:47:00Z">
          <w:pPr>
            <w:ind w:left="720"/>
          </w:pPr>
        </w:pPrChange>
      </w:pPr>
    </w:p>
    <w:p w14:paraId="6C6357FC" w14:textId="77777777" w:rsidR="008F456D" w:rsidRPr="008F456D" w:rsidRDefault="008F456D">
      <w:pPr>
        <w:spacing w:line="360" w:lineRule="auto"/>
        <w:rPr>
          <w:rFonts w:ascii="Georgia" w:hAnsi="Georgia"/>
          <w:rPrChange w:id="1953" w:author="Jade Raposa" w:date="2024-10-15T02:18:00Z">
            <w:rPr/>
          </w:rPrChange>
        </w:rPr>
        <w:pPrChange w:id="1954" w:author="Jade Raposa" w:date="2024-10-15T02:47:00Z">
          <w:pPr>
            <w:ind w:left="720"/>
          </w:pPr>
        </w:pPrChange>
      </w:pPr>
    </w:p>
    <w:p w14:paraId="432E18FB" w14:textId="77777777" w:rsidR="00000000" w:rsidRDefault="002B278F">
      <w:pPr>
        <w:pStyle w:val="ListParagraph"/>
        <w:numPr>
          <w:ilvl w:val="0"/>
          <w:numId w:val="16"/>
        </w:numPr>
        <w:spacing w:line="360" w:lineRule="auto"/>
        <w:ind w:left="1620" w:hanging="450"/>
        <w:rPr>
          <w:del w:id="1955" w:author="Jade Raposa" w:date="2024-10-15T02:47:00Z"/>
          <w:rFonts w:ascii="Georgia" w:hAnsi="Georgia"/>
          <w:b/>
          <w:bCs/>
          <w:rPrChange w:id="1956" w:author="Jade Raposa" w:date="2024-10-15T02:47:00Z">
            <w:rPr>
              <w:del w:id="1957" w:author="Jade Raposa" w:date="2024-10-15T02:47:00Z"/>
              <w:b/>
              <w:bCs/>
            </w:rPr>
          </w:rPrChange>
        </w:rPr>
        <w:sectPr w:rsidR="00000000">
          <w:pgSz w:w="12240" w:h="15840"/>
          <w:pgMar w:top="1440" w:right="1440" w:bottom="1440" w:left="1440" w:header="708" w:footer="708" w:gutter="0"/>
          <w:pgNumType w:start="1"/>
          <w:cols w:space="708"/>
          <w:titlePg/>
          <w:docGrid w:linePitch="360"/>
        </w:sectPr>
        <w:pPrChange w:id="1958" w:author="Jade Raposa" w:date="2024-10-15T02:46:00Z">
          <w:pPr>
            <w:pStyle w:val="ListParagraph"/>
            <w:numPr>
              <w:numId w:val="16"/>
            </w:numPr>
            <w:ind w:left="2160" w:hanging="360"/>
          </w:pPr>
        </w:pPrChange>
      </w:pPr>
      <w:r>
        <w:rPr>
          <w:rFonts w:ascii="Georgia" w:hAnsi="Georgia"/>
          <w:rPrChange w:id="1959" w:author="Jade Raposa" w:date="2024-10-15T02:47:00Z">
            <w:rPr/>
          </w:rPrChange>
        </w:rPr>
        <w:t xml:space="preserve">Enter your </w:t>
      </w:r>
      <w:r>
        <w:rPr>
          <w:rFonts w:ascii="Georgia" w:hAnsi="Georgia"/>
          <w:b/>
          <w:bCs/>
          <w:rPrChange w:id="1960" w:author="Jade Raposa" w:date="2024-10-15T02:47:00Z">
            <w:rPr>
              <w:b/>
              <w:bCs/>
            </w:rPr>
          </w:rPrChange>
        </w:rPr>
        <w:t>“EMAIL”</w:t>
      </w:r>
      <w:r>
        <w:rPr>
          <w:rFonts w:ascii="Georgia" w:hAnsi="Georgia"/>
          <w:rPrChange w:id="1961" w:author="Jade Raposa" w:date="2024-10-15T02:47:00Z">
            <w:rPr/>
          </w:rPrChange>
        </w:rPr>
        <w:t xml:space="preserve"> using the school account, and set your </w:t>
      </w:r>
      <w:r>
        <w:rPr>
          <w:rFonts w:ascii="Georgia" w:hAnsi="Georgia"/>
          <w:b/>
          <w:bCs/>
          <w:rPrChange w:id="1962" w:author="Jade Raposa" w:date="2024-10-15T02:47:00Z">
            <w:rPr>
              <w:b/>
              <w:bCs/>
            </w:rPr>
          </w:rPrChange>
        </w:rPr>
        <w:t>“PASSWORD”.</w:t>
      </w:r>
      <w:r>
        <w:rPr>
          <w:rFonts w:ascii="Georgia" w:hAnsi="Georgia"/>
          <w:rPrChange w:id="1963" w:author="Jade Raposa" w:date="2024-10-15T02:47:00Z">
            <w:rPr/>
          </w:rPrChange>
        </w:rPr>
        <w:t xml:space="preserve"> Press </w:t>
      </w:r>
      <w:r>
        <w:rPr>
          <w:rFonts w:ascii="Georgia" w:hAnsi="Georgia"/>
          <w:b/>
          <w:bCs/>
          <w:rPrChange w:id="1964" w:author="Jade Raposa" w:date="2024-10-15T02:47:00Z">
            <w:rPr>
              <w:b/>
              <w:bCs/>
            </w:rPr>
          </w:rPrChange>
        </w:rPr>
        <w:t>“Next.”</w:t>
      </w:r>
      <w:ins w:id="1965"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966" w:author="Jade Raposa" w:date="2024-10-15T02:47:00Z"/>
          <w:rFonts w:ascii="Georgia" w:hAnsi="Georgia"/>
          <w:b/>
          <w:bCs/>
          <w:rPrChange w:id="1967" w:author="Jade Raposa" w:date="2024-10-15T02:18:00Z">
            <w:rPr>
              <w:del w:id="1968" w:author="Jade Raposa" w:date="2024-10-15T02:47:00Z"/>
              <w:b/>
              <w:bCs/>
            </w:rPr>
          </w:rPrChange>
        </w:rPr>
        <w:pPrChange w:id="1969"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970" w:author="Jade Raposa" w:date="2024-10-15T02:18:00Z">
            <w:rPr/>
          </w:rPrChange>
        </w:rPr>
        <w:pPrChange w:id="1971"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972" w:author="Jade Raposa" w:date="2024-10-15T02:18:00Z">
            <w:rPr/>
          </w:rPrChange>
        </w:rPr>
        <w:pPrChange w:id="1973" w:author="Jade Raposa" w:date="2024-10-15T02:46:00Z">
          <w:pPr>
            <w:ind w:left="720"/>
          </w:pPr>
        </w:pPrChange>
      </w:pPr>
      <w:r>
        <w:rPr>
          <w:rFonts w:ascii="Georgia" w:hAnsi="Georgia"/>
          <w:noProof/>
          <w:rPrChange w:id="1974"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975" w:author="Jade Raposa" w:date="2024-10-15T02:18:00Z">
            <w:rPr/>
          </w:rPrChange>
        </w:rPr>
        <w:pPrChange w:id="1976"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977" w:author="Jade Raposa" w:date="2024-10-15T02:18:00Z">
            <w:rPr/>
          </w:rPrChange>
        </w:rPr>
        <w:pPrChange w:id="1978"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979" w:author="Jade Raposa" w:date="2024-10-15T02:18:00Z">
            <w:rPr/>
          </w:rPrChange>
        </w:rPr>
        <w:pPrChange w:id="1980"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981" w:author="Jade Raposa" w:date="2024-10-15T02:18:00Z">
            <w:rPr/>
          </w:rPrChange>
        </w:rPr>
        <w:pPrChange w:id="1982" w:author="Jade Raposa" w:date="2024-10-15T02:46:00Z">
          <w:pPr>
            <w:ind w:left="720"/>
          </w:pPr>
        </w:pPrChange>
      </w:pPr>
    </w:p>
    <w:p w14:paraId="30865D5C" w14:textId="77777777" w:rsidR="008F456D" w:rsidRDefault="008F456D">
      <w:pPr>
        <w:spacing w:line="360" w:lineRule="auto"/>
        <w:rPr>
          <w:del w:id="1983" w:author="Jade Raposa" w:date="2024-10-17T00:49:00Z"/>
          <w:rFonts w:ascii="Georgia" w:hAnsi="Georgia"/>
        </w:rPr>
      </w:pPr>
    </w:p>
    <w:p w14:paraId="7AE8D66F" w14:textId="77777777" w:rsidR="008F456D" w:rsidRPr="008F456D" w:rsidRDefault="008F456D">
      <w:pPr>
        <w:spacing w:line="360" w:lineRule="auto"/>
        <w:ind w:left="1620" w:hanging="450"/>
        <w:rPr>
          <w:ins w:id="1984" w:author="Jade Raposa" w:date="2024-10-17T00:49:00Z"/>
          <w:rFonts w:ascii="Georgia" w:hAnsi="Georgia"/>
          <w:rPrChange w:id="1985" w:author="Jade Raposa" w:date="2024-10-15T02:18:00Z">
            <w:rPr>
              <w:ins w:id="1986" w:author="Jade Raposa" w:date="2024-10-17T00:49:00Z"/>
            </w:rPr>
          </w:rPrChange>
        </w:rPr>
        <w:pPrChange w:id="1987" w:author="Jade Raposa" w:date="2024-10-15T02:46:00Z">
          <w:pPr>
            <w:ind w:left="720"/>
          </w:pPr>
        </w:pPrChange>
      </w:pPr>
    </w:p>
    <w:p w14:paraId="38654123" w14:textId="77777777" w:rsidR="008F456D" w:rsidRPr="008F456D" w:rsidRDefault="008F456D">
      <w:pPr>
        <w:spacing w:line="360" w:lineRule="auto"/>
        <w:rPr>
          <w:rFonts w:ascii="Georgia" w:hAnsi="Georgia"/>
          <w:rPrChange w:id="1988" w:author="Jade Raposa" w:date="2024-10-15T02:18:00Z">
            <w:rPr/>
          </w:rPrChange>
        </w:rPr>
        <w:pPrChange w:id="1989"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990" w:author="Jade Raposa" w:date="2024-10-15T02:19:00Z">
            <w:rPr>
              <w:b/>
              <w:bCs/>
            </w:rPr>
          </w:rPrChange>
        </w:rPr>
        <w:pPrChange w:id="1991" w:author="Jade Raposa" w:date="2024-10-15T02:46:00Z">
          <w:pPr>
            <w:pStyle w:val="ListParagraph"/>
            <w:numPr>
              <w:numId w:val="16"/>
            </w:numPr>
            <w:ind w:left="2160" w:hanging="360"/>
          </w:pPr>
        </w:pPrChange>
      </w:pPr>
      <w:r>
        <w:rPr>
          <w:rFonts w:ascii="Georgia" w:hAnsi="Georgia"/>
          <w:rPrChange w:id="1992" w:author="Jade Raposa" w:date="2024-10-15T02:19:00Z">
            <w:rPr/>
          </w:rPrChange>
        </w:rPr>
        <w:t xml:space="preserve">You will enter your </w:t>
      </w:r>
      <w:r>
        <w:rPr>
          <w:rFonts w:ascii="Georgia" w:hAnsi="Georgia"/>
          <w:b/>
          <w:bCs/>
          <w:rPrChange w:id="1993" w:author="Jade Raposa" w:date="2024-10-15T02:19:00Z">
            <w:rPr>
              <w:b/>
              <w:bCs/>
            </w:rPr>
          </w:rPrChange>
        </w:rPr>
        <w:t>“FIRST NAME”,</w:t>
      </w:r>
      <w:r>
        <w:rPr>
          <w:rFonts w:ascii="Georgia" w:hAnsi="Georgia"/>
          <w:rPrChange w:id="1994" w:author="Jade Raposa" w:date="2024-10-15T02:19:00Z">
            <w:rPr/>
          </w:rPrChange>
        </w:rPr>
        <w:t xml:space="preserve"> </w:t>
      </w:r>
      <w:r>
        <w:rPr>
          <w:rFonts w:ascii="Georgia" w:hAnsi="Georgia"/>
          <w:b/>
          <w:bCs/>
          <w:rPrChange w:id="1995" w:author="Jade Raposa" w:date="2024-10-15T02:19:00Z">
            <w:rPr>
              <w:b/>
              <w:bCs/>
            </w:rPr>
          </w:rPrChange>
        </w:rPr>
        <w:t>“LAST NAME”, “GENDER”,</w:t>
      </w:r>
      <w:r>
        <w:rPr>
          <w:rFonts w:ascii="Georgia" w:hAnsi="Georgia"/>
          <w:rPrChange w:id="1996" w:author="Jade Raposa" w:date="2024-10-15T02:19:00Z">
            <w:rPr/>
          </w:rPrChange>
        </w:rPr>
        <w:t xml:space="preserve"> and </w:t>
      </w:r>
      <w:r>
        <w:rPr>
          <w:rFonts w:ascii="Georgia" w:hAnsi="Georgia"/>
          <w:b/>
          <w:bCs/>
          <w:rPrChange w:id="1997" w:author="Jade Raposa" w:date="2024-10-15T02:19:00Z">
            <w:rPr>
              <w:b/>
              <w:bCs/>
            </w:rPr>
          </w:rPrChange>
        </w:rPr>
        <w:t>“BIRTHDATE.”</w:t>
      </w:r>
      <w:r>
        <w:rPr>
          <w:rFonts w:ascii="Georgia" w:hAnsi="Georgia"/>
          <w:rPrChange w:id="1998" w:author="Jade Raposa" w:date="2024-10-15T02:19:00Z">
            <w:rPr/>
          </w:rPrChange>
        </w:rPr>
        <w:t xml:space="preserve"> After that, press </w:t>
      </w:r>
      <w:r>
        <w:rPr>
          <w:rFonts w:ascii="Georgia" w:hAnsi="Georgia"/>
          <w:b/>
          <w:bCs/>
          <w:rPrChange w:id="1999"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2000" w:author="Jade Raposa" w:date="2024-10-15T02:18:00Z">
            <w:rPr/>
          </w:rPrChange>
        </w:rPr>
        <w:pPrChange w:id="2001" w:author="Jade Raposa" w:date="2024-10-15T02:46:00Z">
          <w:pPr>
            <w:ind w:left="720"/>
          </w:pPr>
        </w:pPrChange>
      </w:pPr>
      <w:r>
        <w:rPr>
          <w:rFonts w:ascii="Georgia" w:hAnsi="Georgia"/>
          <w:noProof/>
          <w:rPrChange w:id="2002"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2003" w:author="Jade Raposa" w:date="2024-10-15T02:18:00Z">
            <w:rPr/>
          </w:rPrChange>
        </w:rPr>
        <w:pPrChange w:id="2004"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2005" w:author="Jade Raposa" w:date="2024-10-15T02:18:00Z">
            <w:rPr/>
          </w:rPrChange>
        </w:rPr>
        <w:pPrChange w:id="2006"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2007" w:author="Jade Raposa" w:date="2024-10-15T02:18:00Z">
            <w:rPr/>
          </w:rPrChange>
        </w:rPr>
        <w:pPrChange w:id="2008"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2009" w:author="Jade Raposa" w:date="2024-10-15T02:18:00Z">
            <w:rPr/>
          </w:rPrChange>
        </w:rPr>
        <w:pPrChange w:id="2010"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2011" w:author="Jade Raposa" w:date="2024-10-15T02:18:00Z">
            <w:rPr/>
          </w:rPrChange>
        </w:rPr>
        <w:pPrChange w:id="2012"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2013" w:author="Jade Raposa" w:date="2024-10-17T00:48:00Z"/>
          <w:rFonts w:ascii="Georgia" w:hAnsi="Georgia"/>
          <w:rPrChange w:id="2014" w:author="Jade Raposa" w:date="2024-10-15T02:18:00Z">
            <w:rPr>
              <w:del w:id="2015" w:author="Jade Raposa" w:date="2024-10-17T00:48:00Z"/>
            </w:rPr>
          </w:rPrChange>
        </w:rPr>
        <w:pPrChange w:id="2016"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2017" w:author="Jade Raposa" w:date="2024-10-17T00:48:00Z"/>
          <w:rFonts w:ascii="Georgia" w:hAnsi="Georgia"/>
          <w:rPrChange w:id="2018" w:author="Jade Raposa" w:date="2024-10-15T02:18:00Z">
            <w:rPr>
              <w:del w:id="2019" w:author="Jade Raposa" w:date="2024-10-17T00:48:00Z"/>
            </w:rPr>
          </w:rPrChange>
        </w:rPr>
        <w:pPrChange w:id="2020"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2021" w:author="Jade Raposa" w:date="2024-10-17T00:48:00Z"/>
          <w:rFonts w:ascii="Georgia" w:hAnsi="Georgia"/>
          <w:rPrChange w:id="2022" w:author="Jade Raposa" w:date="2024-10-15T02:18:00Z">
            <w:rPr>
              <w:del w:id="2023" w:author="Jade Raposa" w:date="2024-10-17T00:48:00Z"/>
            </w:rPr>
          </w:rPrChange>
        </w:rPr>
        <w:pPrChange w:id="2024"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2025" w:author="Jade Raposa" w:date="2024-10-17T00:48:00Z">
            <w:rPr/>
          </w:rPrChange>
        </w:rPr>
        <w:pPrChange w:id="2026"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2027" w:author="Jade Raposa" w:date="2024-10-15T02:18:00Z">
            <w:rPr>
              <w:b/>
              <w:bCs/>
            </w:rPr>
          </w:rPrChange>
        </w:rPr>
        <w:pPrChange w:id="2028" w:author="Jade Raposa" w:date="2024-10-15T02:46:00Z">
          <w:pPr>
            <w:pStyle w:val="ListParagraph"/>
            <w:numPr>
              <w:numId w:val="16"/>
            </w:numPr>
            <w:ind w:left="2160" w:hanging="360"/>
          </w:pPr>
        </w:pPrChange>
      </w:pPr>
      <w:r>
        <w:rPr>
          <w:rFonts w:ascii="Georgia" w:hAnsi="Georgia"/>
          <w:noProof/>
          <w:rPrChange w:id="2029"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2030" w:author="Jade Raposa" w:date="2024-10-15T02:18:00Z">
            <w:rPr/>
          </w:rPrChange>
        </w:rPr>
        <w:t xml:space="preserve">Now, enter your preferred </w:t>
      </w:r>
      <w:r>
        <w:rPr>
          <w:rFonts w:ascii="Georgia" w:hAnsi="Georgia"/>
          <w:b/>
          <w:bCs/>
          <w:rPrChange w:id="2031" w:author="Jade Raposa" w:date="2024-10-15T02:18:00Z">
            <w:rPr>
              <w:b/>
              <w:bCs/>
            </w:rPr>
          </w:rPrChange>
        </w:rPr>
        <w:t>“DISPLAY NAME”</w:t>
      </w:r>
      <w:r>
        <w:rPr>
          <w:rFonts w:ascii="Georgia" w:hAnsi="Georgia"/>
          <w:rPrChange w:id="2032" w:author="Jade Raposa" w:date="2024-10-15T02:18:00Z">
            <w:rPr/>
          </w:rPrChange>
        </w:rPr>
        <w:t xml:space="preserve"> and your </w:t>
      </w:r>
      <w:r>
        <w:rPr>
          <w:rFonts w:ascii="Georgia" w:hAnsi="Georgia"/>
          <w:b/>
          <w:bCs/>
          <w:rPrChange w:id="2033" w:author="Jade Raposa" w:date="2024-10-15T02:18:00Z">
            <w:rPr>
              <w:b/>
              <w:bCs/>
            </w:rPr>
          </w:rPrChange>
        </w:rPr>
        <w:t>“YEAR LEVEL.”</w:t>
      </w:r>
      <w:r>
        <w:rPr>
          <w:rFonts w:ascii="Georgia" w:hAnsi="Georgia"/>
          <w:rPrChange w:id="2034" w:author="Jade Raposa" w:date="2024-10-15T02:18:00Z">
            <w:rPr/>
          </w:rPrChange>
        </w:rPr>
        <w:t xml:space="preserve"> After that, press </w:t>
      </w:r>
      <w:r>
        <w:rPr>
          <w:rFonts w:ascii="Georgia" w:hAnsi="Georgia"/>
          <w:b/>
          <w:bCs/>
          <w:rPrChange w:id="2035"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2036" w:author="Jade Raposa" w:date="2024-10-15T02:18:00Z">
            <w:rPr/>
          </w:rPrChange>
        </w:rPr>
        <w:pPrChange w:id="2037"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2038" w:author="Jade Raposa" w:date="2024-10-15T02:18:00Z">
            <w:rPr/>
          </w:rPrChange>
        </w:rPr>
        <w:pPrChange w:id="2039" w:author="Jade Raposa" w:date="2024-10-15T02:46:00Z">
          <w:pPr>
            <w:ind w:left="720"/>
          </w:pPr>
        </w:pPrChange>
      </w:pPr>
    </w:p>
    <w:p w14:paraId="72464FF4" w14:textId="77777777" w:rsidR="008F456D" w:rsidRDefault="008F456D">
      <w:pPr>
        <w:spacing w:line="360" w:lineRule="auto"/>
        <w:ind w:left="1620" w:hanging="450"/>
        <w:rPr>
          <w:ins w:id="2040" w:author="Jade Raposa" w:date="2024-10-17T00:54:00Z"/>
          <w:rFonts w:ascii="Georgia" w:hAnsi="Georgia"/>
        </w:rPr>
      </w:pPr>
    </w:p>
    <w:p w14:paraId="03689799" w14:textId="77777777" w:rsidR="008F456D" w:rsidRDefault="008F456D">
      <w:pPr>
        <w:spacing w:line="360" w:lineRule="auto"/>
        <w:ind w:left="1620" w:hanging="450"/>
        <w:rPr>
          <w:ins w:id="2041" w:author="Jade Raposa" w:date="2024-10-17T00:54:00Z"/>
          <w:rFonts w:ascii="Georgia" w:hAnsi="Georgia"/>
        </w:rPr>
      </w:pPr>
    </w:p>
    <w:p w14:paraId="53A765C2" w14:textId="77777777" w:rsidR="008F456D" w:rsidRDefault="008F456D">
      <w:pPr>
        <w:spacing w:line="360" w:lineRule="auto"/>
        <w:ind w:left="1620" w:hanging="450"/>
        <w:rPr>
          <w:ins w:id="2042" w:author="Jade Raposa" w:date="2024-10-17T00:54:00Z"/>
          <w:rFonts w:ascii="Georgia" w:hAnsi="Georgia"/>
        </w:rPr>
        <w:sectPr w:rsidR="008F456D">
          <w:headerReference w:type="default" r:id="rId118"/>
          <w:headerReference w:type="first" r:id="rId11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2063" w:author="Jade Raposa" w:date="2024-10-15T02:18:00Z">
            <w:rPr/>
          </w:rPrChange>
        </w:rPr>
        <w:pPrChange w:id="2064" w:author="Jade Raposa" w:date="2024-10-15T02:46:00Z">
          <w:pPr>
            <w:ind w:left="720"/>
          </w:pPr>
        </w:pPrChange>
      </w:pPr>
    </w:p>
    <w:p w14:paraId="0E7647D1" w14:textId="77777777" w:rsidR="008F456D" w:rsidRPr="008F456D" w:rsidRDefault="008F456D">
      <w:pPr>
        <w:spacing w:line="360" w:lineRule="auto"/>
        <w:ind w:left="1620" w:hanging="450"/>
        <w:rPr>
          <w:del w:id="2065" w:author="Jade Raposa" w:date="2024-10-17T00:53:00Z"/>
          <w:rFonts w:ascii="Georgia" w:hAnsi="Georgia"/>
          <w:rPrChange w:id="2066" w:author="Jade Raposa" w:date="2024-10-15T02:18:00Z">
            <w:rPr>
              <w:del w:id="2067" w:author="Jade Raposa" w:date="2024-10-17T00:53:00Z"/>
            </w:rPr>
          </w:rPrChange>
        </w:rPr>
        <w:pPrChange w:id="2068" w:author="Jade Raposa" w:date="2024-10-15T02:46:00Z">
          <w:pPr>
            <w:ind w:left="720"/>
          </w:pPr>
        </w:pPrChange>
      </w:pPr>
    </w:p>
    <w:p w14:paraId="6AADE049" w14:textId="77777777" w:rsidR="008F456D" w:rsidRPr="008F456D" w:rsidRDefault="008F456D">
      <w:pPr>
        <w:spacing w:line="360" w:lineRule="auto"/>
        <w:ind w:left="1620" w:hanging="450"/>
        <w:rPr>
          <w:del w:id="2069" w:author="Jade Raposa" w:date="2024-10-17T00:53:00Z"/>
          <w:rFonts w:ascii="Georgia" w:hAnsi="Georgia"/>
          <w:rPrChange w:id="2070" w:author="Jade Raposa" w:date="2024-10-15T02:18:00Z">
            <w:rPr>
              <w:del w:id="2071" w:author="Jade Raposa" w:date="2024-10-17T00:53:00Z"/>
            </w:rPr>
          </w:rPrChange>
        </w:rPr>
        <w:pPrChange w:id="2072" w:author="Jade Raposa" w:date="2024-10-17T00:53:00Z">
          <w:pPr>
            <w:ind w:left="720"/>
          </w:pPr>
        </w:pPrChange>
      </w:pPr>
    </w:p>
    <w:p w14:paraId="2B8235AD" w14:textId="77777777" w:rsidR="008F456D" w:rsidRPr="008F456D" w:rsidRDefault="008F456D">
      <w:pPr>
        <w:rPr>
          <w:del w:id="2073" w:author="Jade Raposa" w:date="2024-10-17T00:49:00Z"/>
          <w:rFonts w:ascii="Georgia" w:hAnsi="Georgia"/>
          <w:rPrChange w:id="2074" w:author="Jade Raposa" w:date="2024-10-15T02:18:00Z">
            <w:rPr>
              <w:del w:id="2075" w:author="Jade Raposa" w:date="2024-10-17T00:49:00Z"/>
            </w:rPr>
          </w:rPrChange>
        </w:rPr>
        <w:pPrChange w:id="2076" w:author="Jade Raposa" w:date="2024-10-17T00:53:00Z">
          <w:pPr>
            <w:ind w:left="720"/>
          </w:pPr>
        </w:pPrChange>
      </w:pPr>
    </w:p>
    <w:p w14:paraId="3D51E991" w14:textId="77777777" w:rsidR="008F456D" w:rsidRPr="008F456D" w:rsidRDefault="008F456D">
      <w:pPr>
        <w:rPr>
          <w:del w:id="2077" w:author="Jade Raposa" w:date="2024-10-17T00:49:00Z"/>
          <w:rFonts w:ascii="Georgia" w:hAnsi="Georgia"/>
          <w:rPrChange w:id="2078" w:author="Jade Raposa" w:date="2024-10-15T02:18:00Z">
            <w:rPr>
              <w:del w:id="2079" w:author="Jade Raposa" w:date="2024-10-17T00:49:00Z"/>
            </w:rPr>
          </w:rPrChange>
        </w:rPr>
        <w:pPrChange w:id="2080" w:author="Jade Raposa" w:date="2024-10-17T00:53:00Z">
          <w:pPr>
            <w:ind w:left="720"/>
          </w:pPr>
        </w:pPrChange>
      </w:pPr>
    </w:p>
    <w:p w14:paraId="0A7A309A" w14:textId="77777777" w:rsidR="008F456D" w:rsidRPr="008F456D" w:rsidRDefault="008F456D">
      <w:pPr>
        <w:rPr>
          <w:del w:id="2081" w:author="Jade Raposa" w:date="2024-10-17T00:49:00Z"/>
          <w:rFonts w:ascii="Georgia" w:hAnsi="Georgia"/>
          <w:rPrChange w:id="2082" w:author="Jade Raposa" w:date="2024-10-15T02:18:00Z">
            <w:rPr>
              <w:del w:id="2083" w:author="Jade Raposa" w:date="2024-10-17T00:49:00Z"/>
            </w:rPr>
          </w:rPrChange>
        </w:rPr>
        <w:pPrChange w:id="2084" w:author="Jade Raposa" w:date="2024-10-17T00:53:00Z">
          <w:pPr>
            <w:ind w:left="720"/>
          </w:pPr>
        </w:pPrChange>
      </w:pPr>
    </w:p>
    <w:p w14:paraId="6EF84E5E" w14:textId="77777777" w:rsidR="00000000" w:rsidRDefault="00000000">
      <w:pPr>
        <w:ind w:left="2160"/>
        <w:rPr>
          <w:del w:id="2085" w:author="Jade Raposa" w:date="2024-10-17T00:54:00Z"/>
          <w:rFonts w:ascii="Georgia" w:hAnsi="Georgia"/>
          <w:rPrChange w:id="2086" w:author="Jade Raposa" w:date="2024-10-15T02:18:00Z">
            <w:rPr>
              <w:del w:id="2087" w:author="Jade Raposa" w:date="2024-10-17T00:54:00Z"/>
            </w:rPr>
          </w:rPrChange>
        </w:rPr>
        <w:sectPr w:rsidR="00000000">
          <w:pgSz w:w="12240" w:h="15840"/>
          <w:pgMar w:top="1440" w:right="1440" w:bottom="450" w:left="1440" w:header="708" w:footer="708" w:gutter="0"/>
          <w:pgNumType w:start="1"/>
          <w:cols w:space="708"/>
          <w:titlePg/>
          <w:docGrid w:linePitch="360"/>
        </w:sectPr>
        <w:pPrChange w:id="2088"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2089" w:author="Jade Raposa" w:date="2024-10-15T02:18:00Z">
            <w:rPr/>
          </w:rPrChange>
        </w:rPr>
        <w:pPrChange w:id="2090" w:author="Jade Raposa" w:date="2024-10-15T02:46:00Z">
          <w:pPr>
            <w:pStyle w:val="ListParagraph"/>
            <w:numPr>
              <w:numId w:val="16"/>
            </w:numPr>
            <w:ind w:left="2160" w:hanging="360"/>
          </w:pPr>
        </w:pPrChange>
      </w:pPr>
      <w:r>
        <w:rPr>
          <w:rFonts w:ascii="Georgia" w:hAnsi="Georgia"/>
          <w:noProof/>
          <w:rPrChange w:id="2091"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2092" w:author="Jade Raposa" w:date="2024-10-15T02:18:00Z">
            <w:rPr/>
          </w:rPrChange>
        </w:rPr>
        <w:t xml:space="preserve">You have now created an account. Enter your </w:t>
      </w:r>
      <w:r>
        <w:rPr>
          <w:rFonts w:ascii="Georgia" w:hAnsi="Georgia"/>
          <w:b/>
          <w:bCs/>
          <w:rPrChange w:id="2093" w:author="Jade Raposa" w:date="2024-10-15T02:18:00Z">
            <w:rPr>
              <w:b/>
              <w:bCs/>
            </w:rPr>
          </w:rPrChange>
        </w:rPr>
        <w:t>“EMAIL”</w:t>
      </w:r>
      <w:r>
        <w:rPr>
          <w:rFonts w:ascii="Georgia" w:hAnsi="Georgia"/>
          <w:rPrChange w:id="2094" w:author="Jade Raposa" w:date="2024-10-15T02:18:00Z">
            <w:rPr/>
          </w:rPrChange>
        </w:rPr>
        <w:t xml:space="preserve"> and </w:t>
      </w:r>
      <w:r>
        <w:rPr>
          <w:rFonts w:ascii="Georgia" w:hAnsi="Georgia"/>
          <w:b/>
          <w:bCs/>
          <w:rPrChange w:id="2095" w:author="Jade Raposa" w:date="2024-10-15T02:18:00Z">
            <w:rPr>
              <w:b/>
              <w:bCs/>
            </w:rPr>
          </w:rPrChange>
        </w:rPr>
        <w:t>“PASSWORD”</w:t>
      </w:r>
      <w:r>
        <w:rPr>
          <w:rFonts w:ascii="Georgia" w:hAnsi="Georgia"/>
          <w:rPrChange w:id="2096" w:author="Jade Raposa" w:date="2024-10-15T02:18:00Z">
            <w:rPr/>
          </w:rPrChange>
        </w:rPr>
        <w:t xml:space="preserve"> and press </w:t>
      </w:r>
      <w:r>
        <w:rPr>
          <w:rFonts w:ascii="Georgia" w:hAnsi="Georgia"/>
          <w:b/>
          <w:bCs/>
          <w:rPrChange w:id="2097" w:author="Jade Raposa" w:date="2024-10-15T02:18:00Z">
            <w:rPr>
              <w:b/>
              <w:bCs/>
            </w:rPr>
          </w:rPrChange>
        </w:rPr>
        <w:t xml:space="preserve">“SIGN IN” </w:t>
      </w:r>
      <w:r>
        <w:rPr>
          <w:rFonts w:ascii="Georgia" w:hAnsi="Georgia"/>
          <w:rPrChange w:id="2098"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2099" w:author="Jade Raposa" w:date="2024-10-15T02:18:00Z">
            <w:rPr/>
          </w:rPrChange>
        </w:rPr>
        <w:pPrChange w:id="2100"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2101" w:author="Jade Raposa" w:date="2024-10-15T02:18:00Z">
            <w:rPr/>
          </w:rPrChange>
        </w:rPr>
        <w:pPrChange w:id="2102"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2103" w:author="Jade Raposa" w:date="2024-10-15T02:18:00Z">
            <w:rPr/>
          </w:rPrChange>
        </w:rPr>
        <w:pPrChange w:id="2104"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2105" w:author="Jade Raposa" w:date="2024-10-15T02:18:00Z">
            <w:rPr/>
          </w:rPrChange>
        </w:rPr>
        <w:pPrChange w:id="2106"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2107" w:author="Jade Raposa" w:date="2024-10-15T02:18:00Z">
            <w:rPr/>
          </w:rPrChange>
        </w:rPr>
        <w:pPrChange w:id="2108"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2109" w:author="Jade Raposa" w:date="2024-10-15T02:18:00Z">
            <w:rPr/>
          </w:rPrChange>
        </w:rPr>
        <w:pPrChange w:id="2110" w:author="Jade Raposa" w:date="2024-10-15T02:46:00Z">
          <w:pPr>
            <w:ind w:left="720"/>
          </w:pPr>
        </w:pPrChange>
      </w:pPr>
    </w:p>
    <w:p w14:paraId="4D257E7F" w14:textId="77777777" w:rsidR="008F456D" w:rsidRPr="008F456D" w:rsidRDefault="008F456D">
      <w:pPr>
        <w:spacing w:line="360" w:lineRule="auto"/>
        <w:ind w:left="1620" w:hanging="450"/>
        <w:rPr>
          <w:del w:id="2111" w:author="Jade Raposa" w:date="2024-10-16T20:56:00Z"/>
          <w:rFonts w:ascii="Georgia" w:hAnsi="Georgia"/>
          <w:rPrChange w:id="2112" w:author="Jade Raposa" w:date="2024-10-15T02:18:00Z">
            <w:rPr>
              <w:del w:id="2113" w:author="Jade Raposa" w:date="2024-10-16T20:56:00Z"/>
            </w:rPr>
          </w:rPrChange>
        </w:rPr>
        <w:pPrChange w:id="2114" w:author="Jade Raposa" w:date="2024-10-15T02:46:00Z">
          <w:pPr>
            <w:ind w:left="720"/>
          </w:pPr>
        </w:pPrChange>
      </w:pPr>
    </w:p>
    <w:p w14:paraId="3272BD8E" w14:textId="77777777" w:rsidR="008F456D" w:rsidRPr="008F456D" w:rsidRDefault="008F456D">
      <w:pPr>
        <w:spacing w:line="360" w:lineRule="auto"/>
        <w:rPr>
          <w:rFonts w:ascii="Georgia" w:hAnsi="Georgia"/>
          <w:rPrChange w:id="2115" w:author="Jade Raposa" w:date="2024-10-15T02:18:00Z">
            <w:rPr/>
          </w:rPrChange>
        </w:rPr>
        <w:pPrChange w:id="2116"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2117" w:author="Jade Raposa" w:date="2024-10-15T02:18:00Z">
            <w:rPr/>
          </w:rPrChange>
        </w:rPr>
        <w:pPrChange w:id="2118" w:author="Jade Raposa" w:date="2024-10-15T02:46:00Z">
          <w:pPr>
            <w:pStyle w:val="ListParagraph"/>
            <w:numPr>
              <w:numId w:val="16"/>
            </w:numPr>
            <w:ind w:left="2160" w:hanging="360"/>
          </w:pPr>
        </w:pPrChange>
      </w:pPr>
      <w:r>
        <w:rPr>
          <w:rFonts w:ascii="Georgia" w:hAnsi="Georgia"/>
          <w:noProof/>
          <w:rPrChange w:id="2119"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2120"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2121" w:author="Jade Raposa" w:date="2024-10-15T02:18:00Z">
            <w:rPr/>
          </w:rPrChange>
        </w:rPr>
        <w:pPrChange w:id="2122" w:author="Jade Raposa" w:date="2024-10-15T02:46:00Z">
          <w:pPr>
            <w:ind w:left="720"/>
          </w:pPr>
        </w:pPrChange>
      </w:pPr>
      <w:r>
        <w:rPr>
          <w:rFonts w:ascii="Georgia" w:hAnsi="Georgia"/>
          <w:b/>
          <w:bCs/>
          <w:noProof/>
          <w:rPrChange w:id="2123"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C64F04"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2124" w:author="Jade Raposa" w:date="2024-10-15T02:18:00Z">
            <w:rPr/>
          </w:rPrChange>
        </w:rPr>
        <w:pPrChange w:id="2125"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2126" w:author="Jade Raposa" w:date="2024-10-15T02:18:00Z">
            <w:rPr/>
          </w:rPrChange>
        </w:rPr>
        <w:pPrChange w:id="2127"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2128" w:author="Jade Raposa" w:date="2024-10-15T02:18:00Z">
            <w:rPr/>
          </w:rPrChange>
        </w:rPr>
        <w:pPrChange w:id="2129"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2130" w:author="Jade Raposa" w:date="2024-10-15T02:18:00Z">
            <w:rPr/>
          </w:rPrChange>
        </w:rPr>
        <w:pPrChange w:id="2131"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2132" w:author="Jade Raposa" w:date="2024-10-15T02:18:00Z">
            <w:rPr/>
          </w:rPrChange>
        </w:rPr>
        <w:pPrChange w:id="2133" w:author="Jade Raposa" w:date="2024-10-15T02:46:00Z">
          <w:pPr>
            <w:ind w:left="720"/>
          </w:pPr>
        </w:pPrChange>
      </w:pPr>
    </w:p>
    <w:p w14:paraId="42B42155" w14:textId="77777777" w:rsidR="008F456D" w:rsidRPr="008F456D" w:rsidRDefault="008F456D">
      <w:pPr>
        <w:spacing w:line="360" w:lineRule="auto"/>
        <w:ind w:left="1620" w:hanging="450"/>
        <w:rPr>
          <w:del w:id="2134" w:author="Jade Raposa" w:date="2024-10-16T20:56:00Z"/>
          <w:rFonts w:ascii="Georgia" w:hAnsi="Georgia"/>
          <w:rPrChange w:id="2135" w:author="Jade Raposa" w:date="2024-10-15T02:18:00Z">
            <w:rPr>
              <w:del w:id="2136" w:author="Jade Raposa" w:date="2024-10-16T20:56:00Z"/>
            </w:rPr>
          </w:rPrChange>
        </w:rPr>
        <w:pPrChange w:id="2137" w:author="Jade Raposa" w:date="2024-10-15T02:46:00Z">
          <w:pPr>
            <w:ind w:left="720"/>
          </w:pPr>
        </w:pPrChange>
      </w:pPr>
    </w:p>
    <w:p w14:paraId="136F92D2" w14:textId="77777777" w:rsidR="008F456D" w:rsidRPr="008F456D" w:rsidRDefault="008F456D">
      <w:pPr>
        <w:spacing w:line="360" w:lineRule="auto"/>
        <w:ind w:left="1620" w:hanging="450"/>
        <w:rPr>
          <w:del w:id="2138" w:author="Jade Raposa" w:date="2024-10-16T20:56:00Z"/>
          <w:rFonts w:ascii="Georgia" w:hAnsi="Georgia"/>
          <w:rPrChange w:id="2139" w:author="Jade Raposa" w:date="2024-10-15T02:18:00Z">
            <w:rPr>
              <w:del w:id="2140" w:author="Jade Raposa" w:date="2024-10-16T20:56:00Z"/>
            </w:rPr>
          </w:rPrChange>
        </w:rPr>
        <w:pPrChange w:id="2141" w:author="Jade Raposa" w:date="2024-10-15T02:46:00Z">
          <w:pPr>
            <w:ind w:left="720"/>
          </w:pPr>
        </w:pPrChange>
      </w:pPr>
    </w:p>
    <w:p w14:paraId="3A604D11" w14:textId="77777777" w:rsidR="008F456D" w:rsidRPr="008F456D" w:rsidRDefault="008F456D">
      <w:pPr>
        <w:spacing w:line="360" w:lineRule="auto"/>
        <w:ind w:left="1620"/>
        <w:rPr>
          <w:ins w:id="2142" w:author="Jade Raposa" w:date="2024-10-15T02:21:00Z"/>
          <w:rFonts w:ascii="Georgia" w:hAnsi="Georgia"/>
          <w:rPrChange w:id="2143" w:author="Jade Raposa" w:date="2024-10-16T20:56:00Z">
            <w:rPr>
              <w:ins w:id="2144" w:author="Jade Raposa" w:date="2024-10-15T02:21:00Z"/>
            </w:rPr>
          </w:rPrChange>
        </w:rPr>
        <w:pPrChange w:id="2145"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2146" w:author="Jade Raposa" w:date="2024-10-15T02:18:00Z">
            <w:rPr/>
          </w:rPrChange>
        </w:rPr>
        <w:pPrChange w:id="2147"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2148" w:author="Jade Raposa" w:date="2024-10-17T00:55:00Z"/>
          <w:rFonts w:ascii="Georgia" w:hAnsi="Georgia"/>
        </w:rPr>
        <w:sectPr w:rsidR="008F456D">
          <w:headerReference w:type="default" r:id="rId122"/>
          <w:headerReference w:type="first" r:id="rId12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2159" w:author="Jade Raposa" w:date="2024-10-15T02:18:00Z">
            <w:rPr>
              <w:b/>
              <w:bCs/>
            </w:rPr>
          </w:rPrChange>
        </w:rPr>
        <w:pPrChange w:id="2160" w:author="Jade Raposa" w:date="2024-10-15T02:46:00Z">
          <w:pPr>
            <w:pStyle w:val="ListParagraph"/>
            <w:numPr>
              <w:numId w:val="16"/>
            </w:numPr>
            <w:ind w:left="2160" w:hanging="360"/>
          </w:pPr>
        </w:pPrChange>
      </w:pPr>
      <w:r>
        <w:rPr>
          <w:rFonts w:ascii="Georgia" w:hAnsi="Georgia"/>
          <w:rPrChange w:id="2161" w:author="Jade Raposa" w:date="2024-10-15T02:18:00Z">
            <w:rPr/>
          </w:rPrChange>
        </w:rPr>
        <w:lastRenderedPageBreak/>
        <w:t xml:space="preserve">You will see options: </w:t>
      </w:r>
      <w:r>
        <w:rPr>
          <w:rFonts w:ascii="Georgia" w:hAnsi="Georgia"/>
          <w:b/>
          <w:bCs/>
          <w:rPrChange w:id="2162" w:author="Jade Raposa" w:date="2024-10-15T02:18:00Z">
            <w:rPr>
              <w:b/>
              <w:bCs/>
            </w:rPr>
          </w:rPrChange>
        </w:rPr>
        <w:t>“HOME”, “INBOX”, “SET PROFILE PIC”, “CHANGE PASSWORD”, “BROWSE SUBJECTS”, “SUBJECT ENROLLED”,</w:t>
      </w:r>
      <w:r>
        <w:rPr>
          <w:rFonts w:ascii="Georgia" w:hAnsi="Georgia"/>
          <w:rPrChange w:id="2163" w:author="Jade Raposa" w:date="2024-10-15T02:18:00Z">
            <w:rPr/>
          </w:rPrChange>
        </w:rPr>
        <w:t xml:space="preserve"> and </w:t>
      </w:r>
      <w:r>
        <w:rPr>
          <w:rFonts w:ascii="Georgia" w:hAnsi="Georgia"/>
          <w:b/>
          <w:bCs/>
          <w:rPrChange w:id="2164"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2165" w:author="Jade Raposa" w:date="2024-10-15T02:18:00Z">
            <w:rPr/>
          </w:rPrChange>
        </w:rPr>
        <w:pPrChange w:id="2166" w:author="Jade Raposa" w:date="2024-10-15T02:46:00Z">
          <w:pPr>
            <w:ind w:left="720"/>
          </w:pPr>
        </w:pPrChange>
      </w:pPr>
      <w:r>
        <w:rPr>
          <w:rFonts w:ascii="Georgia" w:hAnsi="Georgia"/>
          <w:noProof/>
          <w:rPrChange w:id="2167"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2168" w:author="Jade Raposa" w:date="2024-10-15T02:18:00Z">
            <w:rPr/>
          </w:rPrChange>
        </w:rPr>
        <w:pPrChange w:id="2169"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2170" w:author="Jade Raposa" w:date="2024-10-15T02:18:00Z">
            <w:rPr/>
          </w:rPrChange>
        </w:rPr>
        <w:pPrChange w:id="2171"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2172" w:author="Jade Raposa" w:date="2024-10-15T02:18:00Z">
            <w:rPr/>
          </w:rPrChange>
        </w:rPr>
        <w:pPrChange w:id="2173"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2174" w:author="Jade Raposa" w:date="2024-10-15T02:18:00Z">
            <w:rPr/>
          </w:rPrChange>
        </w:rPr>
        <w:pPrChange w:id="2175"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2176" w:author="Jade Raposa" w:date="2024-10-15T02:18:00Z">
            <w:rPr/>
          </w:rPrChange>
        </w:rPr>
        <w:pPrChange w:id="2177"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2178" w:author="Jade Raposa" w:date="2024-10-15T02:18:00Z">
            <w:rPr/>
          </w:rPrChange>
        </w:rPr>
        <w:pPrChange w:id="2179" w:author="Jade Raposa" w:date="2024-10-15T02:46:00Z">
          <w:pPr>
            <w:ind w:left="720"/>
          </w:pPr>
        </w:pPrChange>
      </w:pPr>
    </w:p>
    <w:p w14:paraId="2CB0F273" w14:textId="77777777" w:rsidR="00000000" w:rsidRDefault="00000000">
      <w:pPr>
        <w:spacing w:line="360" w:lineRule="auto"/>
        <w:ind w:left="2160"/>
        <w:rPr>
          <w:del w:id="2180" w:author="Jade Raposa" w:date="2024-10-16T20:57:00Z"/>
          <w:rFonts w:ascii="Georgia" w:hAnsi="Georgia"/>
          <w:rPrChange w:id="2181" w:author="Jade Raposa" w:date="2024-10-15T02:22:00Z">
            <w:rPr>
              <w:del w:id="2182" w:author="Jade Raposa" w:date="2024-10-16T20:57:00Z"/>
            </w:rPr>
          </w:rPrChange>
        </w:rPr>
        <w:sectPr w:rsidR="00000000">
          <w:pgSz w:w="12240" w:h="15840"/>
          <w:pgMar w:top="1710" w:right="1440" w:bottom="1440" w:left="1440" w:header="708" w:footer="708" w:gutter="0"/>
          <w:pgNumType w:start="1"/>
          <w:cols w:space="708"/>
          <w:titlePg/>
          <w:docGrid w:linePitch="360"/>
        </w:sectPr>
        <w:pPrChange w:id="2183"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2184" w:author="Jade Raposa" w:date="2024-10-15T02:22:00Z"/>
          <w:rFonts w:ascii="Georgia" w:hAnsi="Georgia"/>
        </w:rPr>
        <w:pPrChange w:id="2185"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2186" w:author="Jade Raposa" w:date="2024-10-15T02:18:00Z">
            <w:rPr/>
          </w:rPrChange>
        </w:rPr>
        <w:pPrChange w:id="2187" w:author="Jade Raposa" w:date="2024-10-15T02:46:00Z">
          <w:pPr>
            <w:pStyle w:val="ListParagraph"/>
            <w:numPr>
              <w:numId w:val="16"/>
            </w:numPr>
            <w:ind w:left="2160" w:hanging="360"/>
          </w:pPr>
        </w:pPrChange>
      </w:pPr>
      <w:r>
        <w:rPr>
          <w:rFonts w:ascii="Georgia" w:hAnsi="Georgia"/>
          <w:rPrChange w:id="2188" w:author="Jade Raposa" w:date="2024-10-15T02:18:00Z">
            <w:rPr/>
          </w:rPrChange>
        </w:rPr>
        <w:t xml:space="preserve">Since you are a mentee, click </w:t>
      </w:r>
      <w:r>
        <w:rPr>
          <w:rFonts w:ascii="Georgia" w:hAnsi="Georgia"/>
          <w:b/>
          <w:bCs/>
          <w:rPrChange w:id="2189" w:author="Jade Raposa" w:date="2024-10-15T02:18:00Z">
            <w:rPr>
              <w:b/>
              <w:bCs/>
            </w:rPr>
          </w:rPrChange>
        </w:rPr>
        <w:t>“BROWSE SUBJECTS”</w:t>
      </w:r>
      <w:r>
        <w:rPr>
          <w:rFonts w:ascii="Georgia" w:hAnsi="Georgia"/>
          <w:rPrChange w:id="2190"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2191" w:author="Jade Raposa" w:date="2024-10-15T02:18:00Z">
            <w:rPr>
              <w:b/>
              <w:bCs/>
            </w:rPr>
          </w:rPrChange>
        </w:rPr>
        <w:t>“SUBJECT ENROLLED”</w:t>
      </w:r>
      <w:r>
        <w:rPr>
          <w:rFonts w:ascii="Georgia" w:hAnsi="Georgia"/>
          <w:rPrChange w:id="2192"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2193" w:author="Jade Raposa" w:date="2024-10-15T02:18:00Z">
            <w:rPr/>
          </w:rPrChange>
        </w:rPr>
        <w:pPrChange w:id="2194" w:author="Jade Raposa" w:date="2024-10-15T02:46:00Z">
          <w:pPr>
            <w:ind w:left="720"/>
          </w:pPr>
        </w:pPrChange>
      </w:pPr>
      <w:r>
        <w:rPr>
          <w:rFonts w:ascii="Georgia" w:hAnsi="Georgia"/>
          <w:noProof/>
          <w:rPrChange w:id="2195"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2196"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2197" w:author="Jade Raposa" w:date="2024-10-15T02:22:00Z"/>
          <w:rFonts w:ascii="Georgia" w:hAnsi="Georgia"/>
        </w:rPr>
      </w:pPr>
    </w:p>
    <w:p w14:paraId="5A35AA86" w14:textId="77777777" w:rsidR="008F456D" w:rsidRDefault="008F456D">
      <w:pPr>
        <w:spacing w:line="360" w:lineRule="auto"/>
        <w:ind w:left="1620" w:hanging="450"/>
        <w:rPr>
          <w:ins w:id="2198" w:author="Jade Raposa" w:date="2024-10-17T00:55:00Z"/>
          <w:rFonts w:ascii="Georgia" w:hAnsi="Georgia"/>
        </w:rPr>
      </w:pPr>
    </w:p>
    <w:p w14:paraId="3D42619D" w14:textId="77777777" w:rsidR="008F456D" w:rsidRDefault="008F456D">
      <w:pPr>
        <w:spacing w:line="360" w:lineRule="auto"/>
        <w:ind w:left="1620" w:hanging="450"/>
        <w:rPr>
          <w:ins w:id="2199" w:author="Jade Raposa" w:date="2024-10-17T00:55:00Z"/>
          <w:rFonts w:ascii="Georgia" w:hAnsi="Georgia"/>
        </w:rPr>
        <w:sectPr w:rsidR="008F456D">
          <w:headerReference w:type="default" r:id="rId127"/>
          <w:headerReference w:type="first" r:id="rId12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2210" w:author="Jade Raposa" w:date="2024-10-15T02:22:00Z"/>
          <w:rFonts w:ascii="Georgia" w:hAnsi="Georgia"/>
          <w:rPrChange w:id="2211" w:author="Jade Raposa" w:date="2024-10-15T02:18:00Z">
            <w:rPr>
              <w:del w:id="2212" w:author="Jade Raposa" w:date="2024-10-15T02:22:00Z"/>
            </w:rPr>
          </w:rPrChange>
        </w:rPr>
        <w:pPrChange w:id="2213" w:author="Jade Raposa" w:date="2024-10-17T00:55:00Z">
          <w:pPr>
            <w:ind w:left="720"/>
          </w:pPr>
        </w:pPrChange>
      </w:pPr>
    </w:p>
    <w:p w14:paraId="6810BC5E" w14:textId="77777777" w:rsidR="008F456D" w:rsidRPr="008F456D" w:rsidRDefault="008F456D">
      <w:pPr>
        <w:spacing w:line="360" w:lineRule="auto"/>
        <w:rPr>
          <w:del w:id="2214" w:author="Jade Raposa" w:date="2024-10-15T02:22:00Z"/>
          <w:rFonts w:ascii="Georgia" w:hAnsi="Georgia"/>
          <w:rPrChange w:id="2215" w:author="Jade Raposa" w:date="2024-10-15T02:18:00Z">
            <w:rPr>
              <w:del w:id="2216" w:author="Jade Raposa" w:date="2024-10-15T02:22:00Z"/>
            </w:rPr>
          </w:rPrChange>
        </w:rPr>
        <w:pPrChange w:id="2217" w:author="Jade Raposa" w:date="2024-10-17T00:55:00Z">
          <w:pPr>
            <w:ind w:left="720"/>
          </w:pPr>
        </w:pPrChange>
      </w:pPr>
    </w:p>
    <w:p w14:paraId="65174859" w14:textId="77777777" w:rsidR="008F456D" w:rsidRPr="008F456D" w:rsidRDefault="008F456D">
      <w:pPr>
        <w:spacing w:line="360" w:lineRule="auto"/>
        <w:rPr>
          <w:del w:id="2218" w:author="Jade Raposa" w:date="2024-10-15T02:22:00Z"/>
          <w:rFonts w:ascii="Georgia" w:hAnsi="Georgia"/>
          <w:rPrChange w:id="2219" w:author="Jade Raposa" w:date="2024-10-15T02:18:00Z">
            <w:rPr>
              <w:del w:id="2220" w:author="Jade Raposa" w:date="2024-10-15T02:22:00Z"/>
            </w:rPr>
          </w:rPrChange>
        </w:rPr>
        <w:pPrChange w:id="2221" w:author="Jade Raposa" w:date="2024-10-17T00:55:00Z">
          <w:pPr>
            <w:ind w:left="720"/>
          </w:pPr>
        </w:pPrChange>
      </w:pPr>
    </w:p>
    <w:p w14:paraId="493F753E" w14:textId="77777777" w:rsidR="008F456D" w:rsidRPr="008F456D" w:rsidRDefault="008F456D">
      <w:pPr>
        <w:spacing w:line="360" w:lineRule="auto"/>
        <w:rPr>
          <w:del w:id="2222" w:author="Jade Raposa" w:date="2024-10-15T02:46:00Z"/>
          <w:rFonts w:ascii="Georgia" w:hAnsi="Georgia"/>
          <w:rPrChange w:id="2223" w:author="Jade Raposa" w:date="2024-10-15T02:18:00Z">
            <w:rPr>
              <w:del w:id="2224" w:author="Jade Raposa" w:date="2024-10-15T02:46:00Z"/>
            </w:rPr>
          </w:rPrChange>
        </w:rPr>
        <w:pPrChange w:id="2225" w:author="Jade Raposa" w:date="2024-10-17T00:55:00Z">
          <w:pPr>
            <w:ind w:left="720"/>
          </w:pPr>
        </w:pPrChange>
      </w:pPr>
    </w:p>
    <w:p w14:paraId="2281AF7B" w14:textId="77777777" w:rsidR="008F456D" w:rsidRPr="008F456D" w:rsidRDefault="008F456D">
      <w:pPr>
        <w:spacing w:line="360" w:lineRule="auto"/>
        <w:rPr>
          <w:rFonts w:ascii="Georgia" w:hAnsi="Georgia"/>
          <w:rPrChange w:id="2226" w:author="Jade Raposa" w:date="2024-10-15T02:18:00Z">
            <w:rPr/>
          </w:rPrChange>
        </w:rPr>
        <w:pPrChange w:id="2227"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2228" w:author="Jade Raposa" w:date="2024-10-15T02:18:00Z">
            <w:rPr/>
          </w:rPrChange>
        </w:rPr>
        <w:pPrChange w:id="2229" w:author="Jade Raposa" w:date="2024-10-15T02:46:00Z">
          <w:pPr>
            <w:pStyle w:val="ListParagraph"/>
            <w:numPr>
              <w:numId w:val="16"/>
            </w:numPr>
            <w:ind w:left="2160" w:hanging="360"/>
          </w:pPr>
        </w:pPrChange>
      </w:pPr>
      <w:r>
        <w:rPr>
          <w:rFonts w:ascii="Georgia" w:hAnsi="Georgia"/>
          <w:noProof/>
          <w:rPrChange w:id="2230"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2231" w:author="Jade Raposa" w:date="2024-10-15T02:18:00Z">
            <w:rPr/>
          </w:rPrChange>
        </w:rPr>
        <w:t xml:space="preserve">If you have been enrolled, there will be a blue icon on the right side. Click it, and you will see four buttons: </w:t>
      </w:r>
      <w:r>
        <w:rPr>
          <w:rFonts w:ascii="Georgia" w:hAnsi="Georgia"/>
          <w:b/>
          <w:bCs/>
          <w:rPrChange w:id="2232" w:author="Jade Raposa" w:date="2024-10-15T02:18:00Z">
            <w:rPr>
              <w:b/>
              <w:bCs/>
            </w:rPr>
          </w:rPrChange>
        </w:rPr>
        <w:t>“LESSONS”</w:t>
      </w:r>
      <w:r>
        <w:rPr>
          <w:rFonts w:ascii="Georgia" w:hAnsi="Georgia"/>
          <w:rPrChange w:id="2233" w:author="Jade Raposa" w:date="2024-10-15T02:18:00Z">
            <w:rPr/>
          </w:rPrChange>
        </w:rPr>
        <w:t xml:space="preserve"> (where the professor will post lesson files), </w:t>
      </w:r>
      <w:r>
        <w:rPr>
          <w:rFonts w:ascii="Georgia" w:hAnsi="Georgia"/>
          <w:b/>
          <w:bCs/>
          <w:rPrChange w:id="2234" w:author="Jade Raposa" w:date="2024-10-15T02:18:00Z">
            <w:rPr>
              <w:b/>
              <w:bCs/>
            </w:rPr>
          </w:rPrChange>
        </w:rPr>
        <w:t>“ACTIVITY”</w:t>
      </w:r>
      <w:r>
        <w:rPr>
          <w:rFonts w:ascii="Georgia" w:hAnsi="Georgia"/>
          <w:rPrChange w:id="2235" w:author="Jade Raposa" w:date="2024-10-15T02:18:00Z">
            <w:rPr/>
          </w:rPrChange>
        </w:rPr>
        <w:t xml:space="preserve"> (where quizzes will be posted), and </w:t>
      </w:r>
      <w:r>
        <w:rPr>
          <w:rFonts w:ascii="Georgia" w:hAnsi="Georgia"/>
          <w:b/>
          <w:bCs/>
          <w:rPrChange w:id="2236" w:author="Jade Raposa" w:date="2024-10-15T02:18:00Z">
            <w:rPr>
              <w:b/>
              <w:bCs/>
            </w:rPr>
          </w:rPrChange>
        </w:rPr>
        <w:t>“REPORTS”</w:t>
      </w:r>
      <w:r>
        <w:rPr>
          <w:rFonts w:ascii="Georgia" w:hAnsi="Georgia"/>
          <w:rPrChange w:id="2237" w:author="Jade Raposa" w:date="2024-10-15T02:18:00Z">
            <w:rPr/>
          </w:rPrChange>
        </w:rPr>
        <w:t xml:space="preserve"> (where you will see your progress in the class, your scores, and test details). </w:t>
      </w:r>
      <w:r>
        <w:rPr>
          <w:rFonts w:ascii="Georgia" w:hAnsi="Georgia"/>
          <w:b/>
          <w:bCs/>
          <w:rPrChange w:id="2238" w:author="Jade Raposa" w:date="2024-10-15T02:18:00Z">
            <w:rPr>
              <w:b/>
              <w:bCs/>
            </w:rPr>
          </w:rPrChange>
        </w:rPr>
        <w:t>“PEOPLE”</w:t>
      </w:r>
      <w:r>
        <w:rPr>
          <w:rFonts w:ascii="Georgia" w:hAnsi="Georgia"/>
          <w:rPrChange w:id="2239"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2240" w:author="Jade Raposa" w:date="2024-10-15T02:46:00Z"/>
          <w:rFonts w:ascii="Georgia" w:hAnsi="Georgia"/>
        </w:rPr>
      </w:pPr>
    </w:p>
    <w:p w14:paraId="11645690" w14:textId="77777777" w:rsidR="008F456D" w:rsidRPr="008F456D" w:rsidRDefault="008F456D">
      <w:pPr>
        <w:spacing w:line="360" w:lineRule="auto"/>
        <w:ind w:left="1620" w:hanging="450"/>
        <w:rPr>
          <w:ins w:id="2241" w:author="Jade Raposa" w:date="2024-10-16T20:58:00Z"/>
          <w:rFonts w:ascii="Georgia" w:hAnsi="Georgia"/>
          <w:rPrChange w:id="2242" w:author="Jade Raposa" w:date="2024-10-15T02:18:00Z">
            <w:rPr>
              <w:ins w:id="2243" w:author="Jade Raposa" w:date="2024-10-16T20:58:00Z"/>
            </w:rPr>
          </w:rPrChange>
        </w:rPr>
        <w:pPrChange w:id="2244" w:author="Jade Raposa" w:date="2024-10-15T02:46:00Z">
          <w:pPr>
            <w:ind w:left="720"/>
          </w:pPr>
        </w:pPrChange>
      </w:pPr>
    </w:p>
    <w:p w14:paraId="30CB69CB" w14:textId="77777777" w:rsidR="008F456D" w:rsidRDefault="002B278F">
      <w:pPr>
        <w:pStyle w:val="ListParagraph"/>
        <w:spacing w:line="360" w:lineRule="auto"/>
        <w:ind w:left="1620" w:hanging="450"/>
        <w:rPr>
          <w:del w:id="2245" w:author="Jade Raposa" w:date="2024-10-15T02:46:00Z"/>
          <w:rFonts w:ascii="Georgia" w:hAnsi="Georgia"/>
        </w:rPr>
      </w:pPr>
      <w:del w:id="2246" w:author="Jade Raposa" w:date="2024-10-15T02:46:00Z">
        <w:r>
          <w:rPr>
            <w:rFonts w:ascii="Georgia" w:hAnsi="Georgia"/>
            <w:rPrChange w:id="2247" w:author="Jade Raposa" w:date="2024-10-15T02:18:00Z">
              <w:rPr/>
            </w:rPrChange>
          </w:rPr>
          <w:delText xml:space="preserve">    </w:delText>
        </w:r>
      </w:del>
    </w:p>
    <w:p w14:paraId="6AE56FE6" w14:textId="77777777" w:rsidR="008F456D" w:rsidRPr="008F456D" w:rsidRDefault="008F456D">
      <w:pPr>
        <w:spacing w:line="360" w:lineRule="auto"/>
        <w:ind w:left="1620" w:hanging="450"/>
        <w:rPr>
          <w:ins w:id="2248" w:author="Jade Raposa" w:date="2024-10-16T20:58:00Z"/>
          <w:rFonts w:ascii="Georgia" w:hAnsi="Georgia"/>
          <w:rPrChange w:id="2249" w:author="Jade Raposa" w:date="2024-10-15T02:18:00Z">
            <w:rPr>
              <w:ins w:id="2250" w:author="Jade Raposa" w:date="2024-10-16T20:58:00Z"/>
            </w:rPr>
          </w:rPrChange>
        </w:rPr>
        <w:pPrChange w:id="2251"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2252" w:author="Jade Raposa" w:date="2024-10-15T02:46:00Z"/>
          <w:rFonts w:ascii="Georgia" w:hAnsi="Georgia"/>
          <w:rPrChange w:id="2253" w:author="Jade Raposa" w:date="2024-10-15T02:18:00Z">
            <w:rPr>
              <w:del w:id="2254" w:author="Jade Raposa" w:date="2024-10-15T02:46:00Z"/>
            </w:rPr>
          </w:rPrChange>
        </w:rPr>
        <w:pPrChange w:id="2255"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2256" w:author="Jade Raposa" w:date="2024-10-15T02:46:00Z"/>
          <w:rFonts w:ascii="Georgia" w:hAnsi="Georgia"/>
          <w:rPrChange w:id="2257" w:author="Jade Raposa" w:date="2024-10-15T02:18:00Z">
            <w:rPr>
              <w:del w:id="2258" w:author="Jade Raposa" w:date="2024-10-15T02:46:00Z"/>
            </w:rPr>
          </w:rPrChange>
        </w:rPr>
        <w:pPrChange w:id="2259"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2260" w:author="Jade Raposa" w:date="2024-10-15T02:46:00Z"/>
          <w:rFonts w:ascii="Georgia" w:hAnsi="Georgia"/>
          <w:rPrChange w:id="2261" w:author="Jade Raposa" w:date="2024-10-15T02:18:00Z">
            <w:rPr>
              <w:del w:id="2262" w:author="Jade Raposa" w:date="2024-10-15T02:46:00Z"/>
            </w:rPr>
          </w:rPrChange>
        </w:rPr>
        <w:pPrChange w:id="2263"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2264" w:author="Jade Raposa" w:date="2024-10-15T02:46:00Z"/>
          <w:rFonts w:ascii="Georgia" w:hAnsi="Georgia"/>
          <w:rPrChange w:id="2265" w:author="Jade Raposa" w:date="2024-10-15T02:18:00Z">
            <w:rPr>
              <w:del w:id="2266" w:author="Jade Raposa" w:date="2024-10-15T02:46:00Z"/>
            </w:rPr>
          </w:rPrChange>
        </w:rPr>
        <w:pPrChange w:id="2267"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2268" w:author="Jade Raposa" w:date="2024-10-15T02:23:00Z"/>
          <w:rFonts w:ascii="Georgia" w:hAnsi="Georgia"/>
          <w:rPrChange w:id="2269" w:author="Jade Raposa" w:date="2024-10-15T02:18:00Z">
            <w:rPr>
              <w:del w:id="2270" w:author="Jade Raposa" w:date="2024-10-15T02:23:00Z"/>
            </w:rPr>
          </w:rPrChange>
        </w:rPr>
        <w:pPrChange w:id="2271"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2272" w:author="Jade Raposa" w:date="2024-10-15T02:23:00Z"/>
          <w:rFonts w:ascii="Georgia" w:hAnsi="Georgia"/>
          <w:rPrChange w:id="2273" w:author="Jade Raposa" w:date="2024-10-15T02:18:00Z">
            <w:rPr>
              <w:del w:id="2274" w:author="Jade Raposa" w:date="2024-10-15T02:23:00Z"/>
            </w:rPr>
          </w:rPrChange>
        </w:rPr>
        <w:pPrChange w:id="2275" w:author="Jade Raposa" w:date="2024-10-15T02:46:00Z">
          <w:pPr>
            <w:pStyle w:val="ListParagraph"/>
            <w:ind w:left="1800"/>
          </w:pPr>
        </w:pPrChange>
      </w:pPr>
    </w:p>
    <w:p w14:paraId="652814F6" w14:textId="77777777" w:rsidR="008F456D" w:rsidRPr="008F456D" w:rsidRDefault="008F456D">
      <w:pPr>
        <w:spacing w:line="360" w:lineRule="auto"/>
        <w:ind w:left="1800"/>
        <w:rPr>
          <w:del w:id="2276" w:author="Jade Raposa" w:date="2024-10-15T02:23:00Z"/>
          <w:rFonts w:ascii="Georgia" w:hAnsi="Georgia"/>
          <w:rPrChange w:id="2277" w:author="Jade Raposa" w:date="2024-10-15T02:23:00Z">
            <w:rPr>
              <w:del w:id="2278" w:author="Jade Raposa" w:date="2024-10-15T02:23:00Z"/>
            </w:rPr>
          </w:rPrChange>
        </w:rPr>
        <w:pPrChange w:id="2279"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2280" w:author="Jade Raposa" w:date="2024-10-15T02:46:00Z"/>
          <w:rFonts w:ascii="Georgia" w:hAnsi="Georgia"/>
          <w:rPrChange w:id="2281" w:author="Jade Raposa" w:date="2024-10-15T02:23:00Z">
            <w:rPr>
              <w:del w:id="2282" w:author="Jade Raposa" w:date="2024-10-15T02:46:00Z"/>
            </w:rPr>
          </w:rPrChange>
        </w:rPr>
        <w:pPrChange w:id="2283"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2284" w:author="Jade Raposa" w:date="2024-10-15T02:18:00Z">
            <w:rPr/>
          </w:rPrChange>
        </w:rPr>
        <w:pPrChange w:id="2285"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2286" w:author="Jade Raposa" w:date="2024-10-16T20:58:00Z"/>
          <w:rFonts w:ascii="Georgia" w:hAnsi="Georgia"/>
          <w:b/>
          <w:bCs/>
        </w:rPr>
        <w:pPrChange w:id="2287" w:author="Jade Raposa" w:date="2024-10-16T20:58:00Z">
          <w:pPr>
            <w:pStyle w:val="ListParagraph"/>
            <w:spacing w:line="360" w:lineRule="auto"/>
            <w:ind w:left="1620" w:hanging="450"/>
          </w:pPr>
        </w:pPrChange>
      </w:pPr>
      <w:del w:id="2288" w:author="Jade Raposa" w:date="2024-10-16T20:58:00Z">
        <w:r>
          <w:rPr>
            <w:rFonts w:ascii="Georgia" w:hAnsi="Georgia"/>
            <w:rPrChange w:id="2289" w:author="Jade Raposa" w:date="2024-10-15T02:18:00Z">
              <w:rPr/>
            </w:rPrChange>
          </w:rPr>
          <w:delText>11.</w:delText>
        </w:r>
        <w:r>
          <w:rPr>
            <w:rFonts w:ascii="Georgia" w:hAnsi="Georgia"/>
            <w:rPrChange w:id="2290" w:author="Jade Raposa" w:date="2024-10-15T02:18:00Z">
              <w:rPr/>
            </w:rPrChange>
          </w:rPr>
          <w:tab/>
        </w:r>
      </w:del>
      <w:r>
        <w:rPr>
          <w:rFonts w:ascii="Georgia" w:hAnsi="Georgia"/>
          <w:rPrChange w:id="2291" w:author="Jade Raposa" w:date="2024-10-15T02:18:00Z">
            <w:rPr/>
          </w:rPrChange>
        </w:rPr>
        <w:t xml:space="preserve">After completing quizzes and finishing the subject, you can view your certificate by clicking </w:t>
      </w:r>
      <w:r>
        <w:rPr>
          <w:rFonts w:ascii="Georgia" w:hAnsi="Georgia"/>
          <w:b/>
          <w:bCs/>
          <w:rPrChange w:id="2292"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2293" w:author="Jade Raposa" w:date="2024-10-16T20:58:00Z">
            <w:rPr/>
          </w:rPrChange>
        </w:rPr>
        <w:pPrChange w:id="2294"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2295" w:author="Jade Raposa" w:date="2024-10-15T02:18:00Z">
            <w:rPr>
              <w:b/>
              <w:bCs/>
            </w:rPr>
          </w:rPrChange>
        </w:rPr>
        <w:pPrChange w:id="2296" w:author="Jade Raposa" w:date="2024-10-15T02:46:00Z">
          <w:pPr>
            <w:pStyle w:val="ListParagraph"/>
            <w:ind w:left="1800"/>
          </w:pPr>
        </w:pPrChange>
      </w:pPr>
      <w:r>
        <w:rPr>
          <w:rFonts w:ascii="Georgia" w:hAnsi="Georgia"/>
          <w:rPrChange w:id="2297" w:author="Jade Raposa" w:date="2024-10-15T02:18:00Z">
            <w:rPr/>
          </w:rPrChange>
        </w:rPr>
        <w:t>12.</w:t>
      </w:r>
      <w:r>
        <w:rPr>
          <w:rFonts w:ascii="Georgia" w:hAnsi="Georgia"/>
          <w:rPrChange w:id="2298" w:author="Jade Raposa" w:date="2024-10-15T02:18:00Z">
            <w:rPr/>
          </w:rPrChange>
        </w:rPr>
        <w:tab/>
        <w:t xml:space="preserve">When you are done with everything, click </w:t>
      </w:r>
      <w:r>
        <w:rPr>
          <w:rFonts w:ascii="Georgia" w:hAnsi="Georgia"/>
          <w:b/>
          <w:bCs/>
          <w:rPrChange w:id="2299" w:author="Jade Raposa" w:date="2024-10-15T02:18:00Z">
            <w:rPr>
              <w:b/>
              <w:bCs/>
            </w:rPr>
          </w:rPrChange>
        </w:rPr>
        <w:t>“LOG OUT.”</w:t>
      </w:r>
    </w:p>
    <w:p w14:paraId="1606DD97" w14:textId="77777777" w:rsidR="008F456D" w:rsidRDefault="008F456D">
      <w:pPr>
        <w:ind w:left="1620" w:hanging="450"/>
        <w:rPr>
          <w:ins w:id="2300" w:author="Jade Raposa" w:date="2024-10-17T00:58:00Z"/>
          <w:rFonts w:ascii="Georgia" w:hAnsi="Georgia"/>
          <w:b/>
          <w:bCs/>
        </w:rPr>
        <w:sectPr w:rsidR="008F456D">
          <w:headerReference w:type="first" r:id="rId13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2311" w:author="Jade Raposa" w:date="2024-10-15T02:46:00Z"/>
          <w:rFonts w:ascii="Georgia" w:hAnsi="Georgia"/>
          <w:b/>
          <w:bCs/>
          <w:rPrChange w:id="2312" w:author="Jade Raposa" w:date="2024-10-15T02:18:00Z">
            <w:rPr>
              <w:del w:id="2313" w:author="Jade Raposa" w:date="2024-10-15T02:46:00Z"/>
              <w:b/>
              <w:bCs/>
            </w:rPr>
          </w:rPrChange>
        </w:rPr>
        <w:pPrChange w:id="2314" w:author="Jade Raposa" w:date="2024-10-15T02:21:00Z">
          <w:pPr>
            <w:pStyle w:val="ListParagraph"/>
            <w:ind w:left="1800"/>
          </w:pPr>
        </w:pPrChange>
      </w:pPr>
    </w:p>
    <w:p w14:paraId="06DA32B3" w14:textId="77777777" w:rsidR="008F456D" w:rsidRPr="008F456D" w:rsidRDefault="008F456D">
      <w:pPr>
        <w:pStyle w:val="ListParagraph"/>
        <w:ind w:left="1620" w:hanging="450"/>
        <w:rPr>
          <w:del w:id="2315" w:author="Jade Raposa" w:date="2024-10-15T02:46:00Z"/>
          <w:rFonts w:ascii="Georgia" w:hAnsi="Georgia"/>
          <w:b/>
          <w:bCs/>
          <w:rPrChange w:id="2316" w:author="Jade Raposa" w:date="2024-10-15T02:18:00Z">
            <w:rPr>
              <w:del w:id="2317" w:author="Jade Raposa" w:date="2024-10-15T02:46:00Z"/>
              <w:b/>
              <w:bCs/>
            </w:rPr>
          </w:rPrChange>
        </w:rPr>
        <w:pPrChange w:id="2318" w:author="Jade Raposa" w:date="2024-10-15T02:21:00Z">
          <w:pPr>
            <w:pStyle w:val="ListParagraph"/>
            <w:ind w:left="1800"/>
          </w:pPr>
        </w:pPrChange>
      </w:pPr>
    </w:p>
    <w:p w14:paraId="7BD7AB54" w14:textId="77777777" w:rsidR="008F456D" w:rsidRPr="008F456D" w:rsidRDefault="008F456D">
      <w:pPr>
        <w:pStyle w:val="ListParagraph"/>
        <w:ind w:left="1620" w:hanging="450"/>
        <w:rPr>
          <w:del w:id="2319" w:author="Jade Raposa" w:date="2024-10-15T02:46:00Z"/>
          <w:rFonts w:ascii="Georgia" w:hAnsi="Georgia"/>
          <w:b/>
          <w:bCs/>
          <w:rPrChange w:id="2320" w:author="Jade Raposa" w:date="2024-10-15T02:18:00Z">
            <w:rPr>
              <w:del w:id="2321" w:author="Jade Raposa" w:date="2024-10-15T02:46:00Z"/>
              <w:b/>
              <w:bCs/>
            </w:rPr>
          </w:rPrChange>
        </w:rPr>
        <w:pPrChange w:id="2322" w:author="Jade Raposa" w:date="2024-10-15T02:21:00Z">
          <w:pPr>
            <w:pStyle w:val="ListParagraph"/>
            <w:ind w:left="1800"/>
          </w:pPr>
        </w:pPrChange>
      </w:pPr>
    </w:p>
    <w:p w14:paraId="1BD4BF76" w14:textId="77777777" w:rsidR="008F456D" w:rsidRPr="008F456D" w:rsidRDefault="008F456D">
      <w:pPr>
        <w:pStyle w:val="ListParagraph"/>
        <w:ind w:left="1620" w:hanging="450"/>
        <w:rPr>
          <w:del w:id="2323" w:author="Jade Raposa" w:date="2024-10-15T02:46:00Z"/>
          <w:rFonts w:ascii="Georgia" w:hAnsi="Georgia"/>
          <w:b/>
          <w:bCs/>
          <w:rPrChange w:id="2324" w:author="Jade Raposa" w:date="2024-10-15T02:18:00Z">
            <w:rPr>
              <w:del w:id="2325" w:author="Jade Raposa" w:date="2024-10-15T02:46:00Z"/>
              <w:b/>
              <w:bCs/>
            </w:rPr>
          </w:rPrChange>
        </w:rPr>
        <w:pPrChange w:id="2326" w:author="Jade Raposa" w:date="2024-10-15T02:21:00Z">
          <w:pPr>
            <w:pStyle w:val="ListParagraph"/>
            <w:ind w:left="1800"/>
          </w:pPr>
        </w:pPrChange>
      </w:pPr>
    </w:p>
    <w:p w14:paraId="4BC1D4C7" w14:textId="77777777" w:rsidR="008F456D" w:rsidRPr="008F456D" w:rsidRDefault="008F456D">
      <w:pPr>
        <w:ind w:left="1620" w:hanging="450"/>
        <w:rPr>
          <w:del w:id="2327" w:author="Jade Raposa" w:date="2024-10-15T02:46:00Z"/>
          <w:rFonts w:ascii="Georgia" w:hAnsi="Georgia"/>
          <w:b/>
          <w:bCs/>
          <w:rPrChange w:id="2328" w:author="Jade Raposa" w:date="2024-10-15T02:18:00Z">
            <w:rPr>
              <w:del w:id="2329" w:author="Jade Raposa" w:date="2024-10-15T02:46:00Z"/>
              <w:b/>
              <w:bCs/>
            </w:rPr>
          </w:rPrChange>
        </w:rPr>
        <w:pPrChange w:id="2330" w:author="Jade Raposa" w:date="2024-10-15T02:21:00Z">
          <w:pPr>
            <w:ind w:left="720"/>
          </w:pPr>
        </w:pPrChange>
      </w:pPr>
    </w:p>
    <w:p w14:paraId="10FBAC73" w14:textId="77777777" w:rsidR="008F456D" w:rsidRPr="008F456D" w:rsidRDefault="008F456D">
      <w:pPr>
        <w:ind w:left="1620" w:hanging="450"/>
        <w:rPr>
          <w:del w:id="2331" w:author="Jade Raposa" w:date="2024-10-15T02:46:00Z"/>
          <w:rFonts w:ascii="Georgia" w:hAnsi="Georgia"/>
          <w:b/>
          <w:bCs/>
          <w:rPrChange w:id="2332" w:author="Jade Raposa" w:date="2024-10-15T02:18:00Z">
            <w:rPr>
              <w:del w:id="2333" w:author="Jade Raposa" w:date="2024-10-15T02:46:00Z"/>
              <w:b/>
              <w:bCs/>
            </w:rPr>
          </w:rPrChange>
        </w:rPr>
        <w:pPrChange w:id="2334" w:author="Jade Raposa" w:date="2024-10-15T02:21:00Z">
          <w:pPr/>
        </w:pPrChange>
      </w:pPr>
    </w:p>
    <w:p w14:paraId="5A030D83" w14:textId="77777777" w:rsidR="008F456D" w:rsidRPr="008F456D" w:rsidRDefault="008F456D">
      <w:pPr>
        <w:ind w:left="720"/>
        <w:rPr>
          <w:del w:id="2335" w:author="Jade Raposa" w:date="2024-10-17T00:58:00Z"/>
          <w:rFonts w:ascii="Georgia" w:hAnsi="Georgia"/>
          <w:b/>
          <w:bCs/>
          <w:rPrChange w:id="2336" w:author="Jade Raposa" w:date="2024-10-15T02:18:00Z">
            <w:rPr>
              <w:del w:id="2337"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2338" w:author="Jade Raposa" w:date="2024-10-15T02:18:00Z">
            <w:rPr>
              <w:b/>
              <w:bCs/>
            </w:rPr>
          </w:rPrChange>
        </w:rPr>
        <w:pPrChange w:id="2339" w:author="Jade Raposa" w:date="2024-10-15T02:21:00Z">
          <w:pPr>
            <w:ind w:left="720"/>
          </w:pPr>
        </w:pPrChange>
      </w:pPr>
      <w:r>
        <w:rPr>
          <w:rFonts w:ascii="Georgia" w:hAnsi="Georgia"/>
          <w:b/>
          <w:bCs/>
          <w:rPrChange w:id="2340"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2341" w:author="Jade Raposa" w:date="2024-10-15T02:18:00Z">
            <w:rPr>
              <w:b/>
              <w:bCs/>
            </w:rPr>
          </w:rPrChange>
        </w:rPr>
        <w:pPrChange w:id="2342" w:author="Jade Raposa" w:date="2024-10-15T02:21:00Z">
          <w:pPr>
            <w:pStyle w:val="ListParagraph"/>
            <w:numPr>
              <w:numId w:val="17"/>
            </w:numPr>
            <w:ind w:left="2160" w:hanging="360"/>
          </w:pPr>
        </w:pPrChange>
      </w:pPr>
      <w:r>
        <w:rPr>
          <w:rFonts w:ascii="Georgia" w:hAnsi="Georgia"/>
          <w:rPrChange w:id="2343" w:author="Jade Raposa" w:date="2024-10-15T02:18:00Z">
            <w:rPr/>
          </w:rPrChange>
        </w:rPr>
        <w:t xml:space="preserve">Select your role, the option is </w:t>
      </w:r>
      <w:r>
        <w:rPr>
          <w:rFonts w:ascii="Georgia" w:hAnsi="Georgia"/>
          <w:b/>
          <w:bCs/>
          <w:rPrChange w:id="2344" w:author="Jade Raposa" w:date="2024-10-15T02:18:00Z">
            <w:rPr>
              <w:b/>
              <w:bCs/>
            </w:rPr>
          </w:rPrChange>
        </w:rPr>
        <w:t>“MENTOR.”</w:t>
      </w:r>
    </w:p>
    <w:p w14:paraId="08C61E34" w14:textId="77777777" w:rsidR="008F456D" w:rsidRPr="008F456D" w:rsidRDefault="002B278F">
      <w:pPr>
        <w:ind w:left="1620" w:hanging="450"/>
        <w:rPr>
          <w:rFonts w:ascii="Georgia" w:hAnsi="Georgia"/>
          <w:rPrChange w:id="2345" w:author="Jade Raposa" w:date="2024-10-15T02:18:00Z">
            <w:rPr/>
          </w:rPrChange>
        </w:rPr>
        <w:pPrChange w:id="2346" w:author="Jade Raposa" w:date="2024-10-15T02:21:00Z">
          <w:pPr>
            <w:ind w:left="720"/>
          </w:pPr>
        </w:pPrChange>
      </w:pPr>
      <w:r>
        <w:rPr>
          <w:rFonts w:ascii="Georgia" w:hAnsi="Georgia"/>
          <w:noProof/>
          <w:rPrChange w:id="2347"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2348" w:author="Jade Raposa" w:date="2024-10-15T02:18:00Z">
            <w:rPr/>
          </w:rPrChange>
        </w:rPr>
        <w:pPrChange w:id="2349" w:author="Jade Raposa" w:date="2024-10-15T02:21:00Z">
          <w:pPr>
            <w:ind w:left="720"/>
          </w:pPr>
        </w:pPrChange>
      </w:pPr>
    </w:p>
    <w:p w14:paraId="0758ABCA" w14:textId="77777777" w:rsidR="008F456D" w:rsidRPr="008F456D" w:rsidRDefault="008F456D">
      <w:pPr>
        <w:ind w:left="1620" w:hanging="450"/>
        <w:rPr>
          <w:rFonts w:ascii="Georgia" w:hAnsi="Georgia"/>
          <w:rPrChange w:id="2350" w:author="Jade Raposa" w:date="2024-10-15T02:18:00Z">
            <w:rPr/>
          </w:rPrChange>
        </w:rPr>
        <w:pPrChange w:id="2351" w:author="Jade Raposa" w:date="2024-10-15T02:21:00Z">
          <w:pPr>
            <w:ind w:left="720"/>
          </w:pPr>
        </w:pPrChange>
      </w:pPr>
    </w:p>
    <w:p w14:paraId="6FC30B1E" w14:textId="77777777" w:rsidR="008F456D" w:rsidRPr="008F456D" w:rsidRDefault="008F456D">
      <w:pPr>
        <w:ind w:left="1620" w:hanging="450"/>
        <w:rPr>
          <w:rFonts w:ascii="Georgia" w:hAnsi="Georgia"/>
          <w:rPrChange w:id="2352" w:author="Jade Raposa" w:date="2024-10-15T02:18:00Z">
            <w:rPr/>
          </w:rPrChange>
        </w:rPr>
        <w:pPrChange w:id="2353" w:author="Jade Raposa" w:date="2024-10-15T02:21:00Z">
          <w:pPr>
            <w:ind w:left="720"/>
          </w:pPr>
        </w:pPrChange>
      </w:pPr>
    </w:p>
    <w:p w14:paraId="288E7A95" w14:textId="77777777" w:rsidR="008F456D" w:rsidRPr="008F456D" w:rsidRDefault="008F456D">
      <w:pPr>
        <w:ind w:left="1620" w:hanging="450"/>
        <w:rPr>
          <w:rFonts w:ascii="Georgia" w:hAnsi="Georgia"/>
          <w:rPrChange w:id="2354" w:author="Jade Raposa" w:date="2024-10-15T02:18:00Z">
            <w:rPr/>
          </w:rPrChange>
        </w:rPr>
        <w:pPrChange w:id="2355" w:author="Jade Raposa" w:date="2024-10-15T02:21:00Z">
          <w:pPr>
            <w:ind w:left="720"/>
          </w:pPr>
        </w:pPrChange>
      </w:pPr>
    </w:p>
    <w:p w14:paraId="7D016331" w14:textId="77777777" w:rsidR="008F456D" w:rsidRPr="008F456D" w:rsidRDefault="002B278F">
      <w:pPr>
        <w:ind w:left="1620" w:hanging="450"/>
        <w:rPr>
          <w:rFonts w:ascii="Georgia" w:hAnsi="Georgia"/>
          <w:rPrChange w:id="2356" w:author="Jade Raposa" w:date="2024-10-15T02:18:00Z">
            <w:rPr/>
          </w:rPrChange>
        </w:rPr>
        <w:pPrChange w:id="2357" w:author="Jade Raposa" w:date="2024-10-15T02:21:00Z">
          <w:pPr>
            <w:ind w:left="720"/>
          </w:pPr>
        </w:pPrChange>
      </w:pPr>
      <w:r>
        <w:rPr>
          <w:rFonts w:ascii="Georgia" w:hAnsi="Georgia"/>
          <w:b/>
          <w:bCs/>
          <w:noProof/>
          <w:rPrChange w:id="2358"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13882E"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2359" w:author="Jade Raposa" w:date="2024-10-15T02:18:00Z">
            <w:rPr/>
          </w:rPrChange>
        </w:rPr>
        <w:pPrChange w:id="2360" w:author="Jade Raposa" w:date="2024-10-15T02:21:00Z">
          <w:pPr>
            <w:ind w:left="720"/>
          </w:pPr>
        </w:pPrChange>
      </w:pPr>
    </w:p>
    <w:p w14:paraId="7FE548B9" w14:textId="77777777" w:rsidR="008F456D" w:rsidRPr="008F456D" w:rsidRDefault="008F456D">
      <w:pPr>
        <w:ind w:left="1620" w:hanging="450"/>
        <w:rPr>
          <w:rFonts w:ascii="Georgia" w:hAnsi="Georgia"/>
          <w:rPrChange w:id="2361" w:author="Jade Raposa" w:date="2024-10-15T02:18:00Z">
            <w:rPr/>
          </w:rPrChange>
        </w:rPr>
        <w:pPrChange w:id="2362" w:author="Jade Raposa" w:date="2024-10-15T02:21:00Z">
          <w:pPr>
            <w:ind w:left="720"/>
          </w:pPr>
        </w:pPrChange>
      </w:pPr>
    </w:p>
    <w:p w14:paraId="1A23ED53" w14:textId="77777777" w:rsidR="008F456D" w:rsidRPr="008F456D" w:rsidRDefault="008F456D">
      <w:pPr>
        <w:ind w:left="1620" w:hanging="450"/>
        <w:rPr>
          <w:rFonts w:ascii="Georgia" w:hAnsi="Georgia"/>
          <w:rPrChange w:id="2363" w:author="Jade Raposa" w:date="2024-10-15T02:18:00Z">
            <w:rPr/>
          </w:rPrChange>
        </w:rPr>
        <w:pPrChange w:id="2364" w:author="Jade Raposa" w:date="2024-10-15T02:21:00Z">
          <w:pPr>
            <w:ind w:left="720"/>
          </w:pPr>
        </w:pPrChange>
      </w:pPr>
    </w:p>
    <w:p w14:paraId="6F545667" w14:textId="77777777" w:rsidR="008F456D" w:rsidRPr="008F456D" w:rsidRDefault="008F456D">
      <w:pPr>
        <w:ind w:left="1620" w:hanging="450"/>
        <w:rPr>
          <w:rFonts w:ascii="Georgia" w:hAnsi="Georgia"/>
          <w:rPrChange w:id="2365" w:author="Jade Raposa" w:date="2024-10-15T02:18:00Z">
            <w:rPr/>
          </w:rPrChange>
        </w:rPr>
        <w:pPrChange w:id="2366" w:author="Jade Raposa" w:date="2024-10-15T02:21:00Z">
          <w:pPr>
            <w:ind w:left="720"/>
          </w:pPr>
        </w:pPrChange>
      </w:pPr>
    </w:p>
    <w:p w14:paraId="118391AD" w14:textId="77777777" w:rsidR="008F456D" w:rsidRPr="008F456D" w:rsidRDefault="008F456D">
      <w:pPr>
        <w:ind w:left="1620" w:hanging="450"/>
        <w:rPr>
          <w:rFonts w:ascii="Georgia" w:hAnsi="Georgia"/>
          <w:rPrChange w:id="2367" w:author="Jade Raposa" w:date="2024-10-15T02:18:00Z">
            <w:rPr/>
          </w:rPrChange>
        </w:rPr>
        <w:pPrChange w:id="2368"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2369" w:author="Jade Raposa" w:date="2024-10-15T02:18:00Z">
            <w:rPr/>
          </w:rPrChange>
        </w:rPr>
        <w:pPrChange w:id="2370" w:author="Jade Raposa" w:date="2024-10-15T02:21:00Z">
          <w:pPr>
            <w:pStyle w:val="ListParagraph"/>
            <w:numPr>
              <w:numId w:val="17"/>
            </w:numPr>
            <w:ind w:left="2160" w:hanging="360"/>
          </w:pPr>
        </w:pPrChange>
      </w:pPr>
      <w:r>
        <w:rPr>
          <w:rFonts w:ascii="Georgia" w:hAnsi="Georgia"/>
          <w:rPrChange w:id="2371" w:author="Jade Raposa" w:date="2024-10-15T02:18:00Z">
            <w:rPr/>
          </w:rPrChange>
        </w:rPr>
        <w:t xml:space="preserve">Tap </w:t>
      </w:r>
      <w:r>
        <w:rPr>
          <w:rFonts w:ascii="Georgia" w:hAnsi="Georgia"/>
          <w:b/>
          <w:bCs/>
          <w:rPrChange w:id="2372" w:author="Jade Raposa" w:date="2024-10-15T02:18:00Z">
            <w:rPr>
              <w:b/>
              <w:bCs/>
            </w:rPr>
          </w:rPrChange>
        </w:rPr>
        <w:t>“SIGN UP”</w:t>
      </w:r>
      <w:r>
        <w:rPr>
          <w:rFonts w:ascii="Georgia" w:hAnsi="Georgia"/>
          <w:rPrChange w:id="2373" w:author="Jade Raposa" w:date="2024-10-15T02:18:00Z">
            <w:rPr/>
          </w:rPrChange>
        </w:rPr>
        <w:t xml:space="preserve"> to create an account. Make sure to use your </w:t>
      </w:r>
      <w:r>
        <w:rPr>
          <w:rFonts w:ascii="Georgia" w:hAnsi="Georgia"/>
          <w:b/>
          <w:bCs/>
          <w:rPrChange w:id="2374" w:author="Jade Raposa" w:date="2024-10-15T02:18:00Z">
            <w:rPr>
              <w:b/>
              <w:bCs/>
            </w:rPr>
          </w:rPrChange>
        </w:rPr>
        <w:t>“@dwc-legazpi.edu”</w:t>
      </w:r>
      <w:r>
        <w:rPr>
          <w:rFonts w:ascii="Georgia" w:hAnsi="Georgia"/>
          <w:rPrChange w:id="2375" w:author="Jade Raposa" w:date="2024-10-15T02:18:00Z">
            <w:rPr/>
          </w:rPrChange>
        </w:rPr>
        <w:t xml:space="preserve"> email.</w:t>
      </w:r>
    </w:p>
    <w:p w14:paraId="4574B83D" w14:textId="77777777" w:rsidR="008F456D" w:rsidRPr="008F456D" w:rsidRDefault="008F456D">
      <w:pPr>
        <w:ind w:left="1620" w:hanging="450"/>
        <w:rPr>
          <w:rFonts w:ascii="Georgia" w:hAnsi="Georgia"/>
          <w:rPrChange w:id="2376" w:author="Jade Raposa" w:date="2024-10-15T02:18:00Z">
            <w:rPr/>
          </w:rPrChange>
        </w:rPr>
        <w:pPrChange w:id="2377" w:author="Jade Raposa" w:date="2024-10-15T02:21:00Z">
          <w:pPr>
            <w:ind w:left="720"/>
          </w:pPr>
        </w:pPrChange>
      </w:pPr>
    </w:p>
    <w:p w14:paraId="29CCD002" w14:textId="77777777" w:rsidR="008F456D" w:rsidRPr="008F456D" w:rsidRDefault="002B278F">
      <w:pPr>
        <w:ind w:left="1620" w:hanging="450"/>
        <w:rPr>
          <w:rFonts w:ascii="Georgia" w:hAnsi="Georgia"/>
          <w:rPrChange w:id="2378" w:author="Jade Raposa" w:date="2024-10-15T02:18:00Z">
            <w:rPr/>
          </w:rPrChange>
        </w:rPr>
        <w:pPrChange w:id="2379" w:author="Jade Raposa" w:date="2024-10-15T02:21:00Z">
          <w:pPr>
            <w:ind w:left="720"/>
          </w:pPr>
        </w:pPrChange>
      </w:pPr>
      <w:r>
        <w:rPr>
          <w:rFonts w:ascii="Georgia" w:hAnsi="Georgia"/>
          <w:noProof/>
          <w:rPrChange w:id="2380"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2381" w:author="Jade Raposa" w:date="2024-10-15T02:18:00Z">
            <w:rPr/>
          </w:rPrChange>
        </w:rPr>
        <w:pPrChange w:id="2382" w:author="Jade Raposa" w:date="2024-10-15T02:21:00Z">
          <w:pPr>
            <w:ind w:left="720"/>
          </w:pPr>
        </w:pPrChange>
      </w:pPr>
    </w:p>
    <w:p w14:paraId="15A57BA0" w14:textId="77777777" w:rsidR="008F456D" w:rsidRPr="008F456D" w:rsidRDefault="008F456D">
      <w:pPr>
        <w:ind w:left="1620" w:hanging="450"/>
        <w:rPr>
          <w:rFonts w:ascii="Georgia" w:hAnsi="Georgia"/>
          <w:rPrChange w:id="2383" w:author="Jade Raposa" w:date="2024-10-15T02:18:00Z">
            <w:rPr/>
          </w:rPrChange>
        </w:rPr>
        <w:pPrChange w:id="2384" w:author="Jade Raposa" w:date="2024-10-15T02:21:00Z">
          <w:pPr>
            <w:ind w:left="720"/>
          </w:pPr>
        </w:pPrChange>
      </w:pPr>
    </w:p>
    <w:p w14:paraId="08845962" w14:textId="77777777" w:rsidR="008F456D" w:rsidRPr="008F456D" w:rsidRDefault="002B278F">
      <w:pPr>
        <w:ind w:left="1620" w:hanging="450"/>
        <w:rPr>
          <w:rFonts w:ascii="Georgia" w:hAnsi="Georgia"/>
          <w:rPrChange w:id="2385" w:author="Jade Raposa" w:date="2024-10-15T02:18:00Z">
            <w:rPr/>
          </w:rPrChange>
        </w:rPr>
        <w:pPrChange w:id="2386" w:author="Jade Raposa" w:date="2024-10-15T02:21:00Z">
          <w:pPr>
            <w:ind w:left="720"/>
          </w:pPr>
        </w:pPrChange>
      </w:pPr>
      <w:ins w:id="2387" w:author="Jade Raposa" w:date="2024-10-15T02:45:00Z">
        <w:r>
          <w:rPr>
            <w:rFonts w:ascii="Georgia" w:hAnsi="Georgia"/>
            <w:b/>
            <w:bCs/>
            <w:noProof/>
            <w:rPrChange w:id="2388"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BF63F46"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2389" w:author="Jade Raposa" w:date="2024-10-15T02:18:00Z">
            <w:rPr/>
          </w:rPrChange>
        </w:rPr>
        <w:pPrChange w:id="2390" w:author="Jade Raposa" w:date="2024-10-15T02:21:00Z">
          <w:pPr>
            <w:ind w:left="720"/>
          </w:pPr>
        </w:pPrChange>
      </w:pPr>
    </w:p>
    <w:p w14:paraId="51312A7D" w14:textId="77777777" w:rsidR="008F456D" w:rsidRPr="008F456D" w:rsidRDefault="008F456D">
      <w:pPr>
        <w:ind w:left="1620" w:hanging="450"/>
        <w:rPr>
          <w:rFonts w:ascii="Georgia" w:hAnsi="Georgia"/>
          <w:rPrChange w:id="2391" w:author="Jade Raposa" w:date="2024-10-15T02:18:00Z">
            <w:rPr/>
          </w:rPrChange>
        </w:rPr>
        <w:pPrChange w:id="2392" w:author="Jade Raposa" w:date="2024-10-15T02:21:00Z">
          <w:pPr>
            <w:ind w:left="720"/>
          </w:pPr>
        </w:pPrChange>
      </w:pPr>
    </w:p>
    <w:p w14:paraId="6637E1E3" w14:textId="77777777" w:rsidR="008F456D" w:rsidRPr="008F456D" w:rsidRDefault="008F456D">
      <w:pPr>
        <w:ind w:left="1620" w:hanging="450"/>
        <w:rPr>
          <w:rFonts w:ascii="Georgia" w:hAnsi="Georgia"/>
          <w:rPrChange w:id="2393" w:author="Jade Raposa" w:date="2024-10-15T02:18:00Z">
            <w:rPr/>
          </w:rPrChange>
        </w:rPr>
        <w:pPrChange w:id="2394" w:author="Jade Raposa" w:date="2024-10-15T02:21:00Z">
          <w:pPr>
            <w:ind w:left="720"/>
          </w:pPr>
        </w:pPrChange>
      </w:pPr>
    </w:p>
    <w:p w14:paraId="6E0F1314" w14:textId="77777777" w:rsidR="008F456D" w:rsidRDefault="008F456D">
      <w:pPr>
        <w:pStyle w:val="ListParagraph"/>
        <w:numPr>
          <w:ilvl w:val="0"/>
          <w:numId w:val="17"/>
        </w:numPr>
        <w:rPr>
          <w:ins w:id="2395" w:author="Jade Raposa" w:date="2024-10-17T00:59:00Z"/>
          <w:rFonts w:ascii="Georgia" w:hAnsi="Georgia"/>
        </w:rPr>
        <w:sectPr w:rsidR="008F456D">
          <w:headerReference w:type="default" r:id="rId133"/>
          <w:headerReference w:type="first" r:id="rId134"/>
          <w:pgSz w:w="12240" w:h="15840"/>
          <w:pgMar w:top="1440" w:right="1440" w:bottom="1440" w:left="1440" w:header="708" w:footer="708" w:gutter="0"/>
          <w:pgNumType w:start="1"/>
          <w:cols w:space="708"/>
          <w:docGrid w:linePitch="360"/>
        </w:sectPr>
      </w:pPr>
    </w:p>
    <w:p w14:paraId="3D6318DD" w14:textId="77777777" w:rsidR="00000000" w:rsidRDefault="00000000">
      <w:pPr>
        <w:ind w:left="1620" w:hanging="450"/>
        <w:rPr>
          <w:del w:id="2408" w:author="Jade Raposa" w:date="2024-10-17T00:59:00Z"/>
          <w:rFonts w:ascii="Georgia" w:hAnsi="Georgia"/>
          <w:rPrChange w:id="2409" w:author="Jade Raposa" w:date="2024-10-15T02:18:00Z">
            <w:rPr>
              <w:del w:id="2410" w:author="Jade Raposa" w:date="2024-10-17T00:59:00Z"/>
            </w:rPr>
          </w:rPrChange>
        </w:rPr>
        <w:sectPr w:rsidR="00000000">
          <w:pgSz w:w="12240" w:h="15840"/>
          <w:pgMar w:top="1440" w:right="1440" w:bottom="1440" w:left="1440" w:header="708" w:footer="708" w:gutter="0"/>
          <w:pgNumType w:start="1"/>
          <w:cols w:space="708"/>
          <w:titlePg/>
          <w:docGrid w:linePitch="360"/>
        </w:sectPr>
        <w:pPrChange w:id="2411" w:author="Jade Raposa" w:date="2024-10-15T02:21:00Z">
          <w:pPr/>
        </w:pPrChange>
      </w:pPr>
    </w:p>
    <w:p w14:paraId="6D8E9AF7" w14:textId="77777777" w:rsidR="008F456D" w:rsidRPr="008F456D" w:rsidRDefault="008F456D">
      <w:pPr>
        <w:ind w:left="1620" w:hanging="450"/>
        <w:rPr>
          <w:del w:id="2412" w:author="Jade Raposa" w:date="2024-10-17T00:58:00Z"/>
          <w:rFonts w:ascii="Georgia" w:hAnsi="Georgia"/>
          <w:rPrChange w:id="2413" w:author="Jade Raposa" w:date="2024-10-15T02:18:00Z">
            <w:rPr>
              <w:del w:id="2414" w:author="Jade Raposa" w:date="2024-10-17T00:58:00Z"/>
            </w:rPr>
          </w:rPrChange>
        </w:rPr>
        <w:pPrChange w:id="2415"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2416" w:author="Jade Raposa" w:date="2024-10-15T02:25:00Z">
            <w:rPr/>
          </w:rPrChange>
        </w:rPr>
        <w:pPrChange w:id="2417" w:author="Jade Raposa" w:date="2024-10-15T02:25:00Z">
          <w:pPr>
            <w:ind w:firstLine="720"/>
          </w:pPr>
        </w:pPrChange>
      </w:pPr>
      <w:del w:id="2418" w:author="Jade Raposa" w:date="2024-10-15T02:25:00Z">
        <w:r>
          <w:rPr>
            <w:rFonts w:ascii="Georgia" w:hAnsi="Georgia"/>
            <w:rPrChange w:id="2419" w:author="Jade Raposa" w:date="2024-10-15T02:25:00Z">
              <w:rPr/>
            </w:rPrChange>
          </w:rPr>
          <w:delText xml:space="preserve">3. </w:delText>
        </w:r>
      </w:del>
      <w:r>
        <w:rPr>
          <w:rFonts w:ascii="Georgia" w:hAnsi="Georgia"/>
          <w:rPrChange w:id="2420" w:author="Jade Raposa" w:date="2024-10-15T02:25:00Z">
            <w:rPr/>
          </w:rPrChange>
        </w:rPr>
        <w:t xml:space="preserve">Enter your </w:t>
      </w:r>
      <w:r>
        <w:rPr>
          <w:rFonts w:ascii="Georgia" w:hAnsi="Georgia"/>
          <w:b/>
          <w:bCs/>
          <w:rPrChange w:id="2421" w:author="Jade Raposa" w:date="2024-10-15T02:25:00Z">
            <w:rPr>
              <w:b/>
              <w:bCs/>
            </w:rPr>
          </w:rPrChange>
        </w:rPr>
        <w:t>“EMAIL”</w:t>
      </w:r>
      <w:r>
        <w:rPr>
          <w:rFonts w:ascii="Georgia" w:hAnsi="Georgia"/>
          <w:rPrChange w:id="2422" w:author="Jade Raposa" w:date="2024-10-15T02:25:00Z">
            <w:rPr/>
          </w:rPrChange>
        </w:rPr>
        <w:t xml:space="preserve"> using the school account, and set your </w:t>
      </w:r>
      <w:r>
        <w:rPr>
          <w:rFonts w:ascii="Georgia" w:hAnsi="Georgia"/>
          <w:b/>
          <w:bCs/>
          <w:rPrChange w:id="2423" w:author="Jade Raposa" w:date="2024-10-15T02:25:00Z">
            <w:rPr>
              <w:b/>
              <w:bCs/>
            </w:rPr>
          </w:rPrChange>
        </w:rPr>
        <w:t>“PASSWORD.”</w:t>
      </w:r>
      <w:r>
        <w:rPr>
          <w:rFonts w:ascii="Georgia" w:hAnsi="Georgia"/>
          <w:rPrChange w:id="2424" w:author="Jade Raposa" w:date="2024-10-15T02:25:00Z">
            <w:rPr/>
          </w:rPrChange>
        </w:rPr>
        <w:t xml:space="preserve"> Press </w:t>
      </w:r>
      <w:r>
        <w:rPr>
          <w:rFonts w:ascii="Georgia" w:hAnsi="Georgia"/>
          <w:b/>
          <w:bCs/>
          <w:rPrChange w:id="2425" w:author="Jade Raposa" w:date="2024-10-15T02:25:00Z">
            <w:rPr>
              <w:b/>
              <w:bCs/>
            </w:rPr>
          </w:rPrChange>
        </w:rPr>
        <w:t>“Next.”</w:t>
      </w:r>
    </w:p>
    <w:p w14:paraId="175A92E8" w14:textId="77777777" w:rsidR="008F456D" w:rsidRPr="008F456D" w:rsidRDefault="002B278F">
      <w:pPr>
        <w:pStyle w:val="ListParagraph"/>
        <w:ind w:left="1620" w:hanging="450"/>
        <w:rPr>
          <w:del w:id="2426" w:author="Jade Raposa" w:date="2024-10-15T02:24:00Z"/>
          <w:rFonts w:ascii="Georgia" w:hAnsi="Georgia"/>
          <w:rPrChange w:id="2427" w:author="Jade Raposa" w:date="2024-10-15T02:18:00Z">
            <w:rPr>
              <w:del w:id="2428" w:author="Jade Raposa" w:date="2024-10-15T02:24:00Z"/>
            </w:rPr>
          </w:rPrChange>
        </w:rPr>
        <w:pPrChange w:id="2429" w:author="Jade Raposa" w:date="2024-10-15T02:21:00Z">
          <w:pPr>
            <w:pStyle w:val="ListParagraph"/>
            <w:ind w:left="1800"/>
          </w:pPr>
        </w:pPrChange>
      </w:pPr>
      <w:r>
        <w:rPr>
          <w:rFonts w:ascii="Georgia" w:hAnsi="Georgia"/>
          <w:noProof/>
          <w:rPrChange w:id="2430"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2431" w:author="Jade Raposa" w:date="2024-10-15T02:24:00Z"/>
          <w:rFonts w:ascii="Georgia" w:hAnsi="Georgia"/>
          <w:rPrChange w:id="2432" w:author="Jade Raposa" w:date="2024-10-15T02:18:00Z">
            <w:rPr>
              <w:del w:id="2433" w:author="Jade Raposa" w:date="2024-10-15T02:24:00Z"/>
            </w:rPr>
          </w:rPrChange>
        </w:rPr>
        <w:pPrChange w:id="2434" w:author="Jade Raposa" w:date="2024-10-15T02:21:00Z">
          <w:pPr>
            <w:pStyle w:val="ListParagraph"/>
            <w:ind w:left="1800"/>
          </w:pPr>
        </w:pPrChange>
      </w:pPr>
    </w:p>
    <w:p w14:paraId="2BC480F3" w14:textId="77777777" w:rsidR="008F456D" w:rsidRPr="008F456D" w:rsidRDefault="008F456D">
      <w:pPr>
        <w:pStyle w:val="ListParagraph"/>
        <w:ind w:left="1620" w:hanging="450"/>
        <w:rPr>
          <w:del w:id="2435" w:author="Jade Raposa" w:date="2024-10-15T02:24:00Z"/>
          <w:rFonts w:ascii="Georgia" w:hAnsi="Georgia"/>
          <w:rPrChange w:id="2436" w:author="Jade Raposa" w:date="2024-10-15T02:18:00Z">
            <w:rPr>
              <w:del w:id="2437" w:author="Jade Raposa" w:date="2024-10-15T02:24:00Z"/>
            </w:rPr>
          </w:rPrChange>
        </w:rPr>
        <w:pPrChange w:id="2438" w:author="Jade Raposa" w:date="2024-10-15T02:21:00Z">
          <w:pPr>
            <w:pStyle w:val="ListParagraph"/>
            <w:ind w:left="1800"/>
          </w:pPr>
        </w:pPrChange>
      </w:pPr>
    </w:p>
    <w:p w14:paraId="2C93A6F9" w14:textId="77777777" w:rsidR="008F456D" w:rsidRPr="008F456D" w:rsidRDefault="008F456D">
      <w:pPr>
        <w:pStyle w:val="ListParagraph"/>
        <w:ind w:left="1620" w:hanging="450"/>
        <w:rPr>
          <w:del w:id="2439" w:author="Jade Raposa" w:date="2024-10-15T02:24:00Z"/>
          <w:rFonts w:ascii="Georgia" w:hAnsi="Georgia"/>
          <w:rPrChange w:id="2440" w:author="Jade Raposa" w:date="2024-10-15T02:18:00Z">
            <w:rPr>
              <w:del w:id="2441" w:author="Jade Raposa" w:date="2024-10-15T02:24:00Z"/>
            </w:rPr>
          </w:rPrChange>
        </w:rPr>
        <w:pPrChange w:id="2442" w:author="Jade Raposa" w:date="2024-10-15T02:21:00Z">
          <w:pPr>
            <w:pStyle w:val="ListParagraph"/>
            <w:ind w:left="1800"/>
          </w:pPr>
        </w:pPrChange>
      </w:pPr>
    </w:p>
    <w:p w14:paraId="377956E1" w14:textId="77777777" w:rsidR="008F456D" w:rsidRDefault="008F456D">
      <w:pPr>
        <w:pStyle w:val="ListParagraph"/>
        <w:ind w:left="1620" w:hanging="450"/>
        <w:pPrChange w:id="2443" w:author="Jade Raposa" w:date="2024-10-15T02:24:00Z">
          <w:pPr>
            <w:pStyle w:val="ListParagraph"/>
            <w:ind w:left="1800"/>
          </w:pPr>
        </w:pPrChange>
      </w:pPr>
    </w:p>
    <w:p w14:paraId="4506C6F6" w14:textId="77777777" w:rsidR="008F456D" w:rsidRPr="008F456D" w:rsidRDefault="008F456D">
      <w:pPr>
        <w:pStyle w:val="ListParagraph"/>
        <w:ind w:left="1620" w:hanging="450"/>
        <w:rPr>
          <w:del w:id="2444" w:author="Jade Raposa" w:date="2024-10-15T02:24:00Z"/>
          <w:rFonts w:ascii="Georgia" w:hAnsi="Georgia"/>
          <w:rPrChange w:id="2445" w:author="Jade Raposa" w:date="2024-10-15T02:18:00Z">
            <w:rPr>
              <w:del w:id="2446" w:author="Jade Raposa" w:date="2024-10-15T02:24:00Z"/>
            </w:rPr>
          </w:rPrChange>
        </w:rPr>
        <w:pPrChange w:id="2447" w:author="Jade Raposa" w:date="2024-10-15T02:21:00Z">
          <w:pPr>
            <w:pStyle w:val="ListParagraph"/>
            <w:ind w:left="1800"/>
          </w:pPr>
        </w:pPrChange>
      </w:pPr>
    </w:p>
    <w:p w14:paraId="300BA150" w14:textId="77777777" w:rsidR="008F456D" w:rsidRPr="008F456D" w:rsidRDefault="008F456D">
      <w:pPr>
        <w:pStyle w:val="ListParagraph"/>
        <w:ind w:left="1620" w:hanging="450"/>
        <w:rPr>
          <w:del w:id="2448" w:author="Jade Raposa" w:date="2024-10-15T02:24:00Z"/>
          <w:rFonts w:ascii="Georgia" w:hAnsi="Georgia"/>
          <w:rPrChange w:id="2449" w:author="Jade Raposa" w:date="2024-10-15T02:18:00Z">
            <w:rPr>
              <w:del w:id="2450" w:author="Jade Raposa" w:date="2024-10-15T02:24:00Z"/>
            </w:rPr>
          </w:rPrChange>
        </w:rPr>
        <w:pPrChange w:id="2451" w:author="Jade Raposa" w:date="2024-10-15T02:21:00Z">
          <w:pPr>
            <w:pStyle w:val="ListParagraph"/>
            <w:ind w:left="1800"/>
          </w:pPr>
        </w:pPrChange>
      </w:pPr>
    </w:p>
    <w:p w14:paraId="49383AA7" w14:textId="77777777" w:rsidR="008F456D" w:rsidRPr="008F456D" w:rsidRDefault="008F456D">
      <w:pPr>
        <w:pStyle w:val="ListParagraph"/>
        <w:ind w:left="1620" w:hanging="450"/>
        <w:rPr>
          <w:del w:id="2452" w:author="Jade Raposa" w:date="2024-10-15T02:24:00Z"/>
          <w:rFonts w:ascii="Georgia" w:hAnsi="Georgia"/>
          <w:rPrChange w:id="2453" w:author="Jade Raposa" w:date="2024-10-15T02:18:00Z">
            <w:rPr>
              <w:del w:id="2454" w:author="Jade Raposa" w:date="2024-10-15T02:24:00Z"/>
            </w:rPr>
          </w:rPrChange>
        </w:rPr>
        <w:pPrChange w:id="2455" w:author="Jade Raposa" w:date="2024-10-15T02:21:00Z">
          <w:pPr>
            <w:pStyle w:val="ListParagraph"/>
            <w:ind w:left="1800"/>
          </w:pPr>
        </w:pPrChange>
      </w:pPr>
    </w:p>
    <w:p w14:paraId="0D2EE22D" w14:textId="77777777" w:rsidR="008F456D" w:rsidRPr="008F456D" w:rsidRDefault="008F456D">
      <w:pPr>
        <w:pStyle w:val="ListParagraph"/>
        <w:ind w:left="1620" w:hanging="450"/>
        <w:rPr>
          <w:del w:id="2456" w:author="Jade Raposa" w:date="2024-10-15T02:24:00Z"/>
          <w:rFonts w:ascii="Georgia" w:hAnsi="Georgia"/>
          <w:rPrChange w:id="2457" w:author="Jade Raposa" w:date="2024-10-15T02:18:00Z">
            <w:rPr>
              <w:del w:id="2458" w:author="Jade Raposa" w:date="2024-10-15T02:24:00Z"/>
            </w:rPr>
          </w:rPrChange>
        </w:rPr>
        <w:pPrChange w:id="2459" w:author="Jade Raposa" w:date="2024-10-15T02:21:00Z">
          <w:pPr>
            <w:pStyle w:val="ListParagraph"/>
            <w:ind w:left="1800"/>
          </w:pPr>
        </w:pPrChange>
      </w:pPr>
    </w:p>
    <w:p w14:paraId="5AA79317" w14:textId="77777777" w:rsidR="008F456D" w:rsidRPr="008F456D" w:rsidRDefault="008F456D">
      <w:pPr>
        <w:pStyle w:val="ListParagraph"/>
        <w:ind w:left="1620" w:hanging="450"/>
        <w:rPr>
          <w:del w:id="2460" w:author="Jade Raposa" w:date="2024-10-15T02:24:00Z"/>
          <w:rFonts w:ascii="Georgia" w:hAnsi="Georgia"/>
          <w:rPrChange w:id="2461" w:author="Jade Raposa" w:date="2024-10-15T02:18:00Z">
            <w:rPr>
              <w:del w:id="2462" w:author="Jade Raposa" w:date="2024-10-15T02:24:00Z"/>
            </w:rPr>
          </w:rPrChange>
        </w:rPr>
        <w:pPrChange w:id="2463" w:author="Jade Raposa" w:date="2024-10-15T02:21:00Z">
          <w:pPr>
            <w:pStyle w:val="ListParagraph"/>
            <w:ind w:left="1800"/>
          </w:pPr>
        </w:pPrChange>
      </w:pPr>
    </w:p>
    <w:p w14:paraId="69C2C2C7" w14:textId="77777777" w:rsidR="008F456D" w:rsidRPr="008F456D" w:rsidRDefault="008F456D">
      <w:pPr>
        <w:ind w:left="1800"/>
        <w:rPr>
          <w:del w:id="2464" w:author="Jade Raposa" w:date="2024-10-15T02:24:00Z"/>
          <w:rFonts w:ascii="Georgia" w:hAnsi="Georgia"/>
          <w:rPrChange w:id="2465" w:author="Jade Raposa" w:date="2024-10-15T02:24:00Z">
            <w:rPr>
              <w:del w:id="2466" w:author="Jade Raposa" w:date="2024-10-15T02:24:00Z"/>
            </w:rPr>
          </w:rPrChange>
        </w:rPr>
        <w:pPrChange w:id="2467" w:author="Jade Raposa" w:date="2024-10-15T02:24:00Z">
          <w:pPr>
            <w:pStyle w:val="ListParagraph"/>
            <w:ind w:left="1800"/>
          </w:pPr>
        </w:pPrChange>
      </w:pPr>
    </w:p>
    <w:p w14:paraId="6FB73BEF" w14:textId="77777777" w:rsidR="008F456D" w:rsidRPr="008F456D" w:rsidRDefault="008F456D">
      <w:pPr>
        <w:pStyle w:val="ListParagraph"/>
        <w:ind w:left="1620" w:hanging="450"/>
        <w:rPr>
          <w:del w:id="2468" w:author="Jade Raposa" w:date="2024-10-15T02:24:00Z"/>
          <w:rFonts w:ascii="Georgia" w:hAnsi="Georgia"/>
          <w:rPrChange w:id="2469" w:author="Jade Raposa" w:date="2024-10-15T02:18:00Z">
            <w:rPr>
              <w:del w:id="2470" w:author="Jade Raposa" w:date="2024-10-15T02:24:00Z"/>
            </w:rPr>
          </w:rPrChange>
        </w:rPr>
        <w:pPrChange w:id="2471" w:author="Jade Raposa" w:date="2024-10-15T02:21:00Z">
          <w:pPr>
            <w:pStyle w:val="ListParagraph"/>
            <w:ind w:left="1800"/>
          </w:pPr>
        </w:pPrChange>
      </w:pPr>
    </w:p>
    <w:p w14:paraId="63833263" w14:textId="77777777" w:rsidR="008F456D" w:rsidRPr="008F456D" w:rsidRDefault="008F456D">
      <w:pPr>
        <w:pStyle w:val="ListParagraph"/>
        <w:ind w:left="1620" w:hanging="450"/>
        <w:rPr>
          <w:del w:id="2472" w:author="Jade Raposa" w:date="2024-10-15T02:24:00Z"/>
          <w:rFonts w:ascii="Georgia" w:hAnsi="Georgia"/>
          <w:rPrChange w:id="2473" w:author="Jade Raposa" w:date="2024-10-15T02:18:00Z">
            <w:rPr>
              <w:del w:id="2474" w:author="Jade Raposa" w:date="2024-10-15T02:24:00Z"/>
            </w:rPr>
          </w:rPrChange>
        </w:rPr>
        <w:pPrChange w:id="2475" w:author="Jade Raposa" w:date="2024-10-15T02:21:00Z">
          <w:pPr>
            <w:pStyle w:val="ListParagraph"/>
            <w:ind w:left="1800"/>
          </w:pPr>
        </w:pPrChange>
      </w:pPr>
    </w:p>
    <w:p w14:paraId="3B30F5D4" w14:textId="77777777" w:rsidR="008F456D" w:rsidRPr="008F456D" w:rsidRDefault="008F456D">
      <w:pPr>
        <w:ind w:left="1620"/>
        <w:rPr>
          <w:ins w:id="2476" w:author="Jade Raposa" w:date="2024-10-15T02:24:00Z"/>
          <w:rFonts w:ascii="Georgia" w:hAnsi="Georgia"/>
          <w:rPrChange w:id="2477" w:author="Jade Raposa" w:date="2024-10-15T02:24:00Z">
            <w:rPr>
              <w:ins w:id="2478" w:author="Jade Raposa" w:date="2024-10-15T02:24:00Z"/>
            </w:rPr>
          </w:rPrChange>
        </w:rPr>
        <w:pPrChange w:id="2479"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2480" w:author="Jade Raposa" w:date="2024-10-15T02:18:00Z">
            <w:rPr/>
          </w:rPrChange>
        </w:rPr>
        <w:pPrChange w:id="2481"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2482" w:author="Jade Raposa" w:date="2024-10-15T02:25:00Z">
            <w:rPr/>
          </w:rPrChange>
        </w:rPr>
        <w:pPrChange w:id="2483" w:author="Jade Raposa" w:date="2024-10-15T02:25:00Z">
          <w:pPr/>
        </w:pPrChange>
      </w:pPr>
      <w:r>
        <w:rPr>
          <w:rFonts w:ascii="Georgia" w:hAnsi="Georgia"/>
          <w:noProof/>
          <w:rPrChange w:id="2484"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2485" w:author="Jade Raposa" w:date="2024-10-15T02:25:00Z">
        <w:r>
          <w:rPr>
            <w:rFonts w:ascii="Georgia" w:hAnsi="Georgia"/>
            <w:rPrChange w:id="2486" w:author="Jade Raposa" w:date="2024-10-15T02:25:00Z">
              <w:rPr/>
            </w:rPrChange>
          </w:rPr>
          <w:delText>4.</w:delText>
        </w:r>
      </w:del>
      <w:r>
        <w:rPr>
          <w:rFonts w:ascii="Georgia" w:hAnsi="Georgia"/>
          <w:rPrChange w:id="2487" w:author="Jade Raposa" w:date="2024-10-15T02:25:00Z">
            <w:rPr/>
          </w:rPrChange>
        </w:rPr>
        <w:t xml:space="preserve">Enter your </w:t>
      </w:r>
      <w:r>
        <w:rPr>
          <w:rFonts w:ascii="Georgia" w:hAnsi="Georgia"/>
          <w:b/>
          <w:bCs/>
          <w:rPrChange w:id="2488" w:author="Jade Raposa" w:date="2024-10-15T02:25:00Z">
            <w:rPr>
              <w:b/>
              <w:bCs/>
            </w:rPr>
          </w:rPrChange>
        </w:rPr>
        <w:t>“FIRST NAME,” “LAST NAME,” “GENDER,”</w:t>
      </w:r>
      <w:r>
        <w:rPr>
          <w:rFonts w:ascii="Georgia" w:hAnsi="Georgia"/>
          <w:rPrChange w:id="2489" w:author="Jade Raposa" w:date="2024-10-15T02:25:00Z">
            <w:rPr/>
          </w:rPrChange>
        </w:rPr>
        <w:t xml:space="preserve"> and </w:t>
      </w:r>
      <w:r>
        <w:rPr>
          <w:rFonts w:ascii="Georgia" w:hAnsi="Georgia"/>
          <w:b/>
          <w:bCs/>
          <w:rPrChange w:id="2490" w:author="Jade Raposa" w:date="2024-10-15T02:25:00Z">
            <w:rPr>
              <w:b/>
              <w:bCs/>
            </w:rPr>
          </w:rPrChange>
        </w:rPr>
        <w:t>“BIRTHDATE.”</w:t>
      </w:r>
      <w:r>
        <w:rPr>
          <w:rFonts w:ascii="Georgia" w:hAnsi="Georgia"/>
          <w:rPrChange w:id="2491" w:author="Jade Raposa" w:date="2024-10-15T02:25:00Z">
            <w:rPr/>
          </w:rPrChange>
        </w:rPr>
        <w:t xml:space="preserve"> After that, press </w:t>
      </w:r>
      <w:r>
        <w:rPr>
          <w:rFonts w:ascii="Georgia" w:hAnsi="Georgia"/>
          <w:b/>
          <w:bCs/>
          <w:rPrChange w:id="2492" w:author="Jade Raposa" w:date="2024-10-15T02:25:00Z">
            <w:rPr>
              <w:b/>
              <w:bCs/>
            </w:rPr>
          </w:rPrChange>
        </w:rPr>
        <w:t>“NEXT.”</w:t>
      </w:r>
    </w:p>
    <w:p w14:paraId="018D58BA" w14:textId="77777777" w:rsidR="008F456D" w:rsidRPr="008F456D" w:rsidRDefault="008F456D">
      <w:pPr>
        <w:rPr>
          <w:del w:id="2493" w:author="Jade Raposa" w:date="2024-10-15T02:25:00Z"/>
          <w:rFonts w:ascii="Georgia" w:hAnsi="Georgia"/>
          <w:rPrChange w:id="2494" w:author="Jade Raposa" w:date="2024-10-15T02:18:00Z">
            <w:rPr>
              <w:del w:id="2495" w:author="Jade Raposa" w:date="2024-10-15T02:25:00Z"/>
            </w:rPr>
          </w:rPrChange>
        </w:rPr>
        <w:pPrChange w:id="2496" w:author="Jade Raposa" w:date="2024-10-15T02:25:00Z">
          <w:pPr>
            <w:ind w:left="720"/>
          </w:pPr>
        </w:pPrChange>
      </w:pPr>
    </w:p>
    <w:p w14:paraId="26919876" w14:textId="77777777" w:rsidR="008F456D" w:rsidRPr="008F456D" w:rsidRDefault="008F456D">
      <w:pPr>
        <w:rPr>
          <w:del w:id="2497" w:author="Jade Raposa" w:date="2024-10-15T02:25:00Z"/>
          <w:rFonts w:ascii="Georgia" w:hAnsi="Georgia"/>
          <w:rPrChange w:id="2498" w:author="Jade Raposa" w:date="2024-10-15T02:18:00Z">
            <w:rPr>
              <w:del w:id="2499" w:author="Jade Raposa" w:date="2024-10-15T02:25:00Z"/>
            </w:rPr>
          </w:rPrChange>
        </w:rPr>
        <w:pPrChange w:id="2500" w:author="Jade Raposa" w:date="2024-10-15T02:25:00Z">
          <w:pPr>
            <w:ind w:left="720"/>
          </w:pPr>
        </w:pPrChange>
      </w:pPr>
    </w:p>
    <w:p w14:paraId="3A92A5E2" w14:textId="77777777" w:rsidR="008F456D" w:rsidRPr="008F456D" w:rsidRDefault="008F456D">
      <w:pPr>
        <w:rPr>
          <w:del w:id="2501" w:author="Jade Raposa" w:date="2024-10-15T02:25:00Z"/>
          <w:rFonts w:ascii="Georgia" w:hAnsi="Georgia"/>
          <w:rPrChange w:id="2502" w:author="Jade Raposa" w:date="2024-10-15T02:18:00Z">
            <w:rPr>
              <w:del w:id="2503" w:author="Jade Raposa" w:date="2024-10-15T02:25:00Z"/>
            </w:rPr>
          </w:rPrChange>
        </w:rPr>
        <w:pPrChange w:id="2504" w:author="Jade Raposa" w:date="2024-10-15T02:25:00Z">
          <w:pPr>
            <w:ind w:left="720"/>
          </w:pPr>
        </w:pPrChange>
      </w:pPr>
    </w:p>
    <w:p w14:paraId="26F2AB3A" w14:textId="77777777" w:rsidR="008F456D" w:rsidRPr="008F456D" w:rsidRDefault="008F456D">
      <w:pPr>
        <w:rPr>
          <w:del w:id="2505" w:author="Jade Raposa" w:date="2024-10-15T02:25:00Z"/>
          <w:rFonts w:ascii="Georgia" w:hAnsi="Georgia"/>
          <w:rPrChange w:id="2506" w:author="Jade Raposa" w:date="2024-10-15T02:18:00Z">
            <w:rPr>
              <w:del w:id="2507" w:author="Jade Raposa" w:date="2024-10-15T02:25:00Z"/>
            </w:rPr>
          </w:rPrChange>
        </w:rPr>
        <w:pPrChange w:id="2508" w:author="Jade Raposa" w:date="2024-10-15T02:25:00Z">
          <w:pPr>
            <w:ind w:left="720"/>
          </w:pPr>
        </w:pPrChange>
      </w:pPr>
    </w:p>
    <w:p w14:paraId="469FA33E" w14:textId="77777777" w:rsidR="008F456D" w:rsidRPr="008F456D" w:rsidRDefault="008F456D">
      <w:pPr>
        <w:rPr>
          <w:del w:id="2509" w:author="Jade Raposa" w:date="2024-10-15T02:25:00Z"/>
          <w:rFonts w:ascii="Georgia" w:hAnsi="Georgia"/>
          <w:rPrChange w:id="2510" w:author="Jade Raposa" w:date="2024-10-15T02:18:00Z">
            <w:rPr>
              <w:del w:id="2511" w:author="Jade Raposa" w:date="2024-10-15T02:25:00Z"/>
            </w:rPr>
          </w:rPrChange>
        </w:rPr>
        <w:pPrChange w:id="2512" w:author="Jade Raposa" w:date="2024-10-15T02:25:00Z">
          <w:pPr>
            <w:ind w:left="720"/>
          </w:pPr>
        </w:pPrChange>
      </w:pPr>
    </w:p>
    <w:p w14:paraId="75464CD3" w14:textId="77777777" w:rsidR="008F456D" w:rsidRPr="008F456D" w:rsidRDefault="008F456D">
      <w:pPr>
        <w:rPr>
          <w:del w:id="2513" w:author="Jade Raposa" w:date="2024-10-15T02:25:00Z"/>
          <w:rFonts w:ascii="Georgia" w:hAnsi="Georgia"/>
          <w:rPrChange w:id="2514" w:author="Jade Raposa" w:date="2024-10-15T02:18:00Z">
            <w:rPr>
              <w:del w:id="2515" w:author="Jade Raposa" w:date="2024-10-15T02:25:00Z"/>
            </w:rPr>
          </w:rPrChange>
        </w:rPr>
        <w:pPrChange w:id="2516" w:author="Jade Raposa" w:date="2024-10-15T02:25:00Z">
          <w:pPr>
            <w:ind w:left="720"/>
          </w:pPr>
        </w:pPrChange>
      </w:pPr>
    </w:p>
    <w:p w14:paraId="03ECD9C0" w14:textId="77777777" w:rsidR="008F456D" w:rsidRPr="008F456D" w:rsidRDefault="008F456D">
      <w:pPr>
        <w:rPr>
          <w:rFonts w:ascii="Georgia" w:hAnsi="Georgia"/>
          <w:rPrChange w:id="2517" w:author="Jade Raposa" w:date="2024-10-15T02:18:00Z">
            <w:rPr/>
          </w:rPrChange>
        </w:rPr>
        <w:pPrChange w:id="2518" w:author="Jade Raposa" w:date="2024-10-15T02:25:00Z">
          <w:pPr>
            <w:ind w:left="720"/>
          </w:pPr>
        </w:pPrChange>
      </w:pPr>
    </w:p>
    <w:p w14:paraId="22B590DB" w14:textId="77777777" w:rsidR="008F456D" w:rsidRDefault="002B278F">
      <w:pPr>
        <w:pStyle w:val="ListParagraph"/>
        <w:numPr>
          <w:ilvl w:val="0"/>
          <w:numId w:val="17"/>
        </w:numPr>
        <w:rPr>
          <w:ins w:id="2519" w:author="Jade Raposa" w:date="2024-10-17T01:00:00Z"/>
          <w:rFonts w:ascii="Georgia" w:hAnsi="Georgia"/>
          <w:b/>
          <w:bCs/>
        </w:rPr>
        <w:sectPr w:rsidR="008F456D">
          <w:headerReference w:type="default" r:id="rId137"/>
          <w:headerReference w:type="first" r:id="rId13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529" w:author="Jade Raposa" w:date="2024-10-15T02:26:00Z">
        <w:r>
          <w:rPr>
            <w:rFonts w:ascii="Georgia" w:hAnsi="Georgia"/>
            <w:rPrChange w:id="2530" w:author="Jade Raposa" w:date="2024-10-17T01:00:00Z">
              <w:rPr/>
            </w:rPrChange>
          </w:rPr>
          <w:delText xml:space="preserve">5. </w:delText>
        </w:r>
      </w:del>
      <w:r>
        <w:rPr>
          <w:rFonts w:ascii="Georgia" w:hAnsi="Georgia"/>
          <w:rPrChange w:id="2531" w:author="Jade Raposa" w:date="2024-10-17T01:00:00Z">
            <w:rPr/>
          </w:rPrChange>
        </w:rPr>
        <w:t xml:space="preserve">Now, enter your preferred </w:t>
      </w:r>
      <w:r>
        <w:rPr>
          <w:rFonts w:ascii="Georgia" w:hAnsi="Georgia"/>
          <w:b/>
          <w:bCs/>
          <w:rPrChange w:id="2532" w:author="Jade Raposa" w:date="2024-10-17T01:00:00Z">
            <w:rPr>
              <w:b/>
              <w:bCs/>
            </w:rPr>
          </w:rPrChange>
        </w:rPr>
        <w:t>“DISPLAY NAME.”</w:t>
      </w:r>
      <w:r>
        <w:rPr>
          <w:rFonts w:ascii="Georgia" w:hAnsi="Georgia"/>
          <w:rPrChange w:id="2533" w:author="Jade Raposa" w:date="2024-10-17T01:00:00Z">
            <w:rPr/>
          </w:rPrChange>
        </w:rPr>
        <w:t xml:space="preserve"> After that, press </w:t>
      </w:r>
      <w:r>
        <w:rPr>
          <w:rFonts w:ascii="Georgia" w:hAnsi="Georgia"/>
          <w:b/>
          <w:bCs/>
          <w:rPrChange w:id="2534" w:author="Jade Raposa" w:date="2024-10-17T01:00:00Z">
            <w:rPr>
              <w:b/>
              <w:bCs/>
            </w:rPr>
          </w:rPrChange>
        </w:rPr>
        <w:t>“SUBMIT.”</w:t>
      </w:r>
    </w:p>
    <w:p w14:paraId="458CB31B" w14:textId="77777777" w:rsidR="008F456D" w:rsidRPr="008F456D" w:rsidRDefault="008F456D">
      <w:pPr>
        <w:pStyle w:val="ListParagraph"/>
        <w:numPr>
          <w:ilvl w:val="0"/>
          <w:numId w:val="17"/>
        </w:numPr>
        <w:rPr>
          <w:del w:id="2535" w:author="Jade Raposa" w:date="2024-10-17T01:00:00Z"/>
          <w:rFonts w:ascii="Georgia" w:hAnsi="Georgia"/>
          <w:rPrChange w:id="2536" w:author="Jade Raposa" w:date="2024-10-15T02:26:00Z">
            <w:rPr>
              <w:del w:id="2537" w:author="Jade Raposa" w:date="2024-10-17T01:00:00Z"/>
            </w:rPr>
          </w:rPrChange>
        </w:rPr>
        <w:pPrChange w:id="2538" w:author="Jade Raposa" w:date="2024-10-15T02:26:00Z">
          <w:pPr/>
        </w:pPrChange>
      </w:pPr>
    </w:p>
    <w:p w14:paraId="41BFE515" w14:textId="77777777" w:rsidR="008F456D" w:rsidRPr="008F456D" w:rsidRDefault="008F456D">
      <w:pPr>
        <w:pStyle w:val="ListParagraph"/>
        <w:ind w:left="1620" w:hanging="450"/>
        <w:rPr>
          <w:del w:id="2539" w:author="Jade Raposa" w:date="2024-10-15T02:26:00Z"/>
          <w:rFonts w:ascii="Georgia" w:hAnsi="Georgia"/>
          <w:rPrChange w:id="2540" w:author="Jade Raposa" w:date="2024-10-17T01:00:00Z">
            <w:rPr>
              <w:del w:id="2541" w:author="Jade Raposa" w:date="2024-10-15T02:26:00Z"/>
            </w:rPr>
          </w:rPrChange>
        </w:rPr>
        <w:pPrChange w:id="2542" w:author="Jade Raposa" w:date="2024-10-15T02:21:00Z">
          <w:pPr>
            <w:pStyle w:val="ListParagraph"/>
            <w:ind w:left="1800"/>
          </w:pPr>
        </w:pPrChange>
      </w:pPr>
    </w:p>
    <w:p w14:paraId="79C41B09" w14:textId="77777777" w:rsidR="008F456D" w:rsidRPr="008F456D" w:rsidRDefault="008F456D">
      <w:pPr>
        <w:pStyle w:val="ListParagraph"/>
        <w:ind w:left="1620" w:hanging="450"/>
        <w:rPr>
          <w:del w:id="2543" w:author="Jade Raposa" w:date="2024-10-15T02:26:00Z"/>
          <w:rFonts w:ascii="Georgia" w:hAnsi="Georgia"/>
          <w:rPrChange w:id="2544" w:author="Jade Raposa" w:date="2024-10-15T02:18:00Z">
            <w:rPr>
              <w:del w:id="2545" w:author="Jade Raposa" w:date="2024-10-15T02:26:00Z"/>
            </w:rPr>
          </w:rPrChange>
        </w:rPr>
        <w:pPrChange w:id="2546" w:author="Jade Raposa" w:date="2024-10-15T02:21:00Z">
          <w:pPr>
            <w:pStyle w:val="ListParagraph"/>
            <w:ind w:left="1800"/>
          </w:pPr>
        </w:pPrChange>
      </w:pPr>
    </w:p>
    <w:p w14:paraId="734E2240" w14:textId="77777777" w:rsidR="008F456D" w:rsidRPr="008F456D" w:rsidRDefault="008F456D">
      <w:pPr>
        <w:pStyle w:val="ListParagraph"/>
        <w:ind w:left="1620" w:hanging="450"/>
        <w:rPr>
          <w:del w:id="2547" w:author="Jade Raposa" w:date="2024-10-15T02:26:00Z"/>
          <w:rFonts w:ascii="Georgia" w:hAnsi="Georgia"/>
          <w:rPrChange w:id="2548" w:author="Jade Raposa" w:date="2024-10-15T02:18:00Z">
            <w:rPr>
              <w:del w:id="2549" w:author="Jade Raposa" w:date="2024-10-15T02:26:00Z"/>
            </w:rPr>
          </w:rPrChange>
        </w:rPr>
        <w:pPrChange w:id="2550" w:author="Jade Raposa" w:date="2024-10-15T02:21:00Z">
          <w:pPr>
            <w:pStyle w:val="ListParagraph"/>
            <w:ind w:left="1800"/>
          </w:pPr>
        </w:pPrChange>
      </w:pPr>
    </w:p>
    <w:p w14:paraId="1784E65E" w14:textId="77777777" w:rsidR="008F456D" w:rsidRPr="008F456D" w:rsidRDefault="008F456D">
      <w:pPr>
        <w:pStyle w:val="ListParagraph"/>
        <w:ind w:left="1620" w:hanging="450"/>
        <w:rPr>
          <w:del w:id="2551" w:author="Jade Raposa" w:date="2024-10-15T02:26:00Z"/>
          <w:rFonts w:ascii="Georgia" w:hAnsi="Georgia"/>
          <w:rPrChange w:id="2552" w:author="Jade Raposa" w:date="2024-10-15T02:18:00Z">
            <w:rPr>
              <w:del w:id="2553" w:author="Jade Raposa" w:date="2024-10-15T02:26:00Z"/>
            </w:rPr>
          </w:rPrChange>
        </w:rPr>
        <w:pPrChange w:id="2554" w:author="Jade Raposa" w:date="2024-10-15T02:21:00Z">
          <w:pPr>
            <w:pStyle w:val="ListParagraph"/>
            <w:ind w:left="1800"/>
          </w:pPr>
        </w:pPrChange>
      </w:pPr>
    </w:p>
    <w:p w14:paraId="60865407" w14:textId="77777777" w:rsidR="008F456D" w:rsidRPr="008F456D" w:rsidRDefault="008F456D">
      <w:pPr>
        <w:pStyle w:val="ListParagraph"/>
        <w:ind w:left="1620" w:hanging="450"/>
        <w:rPr>
          <w:del w:id="2555" w:author="Jade Raposa" w:date="2024-10-15T02:26:00Z"/>
          <w:rFonts w:ascii="Georgia" w:hAnsi="Georgia"/>
          <w:rPrChange w:id="2556" w:author="Jade Raposa" w:date="2024-10-15T02:18:00Z">
            <w:rPr>
              <w:del w:id="2557" w:author="Jade Raposa" w:date="2024-10-15T02:26:00Z"/>
            </w:rPr>
          </w:rPrChange>
        </w:rPr>
        <w:pPrChange w:id="2558" w:author="Jade Raposa" w:date="2024-10-15T02:21:00Z">
          <w:pPr>
            <w:pStyle w:val="ListParagraph"/>
            <w:ind w:left="1800"/>
          </w:pPr>
        </w:pPrChange>
      </w:pPr>
    </w:p>
    <w:p w14:paraId="1C526D02" w14:textId="77777777" w:rsidR="008F456D" w:rsidRPr="008F456D" w:rsidRDefault="008F456D">
      <w:pPr>
        <w:pStyle w:val="ListParagraph"/>
        <w:ind w:left="1620" w:hanging="450"/>
        <w:rPr>
          <w:del w:id="2559" w:author="Jade Raposa" w:date="2024-10-15T02:26:00Z"/>
          <w:rFonts w:ascii="Georgia" w:hAnsi="Georgia"/>
          <w:rPrChange w:id="2560" w:author="Jade Raposa" w:date="2024-10-15T02:18:00Z">
            <w:rPr>
              <w:del w:id="2561" w:author="Jade Raposa" w:date="2024-10-15T02:26:00Z"/>
            </w:rPr>
          </w:rPrChange>
        </w:rPr>
        <w:pPrChange w:id="2562" w:author="Jade Raposa" w:date="2024-10-15T02:21:00Z">
          <w:pPr>
            <w:pStyle w:val="ListParagraph"/>
            <w:ind w:left="1800"/>
          </w:pPr>
        </w:pPrChange>
      </w:pPr>
    </w:p>
    <w:p w14:paraId="212C9EC0" w14:textId="77777777" w:rsidR="008F456D" w:rsidRPr="008F456D" w:rsidRDefault="008F456D">
      <w:pPr>
        <w:pStyle w:val="ListParagraph"/>
        <w:ind w:left="1620" w:hanging="450"/>
        <w:rPr>
          <w:del w:id="2563" w:author="Jade Raposa" w:date="2024-10-15T02:26:00Z"/>
          <w:rFonts w:ascii="Georgia" w:hAnsi="Georgia"/>
          <w:rPrChange w:id="2564" w:author="Jade Raposa" w:date="2024-10-15T02:18:00Z">
            <w:rPr>
              <w:del w:id="2565" w:author="Jade Raposa" w:date="2024-10-15T02:26:00Z"/>
            </w:rPr>
          </w:rPrChange>
        </w:rPr>
        <w:pPrChange w:id="2566" w:author="Jade Raposa" w:date="2024-10-15T02:21:00Z">
          <w:pPr>
            <w:pStyle w:val="ListParagraph"/>
            <w:ind w:left="1800"/>
          </w:pPr>
        </w:pPrChange>
      </w:pPr>
    </w:p>
    <w:p w14:paraId="47D2E7FE" w14:textId="77777777" w:rsidR="008F456D" w:rsidRPr="008F456D" w:rsidRDefault="008F456D">
      <w:pPr>
        <w:pStyle w:val="ListParagraph"/>
        <w:ind w:left="1620" w:hanging="450"/>
        <w:rPr>
          <w:del w:id="2567" w:author="Jade Raposa" w:date="2024-10-15T02:26:00Z"/>
          <w:rFonts w:ascii="Georgia" w:hAnsi="Georgia"/>
          <w:rPrChange w:id="2568" w:author="Jade Raposa" w:date="2024-10-15T02:18:00Z">
            <w:rPr>
              <w:del w:id="2569" w:author="Jade Raposa" w:date="2024-10-15T02:26:00Z"/>
            </w:rPr>
          </w:rPrChange>
        </w:rPr>
        <w:pPrChange w:id="2570" w:author="Jade Raposa" w:date="2024-10-15T02:21:00Z">
          <w:pPr>
            <w:pStyle w:val="ListParagraph"/>
            <w:ind w:left="1800"/>
          </w:pPr>
        </w:pPrChange>
      </w:pPr>
    </w:p>
    <w:p w14:paraId="011AD69D" w14:textId="77777777" w:rsidR="008F456D" w:rsidRPr="008F456D" w:rsidRDefault="008F456D">
      <w:pPr>
        <w:pStyle w:val="ListParagraph"/>
        <w:ind w:left="1620" w:hanging="450"/>
        <w:rPr>
          <w:del w:id="2571" w:author="Jade Raposa" w:date="2024-10-15T02:26:00Z"/>
          <w:rFonts w:ascii="Georgia" w:hAnsi="Georgia"/>
          <w:rPrChange w:id="2572" w:author="Jade Raposa" w:date="2024-10-15T02:18:00Z">
            <w:rPr>
              <w:del w:id="2573" w:author="Jade Raposa" w:date="2024-10-15T02:26:00Z"/>
            </w:rPr>
          </w:rPrChange>
        </w:rPr>
        <w:pPrChange w:id="2574" w:author="Jade Raposa" w:date="2024-10-15T02:21:00Z">
          <w:pPr>
            <w:pStyle w:val="ListParagraph"/>
            <w:ind w:left="1800"/>
          </w:pPr>
        </w:pPrChange>
      </w:pPr>
    </w:p>
    <w:p w14:paraId="7DA8089E" w14:textId="77777777" w:rsidR="008F456D" w:rsidRPr="008F456D" w:rsidRDefault="008F456D">
      <w:pPr>
        <w:pStyle w:val="ListParagraph"/>
        <w:ind w:left="1620" w:hanging="450"/>
        <w:rPr>
          <w:del w:id="2575" w:author="Jade Raposa" w:date="2024-10-15T02:26:00Z"/>
          <w:rFonts w:ascii="Georgia" w:hAnsi="Georgia"/>
          <w:rPrChange w:id="2576" w:author="Jade Raposa" w:date="2024-10-15T02:18:00Z">
            <w:rPr>
              <w:del w:id="2577" w:author="Jade Raposa" w:date="2024-10-15T02:26:00Z"/>
            </w:rPr>
          </w:rPrChange>
        </w:rPr>
        <w:pPrChange w:id="2578" w:author="Jade Raposa" w:date="2024-10-15T02:21:00Z">
          <w:pPr>
            <w:pStyle w:val="ListParagraph"/>
            <w:ind w:left="1800"/>
          </w:pPr>
        </w:pPrChange>
      </w:pPr>
    </w:p>
    <w:p w14:paraId="325F8F75" w14:textId="77777777" w:rsidR="008F456D" w:rsidRPr="008F456D" w:rsidRDefault="008F456D">
      <w:pPr>
        <w:pStyle w:val="ListParagraph"/>
        <w:ind w:left="1620" w:hanging="450"/>
        <w:rPr>
          <w:del w:id="2579" w:author="Jade Raposa" w:date="2024-10-15T02:26:00Z"/>
          <w:rFonts w:ascii="Georgia" w:hAnsi="Georgia"/>
          <w:rPrChange w:id="2580" w:author="Jade Raposa" w:date="2024-10-15T02:18:00Z">
            <w:rPr>
              <w:del w:id="2581" w:author="Jade Raposa" w:date="2024-10-15T02:26:00Z"/>
            </w:rPr>
          </w:rPrChange>
        </w:rPr>
        <w:pPrChange w:id="2582" w:author="Jade Raposa" w:date="2024-10-15T02:21:00Z">
          <w:pPr>
            <w:pStyle w:val="ListParagraph"/>
            <w:ind w:left="1800"/>
          </w:pPr>
        </w:pPrChange>
      </w:pPr>
    </w:p>
    <w:p w14:paraId="6504729D" w14:textId="77777777" w:rsidR="008F456D" w:rsidRPr="008F456D" w:rsidRDefault="008F456D">
      <w:pPr>
        <w:rPr>
          <w:del w:id="2583" w:author="Jade Raposa" w:date="2024-10-17T01:00:00Z"/>
          <w:rFonts w:ascii="Georgia" w:hAnsi="Georgia"/>
          <w:rPrChange w:id="2584" w:author="Jade Raposa" w:date="2024-10-15T02:18:00Z">
            <w:rPr>
              <w:del w:id="2585"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586" w:author="Jade Raposa" w:date="2024-10-17T01:00:00Z"/>
          <w:rFonts w:ascii="Georgia" w:hAnsi="Georgia"/>
          <w:rPrChange w:id="2587" w:author="Jade Raposa" w:date="2024-10-15T02:18:00Z">
            <w:rPr>
              <w:del w:id="2588" w:author="Jade Raposa" w:date="2024-10-17T01:00:00Z"/>
            </w:rPr>
          </w:rPrChange>
        </w:rPr>
        <w:pPrChange w:id="2589"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590" w:author="Jade Raposa" w:date="2024-10-15T02:18:00Z">
            <w:rPr/>
          </w:rPrChange>
        </w:rPr>
        <w:pPrChange w:id="2591" w:author="Jade Raposa" w:date="2024-10-15T02:26:00Z">
          <w:pPr>
            <w:pStyle w:val="ListParagraph"/>
            <w:ind w:left="1800"/>
          </w:pPr>
        </w:pPrChange>
      </w:pPr>
      <w:del w:id="2592" w:author="Jade Raposa" w:date="2024-10-15T02:26:00Z">
        <w:r>
          <w:rPr>
            <w:rFonts w:ascii="Georgia" w:hAnsi="Georgia"/>
            <w:rPrChange w:id="2593" w:author="Jade Raposa" w:date="2024-10-15T02:18:00Z">
              <w:rPr/>
            </w:rPrChange>
          </w:rPr>
          <w:delText xml:space="preserve">6. </w:delText>
        </w:r>
      </w:del>
      <w:r>
        <w:rPr>
          <w:rFonts w:ascii="Georgia" w:hAnsi="Georgia"/>
          <w:rPrChange w:id="2594" w:author="Jade Raposa" w:date="2024-10-15T02:18:00Z">
            <w:rPr/>
          </w:rPrChange>
        </w:rPr>
        <w:t xml:space="preserve">You have now created an account. Enter your </w:t>
      </w:r>
      <w:r>
        <w:rPr>
          <w:rFonts w:ascii="Georgia" w:hAnsi="Georgia"/>
          <w:b/>
          <w:bCs/>
          <w:rPrChange w:id="2595" w:author="Jade Raposa" w:date="2024-10-15T02:18:00Z">
            <w:rPr>
              <w:b/>
              <w:bCs/>
            </w:rPr>
          </w:rPrChange>
        </w:rPr>
        <w:t>“EMAIL”</w:t>
      </w:r>
      <w:r>
        <w:rPr>
          <w:rFonts w:ascii="Georgia" w:hAnsi="Georgia"/>
          <w:rPrChange w:id="2596" w:author="Jade Raposa" w:date="2024-10-15T02:18:00Z">
            <w:rPr/>
          </w:rPrChange>
        </w:rPr>
        <w:t xml:space="preserve"> and </w:t>
      </w:r>
      <w:r>
        <w:rPr>
          <w:rFonts w:ascii="Georgia" w:hAnsi="Georgia"/>
          <w:b/>
          <w:bCs/>
          <w:rPrChange w:id="2597" w:author="Jade Raposa" w:date="2024-10-15T02:18:00Z">
            <w:rPr>
              <w:b/>
              <w:bCs/>
            </w:rPr>
          </w:rPrChange>
        </w:rPr>
        <w:t>“PASSWORD,”</w:t>
      </w:r>
      <w:r>
        <w:rPr>
          <w:rFonts w:ascii="Georgia" w:hAnsi="Georgia"/>
          <w:rPrChange w:id="2598" w:author="Jade Raposa" w:date="2024-10-15T02:18:00Z">
            <w:rPr/>
          </w:rPrChange>
        </w:rPr>
        <w:t xml:space="preserve"> then press </w:t>
      </w:r>
      <w:r>
        <w:rPr>
          <w:rFonts w:ascii="Georgia" w:hAnsi="Georgia"/>
          <w:b/>
          <w:bCs/>
          <w:rPrChange w:id="2599" w:author="Jade Raposa" w:date="2024-10-15T02:18:00Z">
            <w:rPr>
              <w:b/>
              <w:bCs/>
            </w:rPr>
          </w:rPrChange>
        </w:rPr>
        <w:t>“SIGN IN”</w:t>
      </w:r>
      <w:r>
        <w:rPr>
          <w:rFonts w:ascii="Georgia" w:hAnsi="Georgia"/>
          <w:rPrChange w:id="2600"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601" w:author="Jade Raposa" w:date="2024-10-15T02:18:00Z">
            <w:rPr/>
          </w:rPrChange>
        </w:rPr>
        <w:pPrChange w:id="2602"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603" w:author="Jade Raposa" w:date="2024-10-15T02:18:00Z">
            <w:rPr/>
          </w:rPrChange>
        </w:rPr>
        <w:pPrChange w:id="2604" w:author="Jade Raposa" w:date="2024-10-15T02:21:00Z">
          <w:pPr>
            <w:pStyle w:val="ListParagraph"/>
            <w:ind w:left="1800"/>
          </w:pPr>
        </w:pPrChange>
      </w:pPr>
      <w:r>
        <w:rPr>
          <w:rFonts w:ascii="Georgia" w:hAnsi="Georgia"/>
          <w:noProof/>
          <w:rPrChange w:id="2605"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606" w:author="Jade Raposa" w:date="2024-10-15T02:18:00Z">
            <w:rPr/>
          </w:rPrChange>
        </w:rPr>
        <w:pPrChange w:id="2607"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608" w:author="Jade Raposa" w:date="2024-10-15T02:18:00Z">
            <w:rPr/>
          </w:rPrChange>
        </w:rPr>
        <w:pPrChange w:id="2609"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610" w:author="Jade Raposa" w:date="2024-10-15T02:18:00Z">
            <w:rPr/>
          </w:rPrChange>
        </w:rPr>
        <w:pPrChange w:id="2611"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612" w:author="Jade Raposa" w:date="2024-10-15T02:18:00Z">
            <w:rPr/>
          </w:rPrChange>
        </w:rPr>
        <w:pPrChange w:id="2613"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614" w:author="Jade Raposa" w:date="2024-10-15T02:18:00Z">
            <w:rPr/>
          </w:rPrChange>
        </w:rPr>
        <w:pPrChange w:id="2615"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616" w:author="Jade Raposa" w:date="2024-10-15T02:18:00Z">
            <w:rPr/>
          </w:rPrChange>
        </w:rPr>
        <w:pPrChange w:id="2617"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618" w:author="Jade Raposa" w:date="2024-10-15T02:18:00Z">
            <w:rPr/>
          </w:rPrChange>
        </w:rPr>
        <w:pPrChange w:id="2619"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620" w:author="Jade Raposa" w:date="2024-10-15T02:18:00Z">
            <w:rPr/>
          </w:rPrChange>
        </w:rPr>
        <w:pPrChange w:id="2621"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622" w:author="Jade Raposa" w:date="2024-10-15T02:18:00Z">
            <w:rPr/>
          </w:rPrChange>
        </w:rPr>
        <w:pPrChange w:id="2623"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624" w:author="Jade Raposa" w:date="2024-10-15T02:18:00Z">
            <w:rPr/>
          </w:rPrChange>
        </w:rPr>
        <w:pPrChange w:id="2625" w:author="Jade Raposa" w:date="2024-10-15T02:21:00Z">
          <w:pPr>
            <w:pStyle w:val="ListParagraph"/>
            <w:ind w:left="1800"/>
          </w:pPr>
        </w:pPrChange>
      </w:pPr>
    </w:p>
    <w:p w14:paraId="4E8D5320" w14:textId="77777777" w:rsidR="008F456D" w:rsidRDefault="008F456D">
      <w:pPr>
        <w:pStyle w:val="ListParagraph"/>
        <w:ind w:left="1620" w:hanging="450"/>
        <w:rPr>
          <w:ins w:id="2626" w:author="Jade Raposa" w:date="2024-10-15T02:26:00Z"/>
          <w:rFonts w:ascii="Georgia" w:hAnsi="Georgia"/>
        </w:rPr>
      </w:pPr>
    </w:p>
    <w:p w14:paraId="1DAC20F2" w14:textId="77777777" w:rsidR="008F456D" w:rsidRPr="008F456D" w:rsidRDefault="008F456D">
      <w:pPr>
        <w:pStyle w:val="ListParagraph"/>
        <w:ind w:left="1620" w:hanging="450"/>
        <w:rPr>
          <w:del w:id="2627" w:author="Jade Raposa" w:date="2024-10-15T02:32:00Z"/>
          <w:rFonts w:ascii="Georgia" w:hAnsi="Georgia"/>
          <w:rPrChange w:id="2628" w:author="Jade Raposa" w:date="2024-10-15T02:18:00Z">
            <w:rPr>
              <w:del w:id="2629" w:author="Jade Raposa" w:date="2024-10-15T02:32:00Z"/>
            </w:rPr>
          </w:rPrChange>
        </w:rPr>
        <w:pPrChange w:id="2630"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631" w:author="Jade Raposa" w:date="2024-10-15T02:32:00Z">
            <w:rPr/>
          </w:rPrChange>
        </w:rPr>
        <w:pPrChange w:id="2632" w:author="Jade Raposa" w:date="2024-10-15T02:32:00Z">
          <w:pPr>
            <w:pStyle w:val="ListParagraph"/>
            <w:ind w:left="1800"/>
          </w:pPr>
        </w:pPrChange>
      </w:pPr>
    </w:p>
    <w:p w14:paraId="7F204473" w14:textId="77777777" w:rsidR="008F456D" w:rsidRDefault="002B278F">
      <w:pPr>
        <w:pStyle w:val="ListParagraph"/>
        <w:numPr>
          <w:ilvl w:val="0"/>
          <w:numId w:val="17"/>
        </w:numPr>
        <w:rPr>
          <w:ins w:id="2633" w:author="Jade Raposa" w:date="2024-10-15T02:30:00Z"/>
          <w:rFonts w:ascii="Georgia" w:hAnsi="Georgia"/>
        </w:rPr>
      </w:pPr>
      <w:del w:id="2634" w:author="Jade Raposa" w:date="2024-10-15T02:26:00Z">
        <w:r>
          <w:rPr>
            <w:rFonts w:ascii="Georgia" w:hAnsi="Georgia"/>
            <w:rPrChange w:id="2635" w:author="Jade Raposa" w:date="2024-10-15T02:27:00Z">
              <w:rPr/>
            </w:rPrChange>
          </w:rPr>
          <w:delText xml:space="preserve">7. </w:delText>
        </w:r>
      </w:del>
      <w:r>
        <w:rPr>
          <w:rFonts w:ascii="Georgia" w:hAnsi="Georgia"/>
          <w:rPrChange w:id="2636"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637" w:author="Jade Raposa" w:date="2024-10-15T02:30:00Z">
            <w:rPr/>
          </w:rPrChange>
        </w:rPr>
        <w:pPrChange w:id="2638" w:author="Jade Raposa" w:date="2024-10-15T02:30:00Z">
          <w:pPr>
            <w:pStyle w:val="ListParagraph"/>
            <w:ind w:left="1800"/>
          </w:pPr>
        </w:pPrChange>
      </w:pPr>
      <w:r>
        <w:rPr>
          <w:rFonts w:ascii="Georgia" w:hAnsi="Georgia"/>
          <w:b/>
          <w:bCs/>
          <w:noProof/>
          <w:rPrChange w:id="2639"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A4C749A"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640" w:author="Jade Raposa" w:date="2024-10-15T02:18:00Z">
            <w:rPr/>
          </w:rPrChange>
        </w:rPr>
        <w:pPrChange w:id="2641"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642" w:author="Jade Raposa" w:date="2024-10-15T02:18:00Z">
            <w:rPr/>
          </w:rPrChange>
        </w:rPr>
        <w:pPrChange w:id="2643"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644" w:author="Jade Raposa" w:date="2024-10-15T02:18:00Z">
            <w:rPr/>
          </w:rPrChange>
        </w:rPr>
        <w:pPrChange w:id="2645"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646" w:author="Jade Raposa" w:date="2024-10-15T02:18:00Z">
            <w:rPr/>
          </w:rPrChange>
        </w:rPr>
        <w:pPrChange w:id="2647"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648" w:author="Jade Raposa" w:date="2024-10-15T02:18:00Z">
            <w:rPr/>
          </w:rPrChange>
        </w:rPr>
        <w:pPrChange w:id="2649"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650" w:author="Jade Raposa" w:date="2024-10-15T02:18:00Z">
            <w:rPr/>
          </w:rPrChange>
        </w:rPr>
        <w:pPrChange w:id="2651" w:author="Jade Raposa" w:date="2024-10-15T02:21:00Z">
          <w:pPr>
            <w:pStyle w:val="ListParagraph"/>
            <w:ind w:left="1800"/>
          </w:pPr>
        </w:pPrChange>
      </w:pPr>
      <w:ins w:id="2652"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653" w:author="Jade Raposa" w:date="2024-10-15T02:18:00Z">
            <w:rPr/>
          </w:rPrChange>
        </w:rPr>
        <w:pPrChange w:id="2654"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655" w:author="Jade Raposa" w:date="2024-10-15T02:18:00Z">
            <w:rPr/>
          </w:rPrChange>
        </w:rPr>
        <w:pPrChange w:id="2656"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657" w:author="Jade Raposa" w:date="2024-10-15T02:18:00Z">
            <w:rPr/>
          </w:rPrChange>
        </w:rPr>
        <w:pPrChange w:id="2658" w:author="Jade Raposa" w:date="2024-10-15T02:21:00Z">
          <w:pPr>
            <w:pStyle w:val="ListParagraph"/>
            <w:ind w:left="1800"/>
          </w:pPr>
        </w:pPrChange>
      </w:pPr>
    </w:p>
    <w:p w14:paraId="667A21D2" w14:textId="77777777" w:rsidR="008F456D" w:rsidRPr="008F456D" w:rsidRDefault="008F456D">
      <w:pPr>
        <w:pStyle w:val="ListParagraph"/>
        <w:ind w:left="1620" w:hanging="450"/>
        <w:rPr>
          <w:del w:id="2659" w:author="Jade Raposa" w:date="2024-10-15T02:33:00Z"/>
          <w:rFonts w:ascii="Georgia" w:hAnsi="Georgia"/>
          <w:rPrChange w:id="2660" w:author="Jade Raposa" w:date="2024-10-15T02:18:00Z">
            <w:rPr>
              <w:del w:id="2661" w:author="Jade Raposa" w:date="2024-10-15T02:33:00Z"/>
            </w:rPr>
          </w:rPrChange>
        </w:rPr>
        <w:pPrChange w:id="2662" w:author="Jade Raposa" w:date="2024-10-15T02:21:00Z">
          <w:pPr>
            <w:pStyle w:val="ListParagraph"/>
            <w:ind w:left="1800"/>
          </w:pPr>
        </w:pPrChange>
      </w:pPr>
    </w:p>
    <w:p w14:paraId="1BE8855F" w14:textId="77777777" w:rsidR="008F456D" w:rsidRPr="008F456D" w:rsidRDefault="008F456D">
      <w:pPr>
        <w:ind w:left="1620"/>
        <w:rPr>
          <w:ins w:id="2663" w:author="Jade Raposa" w:date="2024-10-15T02:31:00Z"/>
          <w:rFonts w:ascii="Georgia" w:hAnsi="Georgia"/>
          <w:rPrChange w:id="2664" w:author="Jade Raposa" w:date="2024-10-15T02:33:00Z">
            <w:rPr>
              <w:ins w:id="2665" w:author="Jade Raposa" w:date="2024-10-15T02:31:00Z"/>
            </w:rPr>
          </w:rPrChange>
        </w:rPr>
        <w:pPrChange w:id="2666" w:author="Jade Raposa" w:date="2024-10-15T02:33:00Z">
          <w:pPr>
            <w:pStyle w:val="ListParagraph"/>
            <w:ind w:left="1620" w:hanging="450"/>
          </w:pPr>
        </w:pPrChange>
      </w:pPr>
    </w:p>
    <w:p w14:paraId="2C68ED16" w14:textId="77777777" w:rsidR="008F456D" w:rsidRDefault="008F456D">
      <w:pPr>
        <w:pStyle w:val="ListParagraph"/>
        <w:ind w:left="1620" w:hanging="450"/>
        <w:rPr>
          <w:ins w:id="2667" w:author="Jade Raposa" w:date="2024-10-15T02:31:00Z"/>
          <w:rFonts w:ascii="Georgia" w:hAnsi="Georgia"/>
        </w:rPr>
      </w:pPr>
    </w:p>
    <w:p w14:paraId="5EC1A1AA" w14:textId="77777777" w:rsidR="008F456D" w:rsidRDefault="002B278F">
      <w:pPr>
        <w:pStyle w:val="ListParagraph"/>
        <w:numPr>
          <w:ilvl w:val="0"/>
          <w:numId w:val="17"/>
        </w:numPr>
        <w:rPr>
          <w:del w:id="2668" w:author="Jade Raposa" w:date="2024-10-15T02:33:00Z"/>
          <w:rFonts w:ascii="Georgia" w:hAnsi="Georgia"/>
        </w:rPr>
      </w:pPr>
      <w:ins w:id="2669" w:author="Jade Raposa" w:date="2024-10-15T02:31:00Z">
        <w:r>
          <w:rPr>
            <w:noProof/>
            <w:rPrChange w:id="2670"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671" w:author="Jade Raposa" w:date="2024-10-15T02:31:00Z">
              <w:rPr>
                <w:rFonts w:ascii="Georgia" w:hAnsi="Georgia"/>
              </w:rPr>
            </w:rPrChange>
          </w:rPr>
          <w:t>HOME</w:t>
        </w:r>
        <w:r>
          <w:rPr>
            <w:rFonts w:ascii="Georgia" w:hAnsi="Georgia"/>
          </w:rPr>
          <w:t>,” “</w:t>
        </w:r>
        <w:r>
          <w:rPr>
            <w:rFonts w:ascii="Georgia" w:hAnsi="Georgia"/>
            <w:b/>
            <w:bCs/>
            <w:rPrChange w:id="2672" w:author="Jade Raposa" w:date="2024-10-15T02:31:00Z">
              <w:rPr>
                <w:rFonts w:ascii="Georgia" w:hAnsi="Georgia"/>
              </w:rPr>
            </w:rPrChange>
          </w:rPr>
          <w:t>INBOX</w:t>
        </w:r>
        <w:r>
          <w:rPr>
            <w:rFonts w:ascii="Georgia" w:hAnsi="Georgia"/>
          </w:rPr>
          <w:t>,” “</w:t>
        </w:r>
        <w:r>
          <w:rPr>
            <w:rFonts w:ascii="Georgia" w:hAnsi="Georgia"/>
            <w:b/>
            <w:bCs/>
            <w:rPrChange w:id="2673" w:author="Jade Raposa" w:date="2024-10-15T02:31:00Z">
              <w:rPr>
                <w:rFonts w:ascii="Georgia" w:hAnsi="Georgia"/>
              </w:rPr>
            </w:rPrChange>
          </w:rPr>
          <w:t>SET PROFILE PIC</w:t>
        </w:r>
        <w:r>
          <w:rPr>
            <w:rFonts w:ascii="Georgia" w:hAnsi="Georgia"/>
          </w:rPr>
          <w:t>,” “</w:t>
        </w:r>
        <w:r>
          <w:rPr>
            <w:rFonts w:ascii="Georgia" w:hAnsi="Georgia"/>
            <w:b/>
            <w:bCs/>
            <w:rPrChange w:id="2674" w:author="Jade Raposa" w:date="2024-10-15T02:31:00Z">
              <w:rPr>
                <w:rFonts w:ascii="Georgia" w:hAnsi="Georgia"/>
              </w:rPr>
            </w:rPrChange>
          </w:rPr>
          <w:t>CHANGE</w:t>
        </w:r>
        <w:r>
          <w:rPr>
            <w:rFonts w:ascii="Georgia" w:hAnsi="Georgia"/>
          </w:rPr>
          <w:t xml:space="preserve"> </w:t>
        </w:r>
        <w:r>
          <w:rPr>
            <w:rFonts w:ascii="Georgia" w:hAnsi="Georgia"/>
            <w:b/>
            <w:bCs/>
            <w:rPrChange w:id="2675" w:author="Jade Raposa" w:date="2024-10-15T02:31:00Z">
              <w:rPr>
                <w:rFonts w:ascii="Georgia" w:hAnsi="Georgia"/>
              </w:rPr>
            </w:rPrChange>
          </w:rPr>
          <w:t>PASSWORD</w:t>
        </w:r>
        <w:r>
          <w:rPr>
            <w:rFonts w:ascii="Georgia" w:hAnsi="Georgia"/>
          </w:rPr>
          <w:t>,” “</w:t>
        </w:r>
        <w:r>
          <w:rPr>
            <w:rFonts w:ascii="Georgia" w:hAnsi="Georgia"/>
            <w:b/>
            <w:bCs/>
            <w:rPrChange w:id="2676" w:author="Jade Raposa" w:date="2024-10-15T02:31:00Z">
              <w:rPr>
                <w:rFonts w:ascii="Georgia" w:hAnsi="Georgia"/>
              </w:rPr>
            </w:rPrChange>
          </w:rPr>
          <w:t>SUBJECTS</w:t>
        </w:r>
        <w:r>
          <w:rPr>
            <w:rFonts w:ascii="Georgia" w:hAnsi="Georgia"/>
          </w:rPr>
          <w:t>,” and “</w:t>
        </w:r>
        <w:r>
          <w:rPr>
            <w:rFonts w:ascii="Georgia" w:hAnsi="Georgia"/>
            <w:b/>
            <w:bCs/>
            <w:rPrChange w:id="2677"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678" w:author="Jade Raposa" w:date="2024-10-15T02:34:00Z"/>
          <w:rFonts w:ascii="Georgia" w:hAnsi="Georgia"/>
          <w:rPrChange w:id="2679" w:author="Jade Raposa" w:date="2024-10-15T02:33:00Z">
            <w:rPr>
              <w:ins w:id="2680" w:author="Jade Raposa" w:date="2024-10-15T02:34:00Z"/>
            </w:rPr>
          </w:rPrChange>
        </w:rPr>
        <w:pPrChange w:id="2681"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682" w:author="Jade Raposa" w:date="2024-10-17T01:01:00Z"/>
        </w:rPr>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693" w:author="Jade Raposa" w:date="2024-10-15T02:28:00Z"/>
        </w:rPr>
        <w:pPrChange w:id="2694" w:author="Jade Raposa" w:date="2024-10-15T02:34:00Z">
          <w:pPr/>
        </w:pPrChange>
      </w:pPr>
    </w:p>
    <w:p w14:paraId="713013AB" w14:textId="77777777" w:rsidR="008F456D" w:rsidRDefault="008F456D">
      <w:pPr>
        <w:ind w:left="1080"/>
        <w:rPr>
          <w:del w:id="2695" w:author="Jade Raposa" w:date="2024-10-15T02:28:00Z"/>
        </w:rPr>
        <w:pPrChange w:id="2696" w:author="Jade Raposa" w:date="2024-10-15T02:34:00Z">
          <w:pPr>
            <w:pStyle w:val="ListParagraph"/>
            <w:ind w:left="1800"/>
          </w:pPr>
        </w:pPrChange>
      </w:pPr>
    </w:p>
    <w:p w14:paraId="4D25C076" w14:textId="77777777" w:rsidR="008F456D" w:rsidRDefault="008F456D">
      <w:pPr>
        <w:ind w:left="1080"/>
        <w:rPr>
          <w:del w:id="2697" w:author="Jade Raposa" w:date="2024-10-15T02:33:00Z"/>
        </w:rPr>
        <w:pPrChange w:id="2698" w:author="Jade Raposa" w:date="2024-10-15T02:34:00Z">
          <w:pPr>
            <w:pStyle w:val="ListParagraph"/>
            <w:ind w:left="1800"/>
          </w:pPr>
        </w:pPrChange>
      </w:pPr>
    </w:p>
    <w:p w14:paraId="0CC3D725" w14:textId="77777777" w:rsidR="008F456D" w:rsidRPr="008F456D" w:rsidRDefault="002B278F">
      <w:pPr>
        <w:ind w:left="1080"/>
        <w:rPr>
          <w:del w:id="2699" w:author="Jade Raposa" w:date="2024-10-15T02:29:00Z"/>
          <w:b/>
          <w:bCs/>
          <w:rPrChange w:id="2700" w:author="Jade Raposa" w:date="2024-10-15T02:30:00Z">
            <w:rPr>
              <w:del w:id="2701" w:author="Jade Raposa" w:date="2024-10-15T02:29:00Z"/>
            </w:rPr>
          </w:rPrChange>
        </w:rPr>
        <w:pPrChange w:id="2702" w:author="Jade Raposa" w:date="2024-10-15T02:34:00Z">
          <w:pPr>
            <w:pStyle w:val="ListParagraph"/>
            <w:numPr>
              <w:numId w:val="17"/>
            </w:numPr>
            <w:ind w:left="1440" w:hanging="360"/>
          </w:pPr>
        </w:pPrChange>
      </w:pPr>
      <w:del w:id="2703"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704" w:author="Jade Raposa" w:date="2024-10-15T02:27:00Z">
        <w:r>
          <w:delText xml:space="preserve">8. </w:delText>
        </w:r>
      </w:del>
      <w:del w:id="2705" w:author="Jade Raposa" w:date="2024-10-15T02:31:00Z">
        <w:r>
          <w:delText>Y</w:delText>
        </w:r>
      </w:del>
      <w:del w:id="2706"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707" w:author="Jade Raposa" w:date="2024-10-15T02:27:00Z"/>
          <w:b/>
          <w:bCs/>
        </w:rPr>
        <w:pPrChange w:id="2708" w:author="Jade Raposa" w:date="2024-10-15T02:34:00Z">
          <w:pPr>
            <w:pStyle w:val="ListParagraph"/>
            <w:ind w:left="1800"/>
          </w:pPr>
        </w:pPrChange>
      </w:pPr>
    </w:p>
    <w:p w14:paraId="2EEFD822" w14:textId="77777777" w:rsidR="008F456D" w:rsidRDefault="008F456D">
      <w:pPr>
        <w:ind w:left="1080"/>
        <w:rPr>
          <w:del w:id="2709" w:author="Jade Raposa" w:date="2024-10-15T02:27:00Z"/>
          <w:b/>
          <w:bCs/>
        </w:rPr>
        <w:pPrChange w:id="2710" w:author="Jade Raposa" w:date="2024-10-15T02:34:00Z">
          <w:pPr>
            <w:pStyle w:val="ListParagraph"/>
            <w:ind w:left="1800"/>
          </w:pPr>
        </w:pPrChange>
      </w:pPr>
    </w:p>
    <w:p w14:paraId="424366E5" w14:textId="77777777" w:rsidR="008F456D" w:rsidRDefault="008F456D">
      <w:pPr>
        <w:ind w:left="1080"/>
        <w:rPr>
          <w:del w:id="2711" w:author="Jade Raposa" w:date="2024-10-15T02:27:00Z"/>
          <w:b/>
          <w:bCs/>
        </w:rPr>
        <w:pPrChange w:id="2712" w:author="Jade Raposa" w:date="2024-10-15T02:34:00Z">
          <w:pPr>
            <w:pStyle w:val="ListParagraph"/>
            <w:ind w:left="1800"/>
          </w:pPr>
        </w:pPrChange>
      </w:pPr>
    </w:p>
    <w:p w14:paraId="2ECF312A" w14:textId="77777777" w:rsidR="008F456D" w:rsidRDefault="008F456D">
      <w:pPr>
        <w:ind w:left="1080"/>
        <w:rPr>
          <w:del w:id="2713" w:author="Jade Raposa" w:date="2024-10-15T02:27:00Z"/>
          <w:b/>
          <w:bCs/>
        </w:rPr>
        <w:pPrChange w:id="2714" w:author="Jade Raposa" w:date="2024-10-15T02:34:00Z">
          <w:pPr>
            <w:pStyle w:val="ListParagraph"/>
            <w:ind w:left="1800"/>
          </w:pPr>
        </w:pPrChange>
      </w:pPr>
    </w:p>
    <w:p w14:paraId="5D9DE728" w14:textId="77777777" w:rsidR="008F456D" w:rsidRDefault="008F456D">
      <w:pPr>
        <w:ind w:left="1080"/>
        <w:rPr>
          <w:del w:id="2715" w:author="Jade Raposa" w:date="2024-10-15T02:27:00Z"/>
          <w:b/>
          <w:bCs/>
        </w:rPr>
        <w:pPrChange w:id="2716" w:author="Jade Raposa" w:date="2024-10-15T02:34:00Z">
          <w:pPr>
            <w:pStyle w:val="ListParagraph"/>
            <w:ind w:left="1800"/>
          </w:pPr>
        </w:pPrChange>
      </w:pPr>
    </w:p>
    <w:p w14:paraId="0DB9CDA4" w14:textId="77777777" w:rsidR="008F456D" w:rsidRDefault="008F456D">
      <w:pPr>
        <w:ind w:left="1080"/>
        <w:rPr>
          <w:del w:id="2717" w:author="Jade Raposa" w:date="2024-10-15T02:27:00Z"/>
          <w:b/>
          <w:bCs/>
        </w:rPr>
        <w:pPrChange w:id="2718" w:author="Jade Raposa" w:date="2024-10-15T02:34:00Z">
          <w:pPr>
            <w:pStyle w:val="ListParagraph"/>
            <w:ind w:left="1800"/>
          </w:pPr>
        </w:pPrChange>
      </w:pPr>
    </w:p>
    <w:p w14:paraId="2C12B378" w14:textId="77777777" w:rsidR="008F456D" w:rsidRDefault="008F456D">
      <w:pPr>
        <w:ind w:left="1080"/>
        <w:rPr>
          <w:del w:id="2719" w:author="Jade Raposa" w:date="2024-10-15T02:27:00Z"/>
          <w:b/>
          <w:bCs/>
        </w:rPr>
        <w:pPrChange w:id="2720" w:author="Jade Raposa" w:date="2024-10-15T02:34:00Z">
          <w:pPr>
            <w:pStyle w:val="ListParagraph"/>
            <w:ind w:left="1800"/>
          </w:pPr>
        </w:pPrChange>
      </w:pPr>
    </w:p>
    <w:p w14:paraId="647BC07C" w14:textId="77777777" w:rsidR="008F456D" w:rsidRDefault="008F456D">
      <w:pPr>
        <w:ind w:left="1080"/>
        <w:rPr>
          <w:del w:id="2721" w:author="Jade Raposa" w:date="2024-10-15T02:27:00Z"/>
          <w:b/>
          <w:bCs/>
        </w:rPr>
        <w:pPrChange w:id="2722" w:author="Jade Raposa" w:date="2024-10-15T02:34:00Z">
          <w:pPr>
            <w:pStyle w:val="ListParagraph"/>
            <w:ind w:left="1800"/>
          </w:pPr>
        </w:pPrChange>
      </w:pPr>
    </w:p>
    <w:p w14:paraId="7A94303B" w14:textId="77777777" w:rsidR="008F456D" w:rsidRDefault="008F456D">
      <w:pPr>
        <w:ind w:left="1080"/>
        <w:rPr>
          <w:del w:id="2723" w:author="Jade Raposa" w:date="2024-10-15T02:27:00Z"/>
          <w:b/>
          <w:bCs/>
        </w:rPr>
        <w:pPrChange w:id="2724" w:author="Jade Raposa" w:date="2024-10-15T02:34:00Z">
          <w:pPr>
            <w:pStyle w:val="ListParagraph"/>
            <w:ind w:left="1800"/>
          </w:pPr>
        </w:pPrChange>
      </w:pPr>
    </w:p>
    <w:p w14:paraId="220B49D0" w14:textId="77777777" w:rsidR="008F456D" w:rsidRDefault="008F456D">
      <w:pPr>
        <w:ind w:left="1080"/>
        <w:rPr>
          <w:del w:id="2725" w:author="Jade Raposa" w:date="2024-10-15T02:27:00Z"/>
          <w:b/>
          <w:bCs/>
        </w:rPr>
        <w:pPrChange w:id="2726" w:author="Jade Raposa" w:date="2024-10-15T02:34:00Z">
          <w:pPr>
            <w:pStyle w:val="ListParagraph"/>
            <w:ind w:left="1800"/>
          </w:pPr>
        </w:pPrChange>
      </w:pPr>
    </w:p>
    <w:p w14:paraId="261B6623" w14:textId="77777777" w:rsidR="008F456D" w:rsidRDefault="008F456D">
      <w:pPr>
        <w:ind w:left="1080"/>
        <w:rPr>
          <w:del w:id="2727" w:author="Jade Raposa" w:date="2024-10-15T02:27:00Z"/>
          <w:b/>
          <w:bCs/>
        </w:rPr>
        <w:pPrChange w:id="2728" w:author="Jade Raposa" w:date="2024-10-15T02:34:00Z">
          <w:pPr>
            <w:pStyle w:val="ListParagraph"/>
            <w:ind w:left="1800"/>
          </w:pPr>
        </w:pPrChange>
      </w:pPr>
    </w:p>
    <w:p w14:paraId="042A21B0" w14:textId="77777777" w:rsidR="008F456D" w:rsidRDefault="008F456D">
      <w:pPr>
        <w:ind w:left="1080"/>
        <w:rPr>
          <w:del w:id="2729" w:author="Jade Raposa" w:date="2024-10-15T02:27:00Z"/>
          <w:b/>
          <w:bCs/>
        </w:rPr>
        <w:pPrChange w:id="2730" w:author="Jade Raposa" w:date="2024-10-15T02:34:00Z">
          <w:pPr>
            <w:pStyle w:val="ListParagraph"/>
            <w:ind w:left="1800"/>
          </w:pPr>
        </w:pPrChange>
      </w:pPr>
    </w:p>
    <w:p w14:paraId="5F5B0FAA" w14:textId="77777777" w:rsidR="008F456D" w:rsidRDefault="008F456D">
      <w:pPr>
        <w:ind w:left="1080"/>
        <w:rPr>
          <w:del w:id="2731" w:author="Jade Raposa" w:date="2024-10-15T02:27:00Z"/>
        </w:rPr>
        <w:pPrChange w:id="2732" w:author="Jade Raposa" w:date="2024-10-15T02:34:00Z">
          <w:pPr>
            <w:pStyle w:val="ListParagraph"/>
            <w:ind w:left="1800"/>
          </w:pPr>
        </w:pPrChange>
      </w:pPr>
    </w:p>
    <w:p w14:paraId="4374C579" w14:textId="77777777" w:rsidR="008F456D" w:rsidRDefault="008F456D">
      <w:pPr>
        <w:ind w:left="1080"/>
        <w:rPr>
          <w:del w:id="2733" w:author="Jade Raposa" w:date="2024-10-17T01:01:00Z"/>
        </w:rPr>
        <w:pPrChange w:id="2734"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735" w:author="Jade Raposa" w:date="2024-10-15T02:18:00Z">
            <w:rPr/>
          </w:rPrChange>
        </w:rPr>
        <w:pPrChange w:id="2736" w:author="Jade Raposa" w:date="2024-10-15T02:35:00Z">
          <w:pPr>
            <w:pStyle w:val="ListParagraph"/>
            <w:ind w:left="1800"/>
          </w:pPr>
        </w:pPrChange>
      </w:pPr>
      <w:del w:id="2737" w:author="Jade Raposa" w:date="2024-10-15T02:33:00Z">
        <w:r>
          <w:rPr>
            <w:rFonts w:ascii="Georgia" w:hAnsi="Georgia"/>
            <w:rPrChange w:id="2738" w:author="Jade Raposa" w:date="2024-10-15T02:18:00Z">
              <w:rPr/>
            </w:rPrChange>
          </w:rPr>
          <w:delText xml:space="preserve">9. </w:delText>
        </w:r>
      </w:del>
      <w:r>
        <w:rPr>
          <w:rFonts w:ascii="Georgia" w:hAnsi="Georgia"/>
          <w:rPrChange w:id="2739" w:author="Jade Raposa" w:date="2024-10-15T02:18:00Z">
            <w:rPr/>
          </w:rPrChange>
        </w:rPr>
        <w:t xml:space="preserve">Click </w:t>
      </w:r>
      <w:r>
        <w:rPr>
          <w:rFonts w:ascii="Georgia" w:hAnsi="Georgia"/>
          <w:b/>
          <w:bCs/>
          <w:rPrChange w:id="2740" w:author="Jade Raposa" w:date="2024-10-15T02:18:00Z">
            <w:rPr>
              <w:b/>
              <w:bCs/>
            </w:rPr>
          </w:rPrChange>
        </w:rPr>
        <w:t>“SUBJECTS”</w:t>
      </w:r>
      <w:r>
        <w:rPr>
          <w:rFonts w:ascii="Georgia" w:hAnsi="Georgia"/>
          <w:rPrChange w:id="2741"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742" w:author="Jade Raposa" w:date="2024-10-15T02:34:00Z">
            <w:rPr/>
          </w:rPrChange>
        </w:rPr>
        <w:pPrChange w:id="2743" w:author="Jade Raposa" w:date="2024-10-15T02:35:00Z">
          <w:pPr>
            <w:pStyle w:val="ListParagraph"/>
            <w:ind w:left="1800"/>
          </w:pPr>
        </w:pPrChange>
      </w:pPr>
      <w:del w:id="2744" w:author="Jade Raposa" w:date="2024-10-15T02:34:00Z">
        <w:r>
          <w:rPr>
            <w:rFonts w:ascii="Georgia" w:hAnsi="Georgia"/>
            <w:rPrChange w:id="2745" w:author="Jade Raposa" w:date="2024-10-15T02:34:00Z">
              <w:rPr/>
            </w:rPrChange>
          </w:rPr>
          <w:delText xml:space="preserve">10. </w:delText>
        </w:r>
      </w:del>
      <w:r>
        <w:rPr>
          <w:rFonts w:ascii="Georgia" w:hAnsi="Georgia"/>
          <w:rPrChange w:id="2746" w:author="Jade Raposa" w:date="2024-10-15T02:34:00Z">
            <w:rPr/>
          </w:rPrChange>
        </w:rPr>
        <w:t xml:space="preserve">After clicking </w:t>
      </w:r>
      <w:r>
        <w:rPr>
          <w:rFonts w:ascii="Georgia" w:hAnsi="Georgia"/>
          <w:b/>
          <w:bCs/>
          <w:rPrChange w:id="2747" w:author="Jade Raposa" w:date="2024-10-15T02:34:00Z">
            <w:rPr>
              <w:b/>
              <w:bCs/>
            </w:rPr>
          </w:rPrChange>
        </w:rPr>
        <w:t>“SUBJECTS,”</w:t>
      </w:r>
      <w:r>
        <w:rPr>
          <w:rFonts w:ascii="Georgia" w:hAnsi="Georgia"/>
          <w:rPrChange w:id="2748" w:author="Jade Raposa" w:date="2024-10-15T02:34:00Z">
            <w:rPr/>
          </w:rPrChange>
        </w:rPr>
        <w:t xml:space="preserve"> click the </w:t>
      </w:r>
      <w:r>
        <w:rPr>
          <w:rFonts w:ascii="Georgia" w:hAnsi="Georgia"/>
          <w:b/>
          <w:bCs/>
          <w:rPrChange w:id="2749" w:author="Jade Raposa" w:date="2024-10-15T02:34:00Z">
            <w:rPr>
              <w:b/>
              <w:bCs/>
            </w:rPr>
          </w:rPrChange>
        </w:rPr>
        <w:t>“ADD”</w:t>
      </w:r>
      <w:r>
        <w:rPr>
          <w:rFonts w:ascii="Georgia" w:hAnsi="Georgia"/>
          <w:rPrChange w:id="2750"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751" w:author="Jade Raposa" w:date="2024-10-15T02:18:00Z">
            <w:rPr/>
          </w:rPrChange>
        </w:rPr>
        <w:pPrChange w:id="2752" w:author="Jade Raposa" w:date="2024-10-15T02:21:00Z">
          <w:pPr>
            <w:pStyle w:val="ListParagraph"/>
            <w:ind w:left="1800"/>
          </w:pPr>
        </w:pPrChange>
      </w:pPr>
      <w:r>
        <w:rPr>
          <w:rFonts w:ascii="Georgia" w:hAnsi="Georgia"/>
          <w:noProof/>
          <w:rPrChange w:id="2753"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754"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755" w:author="Jade Raposa" w:date="2024-10-15T02:18:00Z">
            <w:rPr/>
          </w:rPrChange>
        </w:rPr>
        <w:pPrChange w:id="2756"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757" w:author="Jade Raposa" w:date="2024-10-15T02:18:00Z">
            <w:rPr/>
          </w:rPrChange>
        </w:rPr>
        <w:pPrChange w:id="2758"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759" w:author="Jade Raposa" w:date="2024-10-15T02:18:00Z">
            <w:rPr/>
          </w:rPrChange>
        </w:rPr>
        <w:pPrChange w:id="2760"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761" w:author="Jade Raposa" w:date="2024-10-15T02:18:00Z">
            <w:rPr/>
          </w:rPrChange>
        </w:rPr>
        <w:pPrChange w:id="2762"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763" w:author="Jade Raposa" w:date="2024-10-15T02:18:00Z">
            <w:rPr/>
          </w:rPrChange>
        </w:rPr>
        <w:pPrChange w:id="2764"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765" w:author="Jade Raposa" w:date="2024-10-15T02:18:00Z">
            <w:rPr/>
          </w:rPrChange>
        </w:rPr>
        <w:pPrChange w:id="2766"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767" w:author="Jade Raposa" w:date="2024-10-15T02:18:00Z">
            <w:rPr/>
          </w:rPrChange>
        </w:rPr>
        <w:pPrChange w:id="2768"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769" w:author="Jade Raposa" w:date="2024-10-15T02:18:00Z">
            <w:rPr/>
          </w:rPrChange>
        </w:rPr>
        <w:pPrChange w:id="2770" w:author="Jade Raposa" w:date="2024-10-15T02:21:00Z">
          <w:pPr>
            <w:pStyle w:val="ListParagraph"/>
            <w:ind w:left="1800"/>
          </w:pPr>
        </w:pPrChange>
      </w:pPr>
    </w:p>
    <w:p w14:paraId="5C5F5403" w14:textId="77777777" w:rsidR="008F456D" w:rsidRDefault="008F456D">
      <w:pPr>
        <w:pStyle w:val="ListParagraph"/>
        <w:ind w:left="1620" w:hanging="450"/>
        <w:rPr>
          <w:ins w:id="2771" w:author="Jade Raposa" w:date="2024-10-15T02:40:00Z"/>
          <w:rFonts w:ascii="Georgia" w:hAnsi="Georgia"/>
        </w:rPr>
      </w:pPr>
    </w:p>
    <w:p w14:paraId="17A386FF" w14:textId="77777777" w:rsidR="008F456D" w:rsidRDefault="008F456D">
      <w:pPr>
        <w:pStyle w:val="ListParagraph"/>
        <w:ind w:left="1620" w:hanging="450"/>
        <w:rPr>
          <w:ins w:id="2772"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773" w:author="Jade Raposa" w:date="2024-10-15T02:18:00Z">
            <w:rPr/>
          </w:rPrChange>
        </w:rPr>
        <w:pPrChange w:id="2774" w:author="Jade Raposa" w:date="2024-10-15T02:21:00Z">
          <w:pPr>
            <w:pStyle w:val="ListParagraph"/>
            <w:ind w:left="1800"/>
          </w:pPr>
        </w:pPrChange>
      </w:pPr>
    </w:p>
    <w:p w14:paraId="5026E156" w14:textId="77777777" w:rsidR="008F456D" w:rsidRDefault="008F456D">
      <w:pPr>
        <w:pStyle w:val="ListParagraph"/>
        <w:ind w:left="1620" w:hanging="450"/>
        <w:rPr>
          <w:ins w:id="2775"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776" w:author="Jade Raposa" w:date="2024-10-15T02:40:00Z"/>
          <w:rFonts w:ascii="Georgia" w:hAnsi="Georgia"/>
        </w:rPr>
        <w:pPrChange w:id="2777" w:author="Jade Raposa" w:date="2024-10-15T02:41:00Z">
          <w:pPr>
            <w:pStyle w:val="ListParagraph"/>
            <w:numPr>
              <w:numId w:val="17"/>
            </w:numPr>
            <w:ind w:left="1440" w:hanging="360"/>
          </w:pPr>
        </w:pPrChange>
      </w:pPr>
      <w:ins w:id="2778"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779" w:author="Jade Raposa" w:date="2024-10-15T02:41:00Z"/>
          <w:rFonts w:ascii="Georgia" w:hAnsi="Georgia"/>
          <w:b/>
          <w:bCs/>
        </w:rPr>
        <w:pPrChange w:id="2780" w:author="Jade Raposa" w:date="2024-10-15T02:41:00Z">
          <w:pPr>
            <w:pStyle w:val="ListParagraph"/>
            <w:numPr>
              <w:numId w:val="17"/>
            </w:numPr>
            <w:ind w:left="1440" w:hanging="360"/>
          </w:pPr>
        </w:pPrChange>
      </w:pPr>
      <w:r>
        <w:rPr>
          <w:rFonts w:ascii="Georgia" w:hAnsi="Georgia"/>
          <w:b/>
          <w:bCs/>
          <w:noProof/>
          <w:rPrChange w:id="2781"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782"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783" w:author="Jade Raposa" w:date="2024-10-15T02:40:00Z"/>
          <w:rFonts w:ascii="Georgia" w:hAnsi="Georgia"/>
          <w:b/>
          <w:bCs/>
          <w:rPrChange w:id="2784" w:author="Jade Raposa" w:date="2024-10-15T02:41:00Z">
            <w:rPr>
              <w:ins w:id="2785" w:author="Jade Raposa" w:date="2024-10-15T02:40:00Z"/>
            </w:rPr>
          </w:rPrChange>
        </w:rPr>
        <w:pPrChange w:id="2786"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787" w:author="Jade Raposa" w:date="2024-10-15T02:42:00Z"/>
          <w:rFonts w:ascii="Georgia" w:hAnsi="Georgia"/>
        </w:rPr>
      </w:pPr>
      <w:ins w:id="2788" w:author="Jade Raposa" w:date="2024-10-15T02:40:00Z">
        <w:r>
          <w:rPr>
            <w:rFonts w:ascii="Georgia" w:hAnsi="Georgia"/>
          </w:rPr>
          <w:t>Click the blue icon under “</w:t>
        </w:r>
        <w:r>
          <w:rPr>
            <w:rFonts w:ascii="Georgia" w:hAnsi="Georgia"/>
            <w:b/>
            <w:bCs/>
            <w:rPrChange w:id="2789" w:author="Jade Raposa" w:date="2024-10-15T02:41:00Z">
              <w:rPr>
                <w:rFonts w:ascii="Georgia" w:hAnsi="Georgia"/>
              </w:rPr>
            </w:rPrChange>
          </w:rPr>
          <w:t>ACTIONS</w:t>
        </w:r>
        <w:r>
          <w:rPr>
            <w:rFonts w:ascii="Georgia" w:hAnsi="Georgia"/>
          </w:rPr>
          <w:t>,” which will direct you to: “</w:t>
        </w:r>
        <w:r>
          <w:rPr>
            <w:rFonts w:ascii="Georgia" w:hAnsi="Georgia"/>
            <w:b/>
            <w:bCs/>
            <w:rPrChange w:id="2790" w:author="Jade Raposa" w:date="2024-10-15T02:41:00Z">
              <w:rPr>
                <w:rFonts w:ascii="Georgia" w:hAnsi="Georgia"/>
              </w:rPr>
            </w:rPrChange>
          </w:rPr>
          <w:t>LESSONS</w:t>
        </w:r>
        <w:r>
          <w:rPr>
            <w:rFonts w:ascii="Georgia" w:hAnsi="Georgia"/>
          </w:rPr>
          <w:t>” (where you will post lesson files), “</w:t>
        </w:r>
        <w:r>
          <w:rPr>
            <w:rFonts w:ascii="Georgia" w:hAnsi="Georgia"/>
            <w:b/>
            <w:bCs/>
            <w:rPrChange w:id="2791" w:author="Jade Raposa" w:date="2024-10-15T02:41:00Z">
              <w:rPr>
                <w:rFonts w:ascii="Georgia" w:hAnsi="Georgia"/>
              </w:rPr>
            </w:rPrChange>
          </w:rPr>
          <w:t>ACTIVITY</w:t>
        </w:r>
        <w:r>
          <w:rPr>
            <w:rFonts w:ascii="Georgia" w:hAnsi="Georgia"/>
          </w:rPr>
          <w:t>” (where you will upload quizzes), “</w:t>
        </w:r>
        <w:r>
          <w:rPr>
            <w:rFonts w:ascii="Georgia" w:hAnsi="Georgia"/>
            <w:b/>
            <w:bCs/>
            <w:rPrChange w:id="2792"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793"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794" w:author="Jade Raposa" w:date="2024-10-17T01:01:00Z"/>
          <w:rFonts w:ascii="Georgia" w:hAnsi="Georgia"/>
        </w:rPr>
        <w:sectPr w:rsidR="008F456D">
          <w:headerReference w:type="first" r:id="rId14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805" w:author="Jade Raposa" w:date="2024-10-15T02:42:00Z"/>
          <w:rFonts w:ascii="Georgia" w:hAnsi="Georgia"/>
        </w:rPr>
      </w:pPr>
      <w:ins w:id="2806" w:author="Jade Raposa" w:date="2024-10-15T02:42:00Z">
        <w:r>
          <w:rPr>
            <w:rFonts w:ascii="Georgia" w:hAnsi="Georgia"/>
          </w:rPr>
          <w:lastRenderedPageBreak/>
          <w:t>You can add lessons by clicking “</w:t>
        </w:r>
        <w:r>
          <w:rPr>
            <w:rFonts w:ascii="Georgia" w:hAnsi="Georgia"/>
            <w:b/>
            <w:bCs/>
            <w:rPrChange w:id="2807" w:author="Jade Raposa" w:date="2024-10-15T02:43:00Z">
              <w:rPr>
                <w:rFonts w:ascii="Georgia" w:hAnsi="Georgia"/>
              </w:rPr>
            </w:rPrChange>
          </w:rPr>
          <w:t>VIDEO</w:t>
        </w:r>
        <w:r>
          <w:rPr>
            <w:rFonts w:ascii="Georgia" w:hAnsi="Georgia"/>
          </w:rPr>
          <w:t>” and “</w:t>
        </w:r>
        <w:r>
          <w:rPr>
            <w:rFonts w:ascii="Georgia" w:hAnsi="Georgia"/>
            <w:b/>
            <w:bCs/>
            <w:rPrChange w:id="2808" w:author="Jade Raposa" w:date="2024-10-15T02:43:00Z">
              <w:rPr>
                <w:rFonts w:ascii="Georgia" w:hAnsi="Georgia"/>
              </w:rPr>
            </w:rPrChange>
          </w:rPr>
          <w:t>EBOOK</w:t>
        </w:r>
        <w:r>
          <w:rPr>
            <w:rFonts w:ascii="Georgia" w:hAnsi="Georgia"/>
          </w:rPr>
          <w:t>.” You can choose to upload lessons as video url link from Youtube or PDF files.</w:t>
        </w:r>
      </w:ins>
    </w:p>
    <w:p w14:paraId="0D7A3182" w14:textId="77777777" w:rsidR="008F456D" w:rsidRPr="008F456D" w:rsidRDefault="008F456D">
      <w:pPr>
        <w:pStyle w:val="ListParagraph"/>
        <w:rPr>
          <w:ins w:id="2809" w:author="Jade Raposa" w:date="2024-10-15T02:42:00Z"/>
          <w:rFonts w:ascii="Georgia" w:hAnsi="Georgia"/>
          <w:rPrChange w:id="2810" w:author="Jade Raposa" w:date="2024-10-15T02:42:00Z">
            <w:rPr>
              <w:ins w:id="2811" w:author="Jade Raposa" w:date="2024-10-15T02:42:00Z"/>
            </w:rPr>
          </w:rPrChange>
        </w:rPr>
        <w:pPrChange w:id="2812"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813" w:author="Jade Raposa" w:date="2024-10-15T02:42:00Z"/>
          <w:rFonts w:ascii="Georgia" w:hAnsi="Georgia"/>
        </w:rPr>
      </w:pPr>
      <w:ins w:id="2814" w:author="Jade Raposa" w:date="2024-10-15T02:42:00Z">
        <w:r>
          <w:rPr>
            <w:rFonts w:ascii="Georgia" w:hAnsi="Georgia"/>
          </w:rPr>
          <w:t>If you want to hold a Google Meet, click the “</w:t>
        </w:r>
        <w:r>
          <w:rPr>
            <w:rFonts w:ascii="Georgia" w:hAnsi="Georgia"/>
            <w:b/>
            <w:bCs/>
            <w:rPrChange w:id="2815"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816"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817"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818" w:author="Jade Raposa" w:date="2024-10-15T02:42:00Z"/>
          <w:rFonts w:ascii="Georgia" w:hAnsi="Georgia"/>
          <w:rPrChange w:id="2819" w:author="Jade Raposa" w:date="2024-10-15T02:42:00Z">
            <w:rPr>
              <w:ins w:id="2820" w:author="Jade Raposa" w:date="2024-10-15T02:42:00Z"/>
            </w:rPr>
          </w:rPrChange>
        </w:rPr>
        <w:pPrChange w:id="2821"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822" w:author="Jade Raposa" w:date="2024-10-15T02:40:00Z"/>
          <w:rFonts w:ascii="Georgia" w:hAnsi="Georgia"/>
        </w:rPr>
        <w:pPrChange w:id="2823" w:author="Jade Raposa" w:date="2024-10-15T02:41:00Z">
          <w:pPr>
            <w:pStyle w:val="ListParagraph"/>
            <w:numPr>
              <w:numId w:val="17"/>
            </w:numPr>
            <w:ind w:left="1440" w:hanging="360"/>
          </w:pPr>
        </w:pPrChange>
      </w:pPr>
      <w:ins w:id="2824" w:author="Jade Raposa" w:date="2024-10-15T02:42:00Z">
        <w:r>
          <w:rPr>
            <w:rFonts w:ascii="Georgia" w:hAnsi="Georgia"/>
          </w:rPr>
          <w:t>After quizzes or when the term ends, you can issue certificates to your students. To do this, click the “</w:t>
        </w:r>
        <w:r>
          <w:rPr>
            <w:rFonts w:ascii="Georgia" w:hAnsi="Georgia"/>
            <w:b/>
            <w:bCs/>
            <w:rPrChange w:id="2825"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826" w:author="Jade Raposa" w:date="2024-10-15T02:43:00Z">
              <w:rPr>
                <w:rFonts w:ascii="Georgia" w:hAnsi="Georgia"/>
              </w:rPr>
            </w:rPrChange>
          </w:rPr>
          <w:t>CERTIFICATE</w:t>
        </w:r>
        <w:r>
          <w:rPr>
            <w:rFonts w:ascii="Georgia" w:hAnsi="Georgia"/>
          </w:rPr>
          <w:t>” button next to the “</w:t>
        </w:r>
        <w:r>
          <w:rPr>
            <w:rFonts w:ascii="Georgia" w:hAnsi="Georgia"/>
            <w:b/>
            <w:bCs/>
            <w:rPrChange w:id="2827"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828" w:author="Jade Raposa" w:date="2024-10-15T02:42:00Z"/>
          <w:rFonts w:ascii="Georgia" w:hAnsi="Georgia"/>
          <w:rPrChange w:id="2829" w:author="Jade Raposa" w:date="2024-10-15T02:18:00Z">
            <w:rPr>
              <w:del w:id="2830" w:author="Jade Raposa" w:date="2024-10-15T02:42:00Z"/>
            </w:rPr>
          </w:rPrChange>
        </w:rPr>
        <w:pPrChange w:id="2831" w:author="Jade Raposa" w:date="2024-10-15T02:21:00Z">
          <w:pPr>
            <w:pStyle w:val="ListParagraph"/>
            <w:ind w:left="1800"/>
          </w:pPr>
        </w:pPrChange>
      </w:pPr>
    </w:p>
    <w:p w14:paraId="7E9F8FCF" w14:textId="77777777" w:rsidR="008F456D" w:rsidRPr="008F456D" w:rsidRDefault="008F456D">
      <w:pPr>
        <w:ind w:left="1800"/>
        <w:rPr>
          <w:del w:id="2832" w:author="Jade Raposa" w:date="2024-10-15T02:40:00Z"/>
          <w:rFonts w:ascii="Georgia" w:hAnsi="Georgia"/>
          <w:rPrChange w:id="2833" w:author="Jade Raposa" w:date="2024-10-15T02:40:00Z">
            <w:rPr>
              <w:del w:id="2834" w:author="Jade Raposa" w:date="2024-10-15T02:40:00Z"/>
            </w:rPr>
          </w:rPrChange>
        </w:rPr>
        <w:pPrChange w:id="2835" w:author="Jade Raposa" w:date="2024-10-15T02:40:00Z">
          <w:pPr>
            <w:pStyle w:val="ListParagraph"/>
            <w:ind w:left="1800"/>
          </w:pPr>
        </w:pPrChange>
      </w:pPr>
    </w:p>
    <w:p w14:paraId="4A5CE3CC" w14:textId="77777777" w:rsidR="008F456D" w:rsidRDefault="002B278F">
      <w:pPr>
        <w:ind w:left="1800"/>
        <w:rPr>
          <w:del w:id="2836" w:author="Jade Raposa" w:date="2024-10-15T02:40:00Z"/>
        </w:rPr>
        <w:pPrChange w:id="2837" w:author="Jade Raposa" w:date="2024-10-15T02:40:00Z">
          <w:pPr>
            <w:pStyle w:val="ListParagraph"/>
            <w:ind w:left="1800"/>
          </w:pPr>
        </w:pPrChange>
      </w:pPr>
      <w:del w:id="2838" w:author="Jade Raposa" w:date="2024-10-15T02:39:00Z">
        <w:r>
          <w:delText xml:space="preserve">11. </w:delText>
        </w:r>
      </w:del>
      <w:del w:id="2839"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840" w:author="Jade Raposa" w:date="2024-10-15T02:40:00Z"/>
          <w:b/>
          <w:bCs/>
        </w:rPr>
        <w:pPrChange w:id="2841" w:author="Jade Raposa" w:date="2024-10-15T02:40:00Z">
          <w:pPr>
            <w:pStyle w:val="ListParagraph"/>
            <w:ind w:left="1800"/>
          </w:pPr>
        </w:pPrChange>
      </w:pPr>
      <w:del w:id="2842"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843" w:author="Jade Raposa" w:date="2024-10-15T02:40:00Z"/>
        </w:rPr>
        <w:sectPr w:rsidR="008F456D">
          <w:pgSz w:w="12240" w:h="15840"/>
          <w:pgMar w:top="1440" w:right="1440" w:bottom="1440" w:left="1440" w:header="708" w:footer="708" w:gutter="0"/>
          <w:pgNumType w:start="1"/>
          <w:cols w:space="708"/>
          <w:titlePg/>
          <w:docGrid w:linePitch="360"/>
        </w:sectPr>
        <w:pPrChange w:id="2844" w:author="Jade Raposa" w:date="2024-10-15T02:40:00Z">
          <w:pPr>
            <w:pStyle w:val="ListParagraph"/>
            <w:ind w:left="1800"/>
          </w:pPr>
        </w:pPrChange>
      </w:pPr>
      <w:del w:id="2845"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846" w:author="Jade Raposa" w:date="2024-10-15T02:42:00Z"/>
        </w:rPr>
        <w:pPrChange w:id="2847" w:author="Jade Raposa" w:date="2024-10-15T02:40:00Z">
          <w:pPr>
            <w:pStyle w:val="ListParagraph"/>
            <w:ind w:left="1800"/>
          </w:pPr>
        </w:pPrChange>
      </w:pPr>
    </w:p>
    <w:p w14:paraId="71F965D9" w14:textId="77777777" w:rsidR="008F456D" w:rsidRPr="008F456D" w:rsidRDefault="008F456D">
      <w:pPr>
        <w:pStyle w:val="ListParagraph"/>
        <w:ind w:left="1620" w:hanging="450"/>
        <w:rPr>
          <w:del w:id="2848" w:author="Jade Raposa" w:date="2024-10-15T02:42:00Z"/>
          <w:rFonts w:ascii="Georgia" w:hAnsi="Georgia"/>
          <w:rPrChange w:id="2849" w:author="Jade Raposa" w:date="2024-10-15T02:18:00Z">
            <w:rPr>
              <w:del w:id="2850" w:author="Jade Raposa" w:date="2024-10-15T02:42:00Z"/>
            </w:rPr>
          </w:rPrChange>
        </w:rPr>
        <w:pPrChange w:id="2851" w:author="Jade Raposa" w:date="2024-10-15T02:21:00Z">
          <w:pPr>
            <w:pStyle w:val="ListParagraph"/>
            <w:ind w:left="1800"/>
          </w:pPr>
        </w:pPrChange>
      </w:pPr>
    </w:p>
    <w:p w14:paraId="07C53151" w14:textId="77777777" w:rsidR="008F456D" w:rsidRPr="008F456D" w:rsidRDefault="008F456D">
      <w:pPr>
        <w:pStyle w:val="ListParagraph"/>
        <w:ind w:left="1620" w:hanging="450"/>
        <w:rPr>
          <w:del w:id="2852" w:author="Jade Raposa" w:date="2024-10-15T02:42:00Z"/>
          <w:rFonts w:ascii="Georgia" w:hAnsi="Georgia"/>
          <w:rPrChange w:id="2853" w:author="Jade Raposa" w:date="2024-10-15T02:18:00Z">
            <w:rPr>
              <w:del w:id="2854" w:author="Jade Raposa" w:date="2024-10-15T02:42:00Z"/>
            </w:rPr>
          </w:rPrChange>
        </w:rPr>
        <w:pPrChange w:id="2855" w:author="Jade Raposa" w:date="2024-10-15T02:21:00Z">
          <w:pPr>
            <w:pStyle w:val="ListParagraph"/>
            <w:ind w:left="1800"/>
          </w:pPr>
        </w:pPrChange>
      </w:pPr>
    </w:p>
    <w:p w14:paraId="3301B117" w14:textId="77777777" w:rsidR="008F456D" w:rsidRPr="008F456D" w:rsidRDefault="008F456D">
      <w:pPr>
        <w:pStyle w:val="ListParagraph"/>
        <w:ind w:left="1620" w:hanging="450"/>
        <w:rPr>
          <w:del w:id="2856" w:author="Jade Raposa" w:date="2024-10-15T02:42:00Z"/>
          <w:rFonts w:ascii="Georgia" w:hAnsi="Georgia"/>
          <w:rPrChange w:id="2857" w:author="Jade Raposa" w:date="2024-10-15T02:18:00Z">
            <w:rPr>
              <w:del w:id="2858" w:author="Jade Raposa" w:date="2024-10-15T02:42:00Z"/>
            </w:rPr>
          </w:rPrChange>
        </w:rPr>
        <w:pPrChange w:id="2859" w:author="Jade Raposa" w:date="2024-10-15T02:21:00Z">
          <w:pPr>
            <w:pStyle w:val="ListParagraph"/>
            <w:ind w:left="1800"/>
          </w:pPr>
        </w:pPrChange>
      </w:pPr>
    </w:p>
    <w:p w14:paraId="62F38FD4" w14:textId="77777777" w:rsidR="008F456D" w:rsidRPr="008F456D" w:rsidRDefault="008F456D">
      <w:pPr>
        <w:pStyle w:val="ListParagraph"/>
        <w:ind w:left="1620" w:hanging="450"/>
        <w:rPr>
          <w:del w:id="2860" w:author="Jade Raposa" w:date="2024-10-15T02:42:00Z"/>
          <w:rFonts w:ascii="Georgia" w:hAnsi="Georgia"/>
          <w:rPrChange w:id="2861" w:author="Jade Raposa" w:date="2024-10-15T02:18:00Z">
            <w:rPr>
              <w:del w:id="2862" w:author="Jade Raposa" w:date="2024-10-15T02:42:00Z"/>
            </w:rPr>
          </w:rPrChange>
        </w:rPr>
        <w:pPrChange w:id="2863" w:author="Jade Raposa" w:date="2024-10-15T02:21:00Z">
          <w:pPr>
            <w:pStyle w:val="ListParagraph"/>
            <w:ind w:left="1800"/>
          </w:pPr>
        </w:pPrChange>
      </w:pPr>
    </w:p>
    <w:p w14:paraId="34E19501" w14:textId="77777777" w:rsidR="008F456D" w:rsidRPr="008F456D" w:rsidRDefault="008F456D">
      <w:pPr>
        <w:pStyle w:val="ListParagraph"/>
        <w:ind w:left="1620" w:hanging="450"/>
        <w:rPr>
          <w:del w:id="2864" w:author="Jade Raposa" w:date="2024-10-15T02:42:00Z"/>
          <w:rFonts w:ascii="Georgia" w:hAnsi="Georgia"/>
          <w:rPrChange w:id="2865" w:author="Jade Raposa" w:date="2024-10-15T02:18:00Z">
            <w:rPr>
              <w:del w:id="2866" w:author="Jade Raposa" w:date="2024-10-15T02:42:00Z"/>
            </w:rPr>
          </w:rPrChange>
        </w:rPr>
        <w:pPrChange w:id="2867" w:author="Jade Raposa" w:date="2024-10-15T02:21:00Z">
          <w:pPr>
            <w:pStyle w:val="ListParagraph"/>
            <w:ind w:left="1800"/>
          </w:pPr>
        </w:pPrChange>
      </w:pPr>
    </w:p>
    <w:p w14:paraId="4D1E0ACC" w14:textId="77777777" w:rsidR="008F456D" w:rsidRPr="008F456D" w:rsidRDefault="008F456D">
      <w:pPr>
        <w:pStyle w:val="ListParagraph"/>
        <w:ind w:left="1620" w:hanging="450"/>
        <w:rPr>
          <w:del w:id="2868" w:author="Jade Raposa" w:date="2024-10-15T02:42:00Z"/>
          <w:rFonts w:ascii="Georgia" w:hAnsi="Georgia"/>
          <w:rPrChange w:id="2869" w:author="Jade Raposa" w:date="2024-10-15T02:18:00Z">
            <w:rPr>
              <w:del w:id="2870" w:author="Jade Raposa" w:date="2024-10-15T02:42:00Z"/>
            </w:rPr>
          </w:rPrChange>
        </w:rPr>
        <w:pPrChange w:id="2871" w:author="Jade Raposa" w:date="2024-10-15T02:21:00Z">
          <w:pPr>
            <w:pStyle w:val="ListParagraph"/>
            <w:ind w:left="1800"/>
          </w:pPr>
        </w:pPrChange>
      </w:pPr>
    </w:p>
    <w:p w14:paraId="1491203C" w14:textId="77777777" w:rsidR="008F456D" w:rsidRPr="008F456D" w:rsidRDefault="008F456D">
      <w:pPr>
        <w:pStyle w:val="ListParagraph"/>
        <w:ind w:left="1620" w:hanging="450"/>
        <w:rPr>
          <w:del w:id="2872" w:author="Jade Raposa" w:date="2024-10-15T02:42:00Z"/>
          <w:rFonts w:ascii="Georgia" w:hAnsi="Georgia"/>
          <w:rPrChange w:id="2873" w:author="Jade Raposa" w:date="2024-10-15T02:18:00Z">
            <w:rPr>
              <w:del w:id="2874" w:author="Jade Raposa" w:date="2024-10-15T02:42:00Z"/>
            </w:rPr>
          </w:rPrChange>
        </w:rPr>
        <w:pPrChange w:id="2875" w:author="Jade Raposa" w:date="2024-10-15T02:21:00Z">
          <w:pPr>
            <w:pStyle w:val="ListParagraph"/>
            <w:ind w:left="1800"/>
          </w:pPr>
        </w:pPrChange>
      </w:pPr>
    </w:p>
    <w:p w14:paraId="1E8E5565" w14:textId="77777777" w:rsidR="008F456D" w:rsidRPr="008F456D" w:rsidRDefault="008F456D">
      <w:pPr>
        <w:pStyle w:val="ListParagraph"/>
        <w:ind w:left="1620" w:hanging="450"/>
        <w:rPr>
          <w:del w:id="2876" w:author="Jade Raposa" w:date="2024-10-15T02:42:00Z"/>
          <w:rFonts w:ascii="Georgia" w:hAnsi="Georgia"/>
          <w:rPrChange w:id="2877" w:author="Jade Raposa" w:date="2024-10-15T02:18:00Z">
            <w:rPr>
              <w:del w:id="2878" w:author="Jade Raposa" w:date="2024-10-15T02:42:00Z"/>
            </w:rPr>
          </w:rPrChange>
        </w:rPr>
        <w:pPrChange w:id="2879" w:author="Jade Raposa" w:date="2024-10-15T02:21:00Z">
          <w:pPr>
            <w:pStyle w:val="ListParagraph"/>
            <w:ind w:left="1800"/>
          </w:pPr>
        </w:pPrChange>
      </w:pPr>
    </w:p>
    <w:p w14:paraId="556ED4FD" w14:textId="77777777" w:rsidR="008F456D" w:rsidRPr="008F456D" w:rsidRDefault="008F456D">
      <w:pPr>
        <w:pStyle w:val="ListParagraph"/>
        <w:ind w:left="1620" w:hanging="450"/>
        <w:rPr>
          <w:del w:id="2880" w:author="Jade Raposa" w:date="2024-10-15T02:42:00Z"/>
          <w:rFonts w:ascii="Georgia" w:hAnsi="Georgia"/>
          <w:rPrChange w:id="2881" w:author="Jade Raposa" w:date="2024-10-15T02:18:00Z">
            <w:rPr>
              <w:del w:id="2882" w:author="Jade Raposa" w:date="2024-10-15T02:42:00Z"/>
            </w:rPr>
          </w:rPrChange>
        </w:rPr>
        <w:pPrChange w:id="2883" w:author="Jade Raposa" w:date="2024-10-15T02:21:00Z">
          <w:pPr>
            <w:pStyle w:val="ListParagraph"/>
            <w:ind w:left="1800"/>
          </w:pPr>
        </w:pPrChange>
      </w:pPr>
    </w:p>
    <w:p w14:paraId="17EDCAD3" w14:textId="77777777" w:rsidR="008F456D" w:rsidRPr="008F456D" w:rsidRDefault="008F456D">
      <w:pPr>
        <w:pStyle w:val="ListParagraph"/>
        <w:ind w:left="1620" w:hanging="450"/>
        <w:rPr>
          <w:del w:id="2884" w:author="Jade Raposa" w:date="2024-10-15T02:42:00Z"/>
          <w:rFonts w:ascii="Georgia" w:hAnsi="Georgia"/>
          <w:rPrChange w:id="2885" w:author="Jade Raposa" w:date="2024-10-15T02:18:00Z">
            <w:rPr>
              <w:del w:id="2886" w:author="Jade Raposa" w:date="2024-10-15T02:42:00Z"/>
            </w:rPr>
          </w:rPrChange>
        </w:rPr>
        <w:pPrChange w:id="2887" w:author="Jade Raposa" w:date="2024-10-15T02:21:00Z">
          <w:pPr>
            <w:pStyle w:val="ListParagraph"/>
            <w:ind w:left="1800"/>
          </w:pPr>
        </w:pPrChange>
      </w:pPr>
    </w:p>
    <w:p w14:paraId="188ABD1F" w14:textId="77777777" w:rsidR="008F456D" w:rsidRPr="008F456D" w:rsidRDefault="008F456D">
      <w:pPr>
        <w:pStyle w:val="ListParagraph"/>
        <w:ind w:left="1620" w:hanging="450"/>
        <w:rPr>
          <w:del w:id="2888" w:author="Jade Raposa" w:date="2024-10-15T02:42:00Z"/>
          <w:rFonts w:ascii="Georgia" w:hAnsi="Georgia"/>
          <w:rPrChange w:id="2889" w:author="Jade Raposa" w:date="2024-10-15T02:18:00Z">
            <w:rPr>
              <w:del w:id="2890" w:author="Jade Raposa" w:date="2024-10-15T02:42:00Z"/>
            </w:rPr>
          </w:rPrChange>
        </w:rPr>
        <w:pPrChange w:id="2891" w:author="Jade Raposa" w:date="2024-10-15T02:21:00Z">
          <w:pPr>
            <w:pStyle w:val="ListParagraph"/>
            <w:ind w:left="1800"/>
          </w:pPr>
        </w:pPrChange>
      </w:pPr>
    </w:p>
    <w:p w14:paraId="1D861825" w14:textId="77777777" w:rsidR="008F456D" w:rsidRPr="008F456D" w:rsidRDefault="008F456D">
      <w:pPr>
        <w:pStyle w:val="ListParagraph"/>
        <w:ind w:left="1620" w:hanging="450"/>
        <w:rPr>
          <w:del w:id="2892" w:author="Jade Raposa" w:date="2024-10-15T02:42:00Z"/>
          <w:rFonts w:ascii="Georgia" w:hAnsi="Georgia"/>
          <w:rPrChange w:id="2893" w:author="Jade Raposa" w:date="2024-10-15T02:18:00Z">
            <w:rPr>
              <w:del w:id="2894" w:author="Jade Raposa" w:date="2024-10-15T02:42:00Z"/>
            </w:rPr>
          </w:rPrChange>
        </w:rPr>
        <w:pPrChange w:id="2895" w:author="Jade Raposa" w:date="2024-10-15T02:21:00Z">
          <w:pPr>
            <w:pStyle w:val="ListParagraph"/>
            <w:ind w:left="1800"/>
          </w:pPr>
        </w:pPrChange>
      </w:pPr>
    </w:p>
    <w:p w14:paraId="3C58FAAA" w14:textId="77777777" w:rsidR="008F456D" w:rsidRPr="008F456D" w:rsidRDefault="008F456D">
      <w:pPr>
        <w:pStyle w:val="ListParagraph"/>
        <w:ind w:left="1620" w:hanging="450"/>
        <w:rPr>
          <w:del w:id="2896" w:author="Jade Raposa" w:date="2024-10-15T02:42:00Z"/>
          <w:rFonts w:ascii="Georgia" w:hAnsi="Georgia"/>
          <w:rPrChange w:id="2897" w:author="Jade Raposa" w:date="2024-10-15T02:18:00Z">
            <w:rPr>
              <w:del w:id="2898" w:author="Jade Raposa" w:date="2024-10-15T02:42:00Z"/>
            </w:rPr>
          </w:rPrChange>
        </w:rPr>
        <w:pPrChange w:id="2899" w:author="Jade Raposa" w:date="2024-10-15T02:21:00Z">
          <w:pPr>
            <w:pStyle w:val="ListParagraph"/>
            <w:ind w:left="1800"/>
          </w:pPr>
        </w:pPrChange>
      </w:pPr>
    </w:p>
    <w:p w14:paraId="3C952094" w14:textId="77777777" w:rsidR="008F456D" w:rsidRPr="008F456D" w:rsidRDefault="008F456D">
      <w:pPr>
        <w:ind w:left="1800"/>
        <w:rPr>
          <w:del w:id="2900" w:author="Jade Raposa" w:date="2024-10-15T02:42:00Z"/>
          <w:rFonts w:ascii="Georgia" w:hAnsi="Georgia"/>
          <w:rPrChange w:id="2901" w:author="Jade Raposa" w:date="2024-10-15T02:42:00Z">
            <w:rPr>
              <w:del w:id="2902" w:author="Jade Raposa" w:date="2024-10-15T02:42:00Z"/>
            </w:rPr>
          </w:rPrChange>
        </w:rPr>
        <w:pPrChange w:id="2903" w:author="Jade Raposa" w:date="2024-10-15T02:42:00Z">
          <w:pPr>
            <w:pStyle w:val="ListParagraph"/>
            <w:ind w:left="1800"/>
          </w:pPr>
        </w:pPrChange>
      </w:pPr>
    </w:p>
    <w:p w14:paraId="400F98EB" w14:textId="77777777" w:rsidR="008F456D" w:rsidRPr="008F456D" w:rsidRDefault="008F456D">
      <w:pPr>
        <w:pStyle w:val="ListParagraph"/>
        <w:ind w:left="1620" w:hanging="450"/>
        <w:rPr>
          <w:del w:id="2904" w:author="Jade Raposa" w:date="2024-10-15T02:42:00Z"/>
          <w:rFonts w:ascii="Georgia" w:hAnsi="Georgia"/>
          <w:rPrChange w:id="2905" w:author="Jade Raposa" w:date="2024-10-15T02:18:00Z">
            <w:rPr>
              <w:del w:id="2906" w:author="Jade Raposa" w:date="2024-10-15T02:42:00Z"/>
            </w:rPr>
          </w:rPrChange>
        </w:rPr>
        <w:pPrChange w:id="2907" w:author="Jade Raposa" w:date="2024-10-15T02:21:00Z">
          <w:pPr>
            <w:pStyle w:val="ListParagraph"/>
            <w:ind w:left="1800"/>
          </w:pPr>
        </w:pPrChange>
      </w:pPr>
    </w:p>
    <w:p w14:paraId="316A5054" w14:textId="77777777" w:rsidR="008F456D" w:rsidRPr="008F456D" w:rsidRDefault="008F456D">
      <w:pPr>
        <w:pStyle w:val="ListParagraph"/>
        <w:ind w:left="1620" w:hanging="450"/>
        <w:rPr>
          <w:del w:id="2908" w:author="Jade Raposa" w:date="2024-10-15T02:42:00Z"/>
          <w:rFonts w:ascii="Georgia" w:hAnsi="Georgia"/>
          <w:rPrChange w:id="2909" w:author="Jade Raposa" w:date="2024-10-15T02:18:00Z">
            <w:rPr>
              <w:del w:id="2910" w:author="Jade Raposa" w:date="2024-10-15T02:42:00Z"/>
            </w:rPr>
          </w:rPrChange>
        </w:rPr>
        <w:pPrChange w:id="2911" w:author="Jade Raposa" w:date="2024-10-15T02:21:00Z">
          <w:pPr>
            <w:pStyle w:val="ListParagraph"/>
            <w:ind w:left="1800"/>
          </w:pPr>
        </w:pPrChange>
      </w:pPr>
    </w:p>
    <w:p w14:paraId="56988201" w14:textId="77777777" w:rsidR="008F456D" w:rsidRPr="008F456D" w:rsidRDefault="002B278F">
      <w:pPr>
        <w:pStyle w:val="ListParagraph"/>
        <w:ind w:left="1620" w:hanging="450"/>
        <w:rPr>
          <w:del w:id="2912" w:author="Jade Raposa" w:date="2024-10-15T02:42:00Z"/>
          <w:rFonts w:ascii="Georgia" w:hAnsi="Georgia"/>
          <w:rPrChange w:id="2913" w:author="Jade Raposa" w:date="2024-10-15T02:18:00Z">
            <w:rPr>
              <w:del w:id="2914" w:author="Jade Raposa" w:date="2024-10-15T02:42:00Z"/>
            </w:rPr>
          </w:rPrChange>
        </w:rPr>
        <w:pPrChange w:id="2915" w:author="Jade Raposa" w:date="2024-10-15T02:21:00Z">
          <w:pPr>
            <w:pStyle w:val="ListParagraph"/>
            <w:ind w:left="1800"/>
          </w:pPr>
        </w:pPrChange>
      </w:pPr>
      <w:del w:id="2916" w:author="Jade Raposa" w:date="2024-10-15T02:42:00Z">
        <w:r>
          <w:rPr>
            <w:rFonts w:ascii="Georgia" w:hAnsi="Georgia"/>
            <w:rPrChange w:id="2917" w:author="Jade Raposa" w:date="2024-10-15T02:18:00Z">
              <w:rPr/>
            </w:rPrChange>
          </w:rPr>
          <w:delText xml:space="preserve">14. You can add lessons by clicking </w:delText>
        </w:r>
        <w:r>
          <w:rPr>
            <w:rFonts w:ascii="Georgia" w:hAnsi="Georgia"/>
            <w:b/>
            <w:bCs/>
            <w:rPrChange w:id="2918" w:author="Jade Raposa" w:date="2024-10-15T02:18:00Z">
              <w:rPr>
                <w:b/>
                <w:bCs/>
              </w:rPr>
            </w:rPrChange>
          </w:rPr>
          <w:delText>“VIDEO”</w:delText>
        </w:r>
        <w:r>
          <w:rPr>
            <w:rFonts w:ascii="Georgia" w:hAnsi="Georgia"/>
            <w:rPrChange w:id="2919" w:author="Jade Raposa" w:date="2024-10-15T02:18:00Z">
              <w:rPr/>
            </w:rPrChange>
          </w:rPr>
          <w:delText xml:space="preserve"> and </w:delText>
        </w:r>
        <w:r>
          <w:rPr>
            <w:rFonts w:ascii="Georgia" w:hAnsi="Georgia"/>
            <w:b/>
            <w:bCs/>
            <w:rPrChange w:id="2920" w:author="Jade Raposa" w:date="2024-10-15T02:18:00Z">
              <w:rPr>
                <w:b/>
                <w:bCs/>
              </w:rPr>
            </w:rPrChange>
          </w:rPr>
          <w:delText>“EBOOK.”</w:delText>
        </w:r>
        <w:r>
          <w:rPr>
            <w:rFonts w:ascii="Georgia" w:hAnsi="Georgia"/>
            <w:rPrChange w:id="2921"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922" w:author="Jade Raposa" w:date="2024-10-15T02:42:00Z"/>
          <w:rFonts w:ascii="Georgia" w:hAnsi="Georgia"/>
          <w:rPrChange w:id="2923" w:author="Jade Raposa" w:date="2024-10-15T02:18:00Z">
            <w:rPr>
              <w:del w:id="2924" w:author="Jade Raposa" w:date="2024-10-15T02:42:00Z"/>
            </w:rPr>
          </w:rPrChange>
        </w:rPr>
        <w:pPrChange w:id="2925" w:author="Jade Raposa" w:date="2024-10-15T02:21:00Z">
          <w:pPr>
            <w:pStyle w:val="ListParagraph"/>
            <w:ind w:left="1800"/>
          </w:pPr>
        </w:pPrChange>
      </w:pPr>
      <w:del w:id="2926" w:author="Jade Raposa" w:date="2024-10-15T02:42:00Z">
        <w:r>
          <w:rPr>
            <w:rFonts w:ascii="Georgia" w:hAnsi="Georgia"/>
            <w:rPrChange w:id="2927" w:author="Jade Raposa" w:date="2024-10-15T02:18:00Z">
              <w:rPr/>
            </w:rPrChange>
          </w:rPr>
          <w:delText xml:space="preserve">15. If you want to hold a Google Meet, click the “ACTIVITY” button. There, you will see two options: </w:delText>
        </w:r>
        <w:r>
          <w:rPr>
            <w:rFonts w:ascii="Georgia" w:hAnsi="Georgia"/>
            <w:b/>
            <w:bCs/>
            <w:rPrChange w:id="2928" w:author="Jade Raposa" w:date="2024-10-15T02:18:00Z">
              <w:rPr>
                <w:b/>
                <w:bCs/>
              </w:rPr>
            </w:rPrChange>
          </w:rPr>
          <w:delText>“Virtual meetings”</w:delText>
        </w:r>
        <w:r>
          <w:rPr>
            <w:rFonts w:ascii="Georgia" w:hAnsi="Georgia"/>
            <w:rPrChange w:id="2929" w:author="Jade Raposa" w:date="2024-10-15T02:18:00Z">
              <w:rPr/>
            </w:rPrChange>
          </w:rPr>
          <w:delText xml:space="preserve"> (to interact with your students online) and </w:delText>
        </w:r>
        <w:r>
          <w:rPr>
            <w:rFonts w:ascii="Georgia" w:hAnsi="Georgia"/>
            <w:b/>
            <w:bCs/>
            <w:rPrChange w:id="2930" w:author="Jade Raposa" w:date="2024-10-15T02:18:00Z">
              <w:rPr>
                <w:b/>
                <w:bCs/>
              </w:rPr>
            </w:rPrChange>
          </w:rPr>
          <w:delText xml:space="preserve">“Google Form” </w:delText>
        </w:r>
        <w:r>
          <w:rPr>
            <w:rFonts w:ascii="Georgia" w:hAnsi="Georgia"/>
            <w:rPrChange w:id="2931"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932" w:author="Jade Raposa" w:date="2024-10-15T02:42:00Z"/>
          <w:rFonts w:ascii="Georgia" w:hAnsi="Georgia"/>
          <w:rPrChange w:id="2933" w:author="Jade Raposa" w:date="2024-10-15T02:18:00Z">
            <w:rPr>
              <w:del w:id="2934" w:author="Jade Raposa" w:date="2024-10-15T02:42:00Z"/>
            </w:rPr>
          </w:rPrChange>
        </w:rPr>
        <w:pPrChange w:id="2935" w:author="Jade Raposa" w:date="2024-10-15T02:21:00Z">
          <w:pPr>
            <w:pStyle w:val="ListParagraph"/>
            <w:ind w:left="1800"/>
          </w:pPr>
        </w:pPrChange>
      </w:pPr>
      <w:del w:id="2936" w:author="Jade Raposa" w:date="2024-10-15T02:42:00Z">
        <w:r>
          <w:rPr>
            <w:rFonts w:ascii="Georgia" w:hAnsi="Georgia"/>
            <w:rPrChange w:id="2937" w:author="Jade Raposa" w:date="2024-10-15T02:18:00Z">
              <w:rPr/>
            </w:rPrChange>
          </w:rPr>
          <w:delText xml:space="preserve">16. After quizzes or when the term ends, you can issue certificates to your students. To do this, click the </w:delText>
        </w:r>
        <w:r>
          <w:rPr>
            <w:rFonts w:ascii="Georgia" w:hAnsi="Georgia"/>
            <w:b/>
            <w:bCs/>
            <w:rPrChange w:id="2938" w:author="Jade Raposa" w:date="2024-10-15T02:18:00Z">
              <w:rPr>
                <w:b/>
                <w:bCs/>
              </w:rPr>
            </w:rPrChange>
          </w:rPr>
          <w:delText xml:space="preserve">“PEOPLE” </w:delText>
        </w:r>
        <w:r>
          <w:rPr>
            <w:rFonts w:ascii="Georgia" w:hAnsi="Georgia"/>
            <w:rPrChange w:id="2939" w:author="Jade Raposa" w:date="2024-10-15T02:18:00Z">
              <w:rPr/>
            </w:rPrChange>
          </w:rPr>
          <w:delText xml:space="preserve">button, find the student you wish to give the certificate to, and click the </w:delText>
        </w:r>
        <w:r>
          <w:rPr>
            <w:rFonts w:ascii="Georgia" w:hAnsi="Georgia"/>
            <w:b/>
            <w:bCs/>
            <w:rPrChange w:id="2940" w:author="Jade Raposa" w:date="2024-10-15T02:18:00Z">
              <w:rPr>
                <w:b/>
                <w:bCs/>
              </w:rPr>
            </w:rPrChange>
          </w:rPr>
          <w:delText>“CERTIFICATE”</w:delText>
        </w:r>
        <w:r>
          <w:rPr>
            <w:rFonts w:ascii="Georgia" w:hAnsi="Georgia"/>
            <w:rPrChange w:id="2941" w:author="Jade Raposa" w:date="2024-10-15T02:18:00Z">
              <w:rPr/>
            </w:rPrChange>
          </w:rPr>
          <w:delText xml:space="preserve"> button next to the </w:delText>
        </w:r>
        <w:r>
          <w:rPr>
            <w:rFonts w:ascii="Georgia" w:hAnsi="Georgia"/>
            <w:b/>
            <w:bCs/>
            <w:rPrChange w:id="2942" w:author="Jade Raposa" w:date="2024-10-15T02:18:00Z">
              <w:rPr>
                <w:b/>
                <w:bCs/>
              </w:rPr>
            </w:rPrChange>
          </w:rPr>
          <w:delText>“MESSAGE”</w:delText>
        </w:r>
        <w:r>
          <w:rPr>
            <w:rFonts w:ascii="Georgia" w:hAnsi="Georgia"/>
            <w:rPrChange w:id="2943"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944" w:author="Jade Raposa" w:date="2024-10-15T02:18:00Z">
            <w:rPr/>
          </w:rPrChange>
        </w:rPr>
        <w:pPrChange w:id="2945"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946" w:author="Jade Raposa" w:date="2024-10-15T02:18:00Z">
            <w:rPr/>
          </w:rPrChange>
        </w:rPr>
        <w:pPrChange w:id="2947" w:author="Jade Raposa" w:date="2024-10-15T02:21:00Z">
          <w:pPr>
            <w:pStyle w:val="ListParagraph"/>
            <w:ind w:left="1800"/>
          </w:pPr>
        </w:pPrChange>
      </w:pPr>
      <w:r>
        <w:rPr>
          <w:rFonts w:ascii="Georgia" w:hAnsi="Georgia"/>
          <w:noProof/>
          <w:rPrChange w:id="2948"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949"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950" w:author="Jade Raposa" w:date="2024-10-15T02:18:00Z">
            <w:rPr/>
          </w:rPrChange>
        </w:rPr>
        <w:pPrChange w:id="2951"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952" w:author="Jade Raposa" w:date="2024-10-15T02:18:00Z">
            <w:rPr/>
          </w:rPrChange>
        </w:rPr>
        <w:pPrChange w:id="2953"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954" w:author="Jade Raposa" w:date="2024-10-15T02:18:00Z">
            <w:rPr/>
          </w:rPrChange>
        </w:rPr>
        <w:pPrChange w:id="2955"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956" w:author="Jade Raposa" w:date="2024-10-15T02:18:00Z">
            <w:rPr/>
          </w:rPrChange>
        </w:rPr>
        <w:pPrChange w:id="2957"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958" w:author="Jade Raposa" w:date="2024-10-15T02:18:00Z">
            <w:rPr/>
          </w:rPrChange>
        </w:rPr>
        <w:pPrChange w:id="2959"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960" w:author="Jade Raposa" w:date="2024-10-15T02:18:00Z">
            <w:rPr/>
          </w:rPrChange>
        </w:rPr>
        <w:pPrChange w:id="2961"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962" w:author="Jade Raposa" w:date="2024-10-15T02:18:00Z">
            <w:rPr/>
          </w:rPrChange>
        </w:rPr>
        <w:pPrChange w:id="2963"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964" w:author="Jade Raposa" w:date="2024-10-15T02:18:00Z">
            <w:rPr/>
          </w:rPrChange>
        </w:rPr>
        <w:pPrChange w:id="2965"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966" w:author="Jade Raposa" w:date="2024-10-15T02:18:00Z">
            <w:rPr/>
          </w:rPrChange>
        </w:rPr>
        <w:pPrChange w:id="2967"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968" w:author="Jade Raposa" w:date="2024-10-15T02:18:00Z">
            <w:rPr/>
          </w:rPrChange>
        </w:rPr>
        <w:pPrChange w:id="2969"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970" w:author="Jade Raposa" w:date="2024-10-15T02:18:00Z">
            <w:rPr/>
          </w:rPrChange>
        </w:rPr>
        <w:pPrChange w:id="2971" w:author="Jade Raposa" w:date="2024-10-15T02:21:00Z">
          <w:pPr>
            <w:pStyle w:val="ListParagraph"/>
            <w:ind w:left="1800"/>
          </w:pPr>
        </w:pPrChange>
      </w:pPr>
      <w:r>
        <w:rPr>
          <w:rFonts w:ascii="Georgia" w:hAnsi="Georgia"/>
          <w:noProof/>
          <w:rPrChange w:id="2972"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9B9D40"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973" w:author="Jade Raposa" w:date="2024-10-15T02:18:00Z">
            <w:rPr/>
          </w:rPrChange>
        </w:rPr>
        <w:pPrChange w:id="2974"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975" w:author="Jade Raposa" w:date="2024-10-15T02:18:00Z">
            <w:rPr/>
          </w:rPrChange>
        </w:rPr>
        <w:pPrChange w:id="2976"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977" w:author="Jade Raposa" w:date="2024-10-15T02:18:00Z">
            <w:rPr/>
          </w:rPrChange>
        </w:rPr>
        <w:pPrChange w:id="2978" w:author="Jade Raposa" w:date="2024-10-15T02:21:00Z">
          <w:pPr>
            <w:pStyle w:val="ListParagraph"/>
            <w:ind w:left="1800"/>
          </w:pPr>
        </w:pPrChange>
      </w:pPr>
    </w:p>
    <w:p w14:paraId="5F66D87D" w14:textId="77777777" w:rsidR="008F456D" w:rsidRDefault="008F456D">
      <w:pPr>
        <w:pStyle w:val="ListParagraph"/>
        <w:ind w:left="1620" w:hanging="450"/>
        <w:rPr>
          <w:ins w:id="2979"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980" w:author="Jade Raposa" w:date="2024-10-15T02:18:00Z">
            <w:rPr/>
          </w:rPrChange>
        </w:rPr>
        <w:pPrChange w:id="2981" w:author="Jade Raposa" w:date="2024-10-15T02:21:00Z">
          <w:pPr>
            <w:pStyle w:val="ListParagraph"/>
            <w:ind w:left="1800"/>
          </w:pPr>
        </w:pPrChange>
      </w:pPr>
    </w:p>
    <w:p w14:paraId="4F845CB8" w14:textId="77777777" w:rsidR="008F456D" w:rsidRDefault="002B278F">
      <w:pPr>
        <w:pStyle w:val="ListParagraph"/>
        <w:numPr>
          <w:ilvl w:val="0"/>
          <w:numId w:val="17"/>
        </w:numPr>
        <w:rPr>
          <w:ins w:id="2982" w:author="Jade Raposa" w:date="2024-10-17T01:03:00Z"/>
          <w:rFonts w:ascii="Georgia" w:hAnsi="Georgia"/>
        </w:rPr>
        <w:sectPr w:rsidR="008F456D">
          <w:headerReference w:type="default" r:id="rId152"/>
          <w:headerReference w:type="first" r:id="rId153"/>
          <w:pgSz w:w="12240" w:h="15840"/>
          <w:pgMar w:top="1440" w:right="1440" w:bottom="1440" w:left="1440" w:header="708" w:footer="708" w:gutter="0"/>
          <w:pgNumType w:start="1"/>
          <w:cols w:space="708"/>
          <w:titlePg/>
          <w:docGrid w:linePitch="360"/>
        </w:sectPr>
      </w:pPr>
      <w:del w:id="2993" w:author="Jade Raposa" w:date="2024-10-15T02:43:00Z">
        <w:r>
          <w:rPr>
            <w:rFonts w:ascii="Georgia" w:hAnsi="Georgia"/>
            <w:rPrChange w:id="2994" w:author="Jade Raposa" w:date="2024-10-17T01:03:00Z">
              <w:rPr/>
            </w:rPrChange>
          </w:rPr>
          <w:delText xml:space="preserve">17. </w:delText>
        </w:r>
      </w:del>
      <w:r>
        <w:rPr>
          <w:rFonts w:ascii="Georgia" w:hAnsi="Georgia"/>
          <w:rPrChange w:id="2995" w:author="Jade Raposa" w:date="2024-10-17T01:03:00Z">
            <w:rPr/>
          </w:rPrChange>
        </w:rPr>
        <w:t xml:space="preserve">When the session is done, click the </w:t>
      </w:r>
      <w:r>
        <w:rPr>
          <w:rFonts w:ascii="Georgia" w:hAnsi="Georgia"/>
          <w:b/>
          <w:bCs/>
          <w:rPrChange w:id="2996" w:author="Jade Raposa" w:date="2024-10-17T01:03:00Z">
            <w:rPr>
              <w:b/>
              <w:bCs/>
            </w:rPr>
          </w:rPrChange>
        </w:rPr>
        <w:t>“LOG OUT”</w:t>
      </w:r>
      <w:r>
        <w:rPr>
          <w:rFonts w:ascii="Georgia" w:hAnsi="Georgia"/>
          <w:rPrChange w:id="2997" w:author="Jade Raposa" w:date="2024-10-17T01:03:00Z">
            <w:rPr/>
          </w:rPrChange>
        </w:rPr>
        <w:t xml:space="preserve"> button.</w:t>
      </w:r>
      <w:bookmarkEnd w:id="1885"/>
      <w:ins w:id="2998" w:author="Jade Raposa" w:date="2024-10-17T01:03:00Z">
        <w:r>
          <w:rPr>
            <w:rFonts w:ascii="Georgia" w:hAnsi="Georgia"/>
          </w:rPr>
          <w:t xml:space="preserve"> </w:t>
        </w:r>
      </w:ins>
    </w:p>
    <w:p w14:paraId="7D0A9B4D" w14:textId="77777777" w:rsidR="00000000" w:rsidRDefault="00000000">
      <w:pPr>
        <w:ind w:left="709"/>
        <w:jc w:val="center"/>
        <w:rPr>
          <w:del w:id="2999" w:author="Jade Raposa" w:date="2024-10-17T01:03:00Z"/>
          <w:rFonts w:ascii="Georgia" w:hAnsi="Georgia"/>
          <w:rPrChange w:id="3000" w:author="Jade Raposa" w:date="2024-10-17T01:03:00Z">
            <w:rPr>
              <w:del w:id="3001" w:author="Jade Raposa" w:date="2024-10-17T01:03:00Z"/>
            </w:rPr>
          </w:rPrChange>
        </w:rPr>
        <w:sectPr w:rsidR="00000000">
          <w:pgSz w:w="12240" w:h="15840"/>
          <w:pgMar w:top="1440" w:right="1440" w:bottom="1440" w:left="1440" w:header="708" w:footer="708" w:gutter="0"/>
          <w:pgNumType w:start="1"/>
          <w:cols w:space="708"/>
          <w:titlePg/>
          <w:docGrid w:linePitch="360"/>
        </w:sectPr>
        <w:pPrChange w:id="3002" w:author="Jade Raposa" w:date="2024-10-17T01:03:00Z">
          <w:pPr>
            <w:ind w:left="709"/>
          </w:pPr>
        </w:pPrChange>
      </w:pPr>
    </w:p>
    <w:p w14:paraId="5DC7DDFE" w14:textId="77777777" w:rsidR="008F456D" w:rsidRPr="008F456D" w:rsidRDefault="008F456D">
      <w:pPr>
        <w:jc w:val="center"/>
        <w:rPr>
          <w:del w:id="3003" w:author="Jade Raposa" w:date="2024-10-17T01:03:00Z"/>
          <w:rFonts w:ascii="Georgia" w:hAnsi="Georgia"/>
          <w:rPrChange w:id="3004" w:author="Jade Raposa" w:date="2024-10-17T01:03:00Z">
            <w:rPr>
              <w:del w:id="3005" w:author="Jade Raposa" w:date="2024-10-17T01:03:00Z"/>
            </w:rPr>
          </w:rPrChange>
        </w:rPr>
        <w:pPrChange w:id="3006" w:author="Jade Raposa" w:date="2024-10-17T01:03:00Z">
          <w:pPr/>
        </w:pPrChange>
      </w:pPr>
    </w:p>
    <w:p w14:paraId="0D5ECC8B" w14:textId="77777777" w:rsidR="008F456D" w:rsidRPr="008F456D" w:rsidRDefault="002B278F">
      <w:pPr>
        <w:jc w:val="center"/>
        <w:rPr>
          <w:rFonts w:ascii="Georgia" w:eastAsia="Georgia" w:hAnsi="Georgia" w:cs="Georgia"/>
          <w:b/>
          <w:rPrChange w:id="3007" w:author="Jade Raposa" w:date="2024-10-17T01:03:00Z">
            <w:rPr>
              <w:rFonts w:eastAsia="Georgia" w:cs="Georgia"/>
              <w:b/>
            </w:rPr>
          </w:rPrChange>
        </w:rPr>
        <w:pPrChange w:id="3008" w:author="Jade Raposa" w:date="2024-10-17T01:03:00Z">
          <w:pPr>
            <w:spacing w:line="480" w:lineRule="auto"/>
            <w:jc w:val="center"/>
          </w:pPr>
        </w:pPrChange>
      </w:pPr>
      <w:r>
        <w:rPr>
          <w:rFonts w:ascii="Georgia" w:hAnsi="Georgia"/>
          <w:noProof/>
          <w:rPrChange w:id="3009"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3010"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rPr>
          <w:ins w:id="3011" w:author="Jade Raposa" w:date="2024-10-17T01:05:00Z"/>
          <w:rFonts w:ascii="Georgia" w:eastAsia="Georgia" w:hAnsi="Georgia" w:cs="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Change w:id="3021" w:author="Jade Raposa" w:date="2024-11-06T00:32:00Z" w16du:dateUtc="2024-11-05T16:32:00Z">
          <w:pPr>
            <w:spacing w:line="480" w:lineRule="auto"/>
            <w:jc w:val="center"/>
          </w:pPr>
        </w:pPrChange>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3022"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3023"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27EFFCE5" w:rsidR="008F456D" w:rsidRDefault="002B278F">
      <w:pPr>
        <w:spacing w:line="480" w:lineRule="auto"/>
        <w:ind w:left="4320" w:hanging="4320"/>
        <w:rPr>
          <w:ins w:id="3024" w:author="Jade Raposa" w:date="2024-10-17T01:07: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Change w:id="3034" w:author="Jade Raposa" w:date="2024-11-06T00:32:00Z" w16du:dateUtc="2024-11-05T16:32:00Z">
          <w:pPr>
            <w:spacing w:line="480" w:lineRule="auto"/>
            <w:jc w:val="center"/>
          </w:pPr>
        </w:pPrChange>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3035"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3036" w:author="Jade Raposa" w:date="2024-10-17T01:06:00Z"/>
          <w:rFonts w:ascii="Georgia" w:eastAsia="Georgia" w:hAnsi="Georgia" w:cs="Georgia"/>
        </w:rPr>
        <w:pPrChange w:id="3037"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Year Graduated :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Tabaco South Central Elementary School   Year Graduated : 2015</w:t>
      </w:r>
    </w:p>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8"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9" w:author="Jade Raposa" w:date="2024-10-16T18:35:00Z" w:initials="">
    <w:p w14:paraId="5C960BDB" w14:textId="77777777" w:rsidR="008F456D" w:rsidRDefault="002B278F">
      <w:pPr>
        <w:pStyle w:val="CommentText"/>
      </w:pPr>
      <w:r>
        <w:t>Revised, done</w:t>
      </w:r>
    </w:p>
  </w:comment>
  <w:comment w:id="76"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74" w:author="Jade Raposa" w:date="2024-10-14T23:32:00Z" w:initials="">
    <w:p w14:paraId="047CF448" w14:textId="77777777" w:rsidR="008F456D" w:rsidRDefault="002B278F">
      <w:pPr>
        <w:pStyle w:val="CommentText"/>
      </w:pPr>
      <w:r>
        <w:t>Aalisin daw tong introduction..</w:t>
      </w:r>
    </w:p>
  </w:comment>
  <w:comment w:id="375" w:author="Jade Raposa" w:date="2024-10-15T01:51:00Z" w:initials="">
    <w:p w14:paraId="7FC98DF5" w14:textId="77777777" w:rsidR="008F456D" w:rsidRDefault="002B278F">
      <w:pPr>
        <w:pStyle w:val="CommentText"/>
      </w:pPr>
      <w:r>
        <w:t>done</w:t>
      </w:r>
    </w:p>
  </w:comment>
  <w:comment w:id="441"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446"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442" w:author="Jade Raposa" w:date="2024-10-20T17:21:00Z" w:initials="">
    <w:p w14:paraId="52B74313" w14:textId="77777777" w:rsidR="008F456D" w:rsidRDefault="002B278F">
      <w:pPr>
        <w:pStyle w:val="CommentText"/>
      </w:pPr>
      <w:r>
        <w:t>revised</w:t>
      </w:r>
    </w:p>
  </w:comment>
  <w:comment w:id="443"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444"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678"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718"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720" w:author="Jade Raposa" w:date="2024-10-15T02:07:00Z" w:initials="">
    <w:p w14:paraId="4B81500D" w14:textId="77777777" w:rsidR="008F456D" w:rsidRDefault="002B278F">
      <w:pPr>
        <w:pStyle w:val="CommentText"/>
      </w:pPr>
      <w:r>
        <w:t>I remember sir JP saying na di naman daw to yung methodology, papalitan natin picture, consequently the description.</w:t>
      </w:r>
    </w:p>
  </w:comment>
  <w:comment w:id="721"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Wag muna palitan kase baka tama tong ginawa</w:t>
      </w:r>
    </w:p>
  </w:comment>
  <w:comment w:id="722"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848"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849"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878"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879" w:author="Jade Raposa [2]" w:date="2024-11-05T20:36:00Z" w:initials="JR">
    <w:p w14:paraId="5FCE2023" w14:textId="77777777" w:rsidR="0073134E" w:rsidRDefault="0073134E" w:rsidP="0073134E">
      <w:pPr>
        <w:pStyle w:val="CommentText"/>
      </w:pPr>
      <w:r>
        <w:rPr>
          <w:rStyle w:val="CommentReference"/>
        </w:rPr>
        <w:annotationRef/>
      </w:r>
      <w:r>
        <w:t>Flowchart done</w:t>
      </w:r>
    </w:p>
  </w:comment>
  <w:comment w:id="907" w:author="Jade Raposa" w:date="2024-10-15T02:10:00Z" w:initials="">
    <w:p w14:paraId="5DC334CD" w14:textId="3FA40A1E"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957"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 w:id="958" w:author="Jade Raposa [2]" w:date="2024-11-05T22:57:00Z" w:initials="JR">
    <w:p w14:paraId="7BABA71F" w14:textId="77777777" w:rsidR="003B1D23" w:rsidRDefault="003B1D23" w:rsidP="003B1D2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5FCE2023" w15:paraIdParent="6BAE1D50" w15:done="0"/>
  <w15:commentEx w15:paraId="2F2E50D3" w15:done="0"/>
  <w15:commentEx w15:paraId="3485B384" w15:done="0"/>
  <w15:commentEx w15:paraId="7BABA71F" w15:paraIdParent="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Extensible w16cex:durableId="0AD239A3" w16cex:dateUtc="2024-11-05T12:36:00Z"/>
  <w16cex:commentExtensible w16cex:durableId="4144AC09" w16cex:dateUtc="2024-11-05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5FCE2023" w16cid:durableId="0AD239A3"/>
  <w16cid:commentId w16cid:paraId="2F2E50D3" w16cid:durableId="3BA02E1C"/>
  <w16cid:commentId w16cid:paraId="3485B384" w16cid:durableId="7B1B3D06"/>
  <w16cid:commentId w16cid:paraId="7BABA71F" w16cid:durableId="4144AC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B356F" w14:textId="77777777" w:rsidR="00847FC5" w:rsidRDefault="00847FC5">
      <w:pPr>
        <w:spacing w:line="240" w:lineRule="auto"/>
      </w:pPr>
      <w:r>
        <w:separator/>
      </w:r>
    </w:p>
  </w:endnote>
  <w:endnote w:type="continuationSeparator" w:id="0">
    <w:p w14:paraId="0C04816C" w14:textId="77777777" w:rsidR="00847FC5" w:rsidRDefault="00847F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C5DE1" w14:textId="77777777" w:rsidR="00847FC5" w:rsidRDefault="00847FC5">
      <w:pPr>
        <w:spacing w:after="0"/>
      </w:pPr>
      <w:r>
        <w:separator/>
      </w:r>
    </w:p>
  </w:footnote>
  <w:footnote w:type="continuationSeparator" w:id="0">
    <w:p w14:paraId="6533F5B8" w14:textId="77777777" w:rsidR="00847FC5" w:rsidRDefault="00847FC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5" w:author="Jade Raposa" w:date="2024-10-16T21:12:00Z">
          <w:rPr/>
        </w:rPrChange>
      </w:rPr>
      <w:pPrChange w:id="196" w:author="Jade Raposa" w:date="2024-10-16T21:13:00Z">
        <w:pPr>
          <w:pStyle w:val="Header"/>
          <w:tabs>
            <w:tab w:val="clear" w:pos="4680"/>
            <w:tab w:val="clear" w:pos="9360"/>
            <w:tab w:val="right" w:pos="8640"/>
          </w:tabs>
        </w:pPr>
      </w:pPrChange>
    </w:pPr>
    <w:ins w:id="197"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8" w:author="Jade Raposa" w:date="2024-10-16T21:22:00Z">
      <w:r>
        <w:t xml:space="preserve"> </w:t>
      </w:r>
    </w:ins>
    <w:ins w:id="199" w:author="Jade Raposa" w:date="2024-10-16T21:38:00Z">
      <w:r>
        <w:rPr>
          <w:rFonts w:ascii="Georgia" w:hAnsi="Georgia"/>
        </w:rPr>
        <w:t>Acknowledgement</w:t>
      </w:r>
    </w:ins>
    <w:ins w:id="200" w:author="Jade Raposa" w:date="2024-10-16T21:22:00Z">
      <w:r>
        <w:rPr>
          <w:rFonts w:ascii="Georgia" w:hAnsi="Georgia"/>
        </w:rPr>
        <w:t xml:space="preserve">  |  </w:t>
      </w:r>
    </w:ins>
    <w:ins w:id="201" w:author="Jade Raposa" w:date="2024-10-16T21:46:00Z">
      <w:r>
        <w:rPr>
          <w:rFonts w:ascii="Georgia" w:hAnsi="Georgia"/>
        </w:rPr>
        <w:t>vii</w:t>
      </w:r>
    </w:ins>
    <w:ins w:id="202"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3025" w:author="Jade Raposa" w:date="2024-10-17T00:28:00Z">
        <w:pPr>
          <w:pStyle w:val="Footer"/>
        </w:pPr>
      </w:pPrChange>
    </w:pPr>
    <w:ins w:id="3026" w:author="Jade Raposa" w:date="2024-10-17T01:04:00Z">
      <w:r>
        <w:rPr>
          <w:rFonts w:ascii="Georgia" w:hAnsi="Georgia"/>
        </w:rPr>
        <w:t>Curriculum Vitae</w:t>
      </w:r>
    </w:ins>
    <w:ins w:id="3027" w:author="Jade Raposa" w:date="2024-10-17T00:29:00Z">
      <w:r>
        <w:rPr>
          <w:rFonts w:ascii="Georgia" w:hAnsi="Georgia"/>
        </w:rPr>
        <w:t xml:space="preserve">  </w:t>
      </w:r>
    </w:ins>
    <w:ins w:id="3028" w:author="Jade Raposa" w:date="2024-10-17T00:28:00Z">
      <w:r>
        <w:rPr>
          <w:rFonts w:ascii="Georgia" w:hAnsi="Georgia"/>
        </w:rPr>
        <w:t xml:space="preserve">| </w:t>
      </w:r>
    </w:ins>
    <w:ins w:id="3029" w:author="Jade Raposa" w:date="2024-10-17T00:29:00Z">
      <w:r>
        <w:rPr>
          <w:rFonts w:ascii="Georgia" w:hAnsi="Georgia"/>
        </w:rPr>
        <w:t xml:space="preserve"> </w:t>
      </w:r>
    </w:ins>
    <w:ins w:id="3030" w:author="Jade Raposa" w:date="2024-10-17T00:59:00Z">
      <w:r>
        <w:rPr>
          <w:rFonts w:ascii="Georgia" w:hAnsi="Georgia"/>
        </w:rPr>
        <w:t>8</w:t>
      </w:r>
    </w:ins>
    <w:ins w:id="3031" w:author="Jade Raposa" w:date="2024-10-17T01:06:00Z">
      <w:r>
        <w:rPr>
          <w:rFonts w:ascii="Georgia" w:hAnsi="Georgia"/>
        </w:rPr>
        <w:t>5</w:t>
      </w:r>
    </w:ins>
    <w:del w:id="3032"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033"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3038" w:author="Jade Raposa" w:date="2024-10-17T00:28:00Z">
        <w:pPr>
          <w:pStyle w:val="Footer"/>
        </w:pPr>
      </w:pPrChange>
    </w:pPr>
    <w:ins w:id="3039" w:author="Jade Raposa" w:date="2024-10-17T01:04:00Z">
      <w:r>
        <w:rPr>
          <w:rFonts w:ascii="Georgia" w:hAnsi="Georgia"/>
        </w:rPr>
        <w:t>Curriculum Vitae</w:t>
      </w:r>
    </w:ins>
    <w:ins w:id="3040" w:author="Jade Raposa" w:date="2024-10-17T00:29:00Z">
      <w:r>
        <w:rPr>
          <w:rFonts w:ascii="Georgia" w:hAnsi="Georgia"/>
        </w:rPr>
        <w:t xml:space="preserve">  </w:t>
      </w:r>
    </w:ins>
    <w:ins w:id="3041" w:author="Jade Raposa" w:date="2024-10-17T00:28:00Z">
      <w:r>
        <w:rPr>
          <w:rFonts w:ascii="Georgia" w:hAnsi="Georgia"/>
        </w:rPr>
        <w:t xml:space="preserve">| </w:t>
      </w:r>
    </w:ins>
    <w:ins w:id="3042" w:author="Jade Raposa" w:date="2024-10-17T00:29:00Z">
      <w:r>
        <w:rPr>
          <w:rFonts w:ascii="Georgia" w:hAnsi="Georgia"/>
        </w:rPr>
        <w:t xml:space="preserve"> </w:t>
      </w:r>
    </w:ins>
    <w:ins w:id="3043" w:author="Jade Raposa" w:date="2024-10-17T00:59:00Z">
      <w:r>
        <w:rPr>
          <w:rFonts w:ascii="Georgia" w:hAnsi="Georgia"/>
        </w:rPr>
        <w:t>8</w:t>
      </w:r>
    </w:ins>
    <w:ins w:id="3044" w:author="Jade Raposa" w:date="2024-10-17T01:07:00Z">
      <w:r>
        <w:rPr>
          <w:rFonts w:ascii="Georgia" w:hAnsi="Georgia"/>
        </w:rPr>
        <w:t>6</w:t>
      </w:r>
    </w:ins>
    <w:del w:id="3045"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046"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41" w:author="Jade Raposa" w:date="2024-10-16T21:12:00Z">
          <w:rPr/>
        </w:rPrChange>
      </w:rPr>
      <w:pPrChange w:id="242" w:author="Jade Raposa" w:date="2024-10-16T21:13:00Z">
        <w:pPr>
          <w:pStyle w:val="Header"/>
          <w:tabs>
            <w:tab w:val="clear" w:pos="4680"/>
            <w:tab w:val="clear" w:pos="9360"/>
            <w:tab w:val="right" w:pos="8640"/>
          </w:tabs>
        </w:pPr>
      </w:pPrChange>
    </w:pPr>
    <w:ins w:id="243"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4" w:author="Jade Raposa" w:date="2024-10-16T21:22:00Z">
      <w:r>
        <w:t xml:space="preserve"> </w:t>
      </w:r>
    </w:ins>
    <w:ins w:id="245" w:author="Jade Raposa" w:date="2024-10-16T21:48:00Z">
      <w:r>
        <w:rPr>
          <w:rFonts w:ascii="Georgia" w:hAnsi="Georgia"/>
        </w:rPr>
        <w:t>T</w:t>
      </w:r>
    </w:ins>
    <w:ins w:id="246" w:author="Jade Raposa" w:date="2024-10-16T21:49:00Z">
      <w:r>
        <w:rPr>
          <w:rFonts w:ascii="Georgia" w:hAnsi="Georgia"/>
        </w:rPr>
        <w:t>able Of Contents</w:t>
      </w:r>
    </w:ins>
    <w:ins w:id="247" w:author="Jade Raposa" w:date="2024-10-16T21:22:00Z">
      <w:r>
        <w:rPr>
          <w:rFonts w:ascii="Georgia" w:hAnsi="Georgia"/>
        </w:rPr>
        <w:t xml:space="preserve">  |  </w:t>
      </w:r>
    </w:ins>
    <w:ins w:id="248"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53" w:author="Jade Raposa" w:date="2024-10-16T21:12:00Z">
          <w:rPr/>
        </w:rPrChange>
      </w:rPr>
      <w:pPrChange w:id="254" w:author="Jade Raposa" w:date="2024-10-16T21:13:00Z">
        <w:pPr>
          <w:pStyle w:val="Header"/>
          <w:tabs>
            <w:tab w:val="clear" w:pos="4680"/>
            <w:tab w:val="clear" w:pos="9360"/>
            <w:tab w:val="right" w:pos="8640"/>
          </w:tabs>
        </w:pPr>
      </w:pPrChange>
    </w:pPr>
    <w:ins w:id="255"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6" w:author="Jade Raposa" w:date="2024-10-16T21:22:00Z">
      <w:r>
        <w:t xml:space="preserve"> </w:t>
      </w:r>
    </w:ins>
    <w:ins w:id="257" w:author="Jade Raposa" w:date="2024-10-16T21:48:00Z">
      <w:r>
        <w:rPr>
          <w:rFonts w:ascii="Georgia" w:hAnsi="Georgia"/>
        </w:rPr>
        <w:t>T</w:t>
      </w:r>
    </w:ins>
    <w:ins w:id="258" w:author="Jade Raposa" w:date="2024-10-16T21:49:00Z">
      <w:r>
        <w:rPr>
          <w:rFonts w:ascii="Georgia" w:hAnsi="Georgia"/>
        </w:rPr>
        <w:t>able Of Contents</w:t>
      </w:r>
    </w:ins>
    <w:ins w:id="259" w:author="Jade Raposa" w:date="2024-10-16T21:22:00Z">
      <w:r>
        <w:rPr>
          <w:rFonts w:ascii="Georgia" w:hAnsi="Georgia"/>
        </w:rPr>
        <w:t xml:space="preserve">  |  </w:t>
      </w:r>
    </w:ins>
    <w:ins w:id="260" w:author="Jade Raposa" w:date="2024-10-16T21:48:00Z">
      <w:r>
        <w:rPr>
          <w:rFonts w:ascii="Georgia" w:hAnsi="Georgia"/>
        </w:rPr>
        <w:t>x</w:t>
      </w:r>
    </w:ins>
    <w:ins w:id="261"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90" w:author="Jade Raposa" w:date="2024-10-16T21:12:00Z">
          <w:rPr/>
        </w:rPrChange>
      </w:rPr>
      <w:pPrChange w:id="291" w:author="Jade Raposa" w:date="2024-10-16T21:13:00Z">
        <w:pPr>
          <w:pStyle w:val="Header"/>
          <w:tabs>
            <w:tab w:val="clear" w:pos="4680"/>
            <w:tab w:val="clear" w:pos="9360"/>
            <w:tab w:val="right" w:pos="8640"/>
          </w:tabs>
        </w:pPr>
      </w:pPrChange>
    </w:pPr>
    <w:ins w:id="292"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93" w:author="Jade Raposa" w:date="2024-10-16T21:22:00Z">
      <w:r>
        <w:t xml:space="preserve"> </w:t>
      </w:r>
    </w:ins>
    <w:ins w:id="294" w:author="Jade Raposa" w:date="2024-10-16T21:51:00Z">
      <w:r>
        <w:rPr>
          <w:rFonts w:ascii="Georgia" w:hAnsi="Georgia"/>
        </w:rPr>
        <w:t xml:space="preserve">List Of </w:t>
      </w:r>
    </w:ins>
    <w:ins w:id="295" w:author="Jade Raposa" w:date="2024-10-16T21:52:00Z">
      <w:r>
        <w:rPr>
          <w:rFonts w:ascii="Georgia" w:hAnsi="Georgia"/>
        </w:rPr>
        <w:t>Figures</w:t>
      </w:r>
    </w:ins>
    <w:ins w:id="296" w:author="Jade Raposa" w:date="2024-10-16T21:22:00Z">
      <w:r>
        <w:rPr>
          <w:rFonts w:ascii="Georgia" w:hAnsi="Georgia"/>
        </w:rPr>
        <w:t xml:space="preserve">  |  </w:t>
      </w:r>
    </w:ins>
    <w:ins w:id="297" w:author="Jade Raposa" w:date="2024-10-16T21:48:00Z">
      <w:r>
        <w:rPr>
          <w:rFonts w:ascii="Georgia" w:hAnsi="Georgia"/>
        </w:rPr>
        <w:t>x</w:t>
      </w:r>
    </w:ins>
    <w:ins w:id="298" w:author="Jade Raposa" w:date="2024-10-16T21:49:00Z">
      <w:r>
        <w:rPr>
          <w:rFonts w:ascii="Georgia" w:hAnsi="Georgia"/>
        </w:rPr>
        <w:t>i</w:t>
      </w:r>
    </w:ins>
    <w:ins w:id="299"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40" w:author="Jade Raposa" w:date="2024-10-16T21:12:00Z">
          <w:rPr/>
        </w:rPrChange>
      </w:rPr>
      <w:pPrChange w:id="341" w:author="Jade Raposa" w:date="2024-10-16T21:13:00Z">
        <w:pPr>
          <w:pStyle w:val="Header"/>
          <w:tabs>
            <w:tab w:val="clear" w:pos="4680"/>
            <w:tab w:val="clear" w:pos="9360"/>
            <w:tab w:val="right" w:pos="8640"/>
          </w:tabs>
        </w:pPr>
      </w:pPrChange>
    </w:pPr>
    <w:ins w:id="342"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43" w:author="Jade Raposa" w:date="2024-10-16T21:22:00Z">
      <w:r>
        <w:t xml:space="preserve"> </w:t>
      </w:r>
    </w:ins>
    <w:ins w:id="344" w:author="Jade Raposa" w:date="2024-10-16T21:51:00Z">
      <w:r>
        <w:rPr>
          <w:rFonts w:ascii="Georgia" w:hAnsi="Georgia"/>
        </w:rPr>
        <w:t>List Of Tables</w:t>
      </w:r>
    </w:ins>
    <w:ins w:id="345" w:author="Jade Raposa" w:date="2024-10-16T21:22:00Z">
      <w:r>
        <w:rPr>
          <w:rFonts w:ascii="Georgia" w:hAnsi="Georgia"/>
        </w:rPr>
        <w:t xml:space="preserve">  |  </w:t>
      </w:r>
    </w:ins>
    <w:ins w:id="346" w:author="Jade Raposa" w:date="2024-10-16T21:48:00Z">
      <w:r>
        <w:rPr>
          <w:rFonts w:ascii="Georgia" w:hAnsi="Georgia"/>
        </w:rPr>
        <w:t>x</w:t>
      </w:r>
    </w:ins>
    <w:ins w:id="347" w:author="Jade Raposa" w:date="2024-10-16T21:49:00Z">
      <w:r>
        <w:rPr>
          <w:rFonts w:ascii="Georgia" w:hAnsi="Georgia"/>
        </w:rPr>
        <w:t>i</w:t>
      </w:r>
    </w:ins>
    <w:ins w:id="348" w:author="Jade Raposa" w:date="2024-10-16T21:50:00Z">
      <w:r>
        <w:rPr>
          <w:rFonts w:ascii="Georgia" w:hAnsi="Georgia"/>
        </w:rPr>
        <w:t>i</w:t>
      </w:r>
    </w:ins>
    <w:ins w:id="349"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60" w:author="Jade Raposa" w:date="2024-10-16T21:12:00Z">
          <w:rPr/>
        </w:rPrChange>
      </w:rPr>
      <w:pPrChange w:id="361" w:author="Jade Raposa" w:date="2024-10-16T21:13:00Z">
        <w:pPr>
          <w:pStyle w:val="Header"/>
          <w:tabs>
            <w:tab w:val="clear" w:pos="4680"/>
            <w:tab w:val="clear" w:pos="9360"/>
            <w:tab w:val="right" w:pos="8640"/>
          </w:tabs>
        </w:pPr>
      </w:pPrChange>
    </w:pPr>
    <w:ins w:id="362"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63" w:author="Jade Raposa" w:date="2024-10-16T21:22:00Z">
      <w:r>
        <w:t xml:space="preserve"> </w:t>
      </w:r>
    </w:ins>
    <w:ins w:id="364" w:author="Jade Raposa" w:date="2024-10-16T21:53:00Z">
      <w:r>
        <w:rPr>
          <w:rFonts w:ascii="Georgia" w:hAnsi="Georgia"/>
        </w:rPr>
        <w:t>List Of Tables</w:t>
      </w:r>
    </w:ins>
    <w:ins w:id="365" w:author="Jade Raposa" w:date="2024-10-16T21:22:00Z">
      <w:r>
        <w:rPr>
          <w:rFonts w:ascii="Georgia" w:hAnsi="Georgia"/>
        </w:rPr>
        <w:t xml:space="preserve">  |  </w:t>
      </w:r>
    </w:ins>
    <w:ins w:id="366" w:author="Jade Raposa" w:date="2024-10-16T21:48:00Z">
      <w:r>
        <w:rPr>
          <w:rFonts w:ascii="Georgia" w:hAnsi="Georgia"/>
        </w:rPr>
        <w:t>x</w:t>
      </w:r>
    </w:ins>
    <w:ins w:id="367" w:author="Jade Raposa" w:date="2024-10-16T21:49:00Z">
      <w:r>
        <w:rPr>
          <w:rFonts w:ascii="Georgia" w:hAnsi="Georgia"/>
        </w:rPr>
        <w:t>i</w:t>
      </w:r>
    </w:ins>
    <w:ins w:id="368"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638" w:author="Jade Raposa" w:date="2024-10-16T23:30:00Z"/>
      </w:rPr>
    </w:pPr>
    <w:ins w:id="639" w:author="Jade Raposa" w:date="2024-10-20T22:21:00Z">
      <w:r>
        <w:rPr>
          <w:rFonts w:ascii="Georgia" w:hAnsi="Georgia"/>
        </w:rPr>
        <w:t>Descri</w:t>
      </w:r>
    </w:ins>
    <w:ins w:id="640" w:author="Jade Raposa" w:date="2024-10-20T22:22:00Z">
      <w:r>
        <w:rPr>
          <w:rFonts w:ascii="Georgia" w:hAnsi="Georgia"/>
        </w:rPr>
        <w:t>ption of the Proposed System</w:t>
      </w:r>
    </w:ins>
    <w:ins w:id="641" w:author="Jade Raposa" w:date="2024-10-16T23:37:00Z">
      <w:r>
        <w:rPr>
          <w:rFonts w:ascii="Georgia" w:hAnsi="Georgia"/>
        </w:rPr>
        <w:t xml:space="preserve"> | </w:t>
      </w:r>
    </w:ins>
    <w:ins w:id="642" w:author="Jade Raposa" w:date="2024-10-16T23:35:00Z">
      <w:r>
        <w:rPr>
          <w:rFonts w:ascii="Georgia" w:hAnsi="Georgia"/>
          <w:rPrChange w:id="643" w:author="Jade Raposa" w:date="2024-10-16T23:35:00Z">
            <w:rPr/>
          </w:rPrChange>
        </w:rPr>
        <w:t xml:space="preserve"> </w:t>
      </w:r>
    </w:ins>
    <w:r>
      <w:rPr>
        <w:noProof/>
        <w:rPrChange w:id="644"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227054546" name="Picture 22705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645" w:author="Jade Raposa" w:date="2024-10-16T23:37:00Z">
      <w:r>
        <w:rPr>
          <w:rFonts w:ascii="Georgia" w:hAnsi="Georgia"/>
        </w:rPr>
        <w:t>4</w:t>
      </w:r>
    </w:ins>
    <w:del w:id="646"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647" w:author="Jade Raposa" w:date="2024-10-16T23:30:00Z"/>
        <w:rFonts w:ascii="Georgia" w:hAnsi="Georgia"/>
      </w:rPr>
    </w:pPr>
    <w:del w:id="648"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649" w:author="Jade Raposa" w:date="2024-10-16T23:29:00Z"/>
        <w:rFonts w:ascii="Georgia" w:hAnsi="Georgia"/>
      </w:rPr>
      <w:pPrChange w:id="650" w:author="Jade Raposa" w:date="2024-10-16T23:29:00Z">
        <w:pPr>
          <w:pStyle w:val="Footer"/>
          <w:jc w:val="both"/>
        </w:pPr>
      </w:pPrChange>
    </w:pPr>
    <w:del w:id="651" w:author="Jade Raposa" w:date="2024-10-16T23:29:00Z">
      <w:r>
        <w:rPr>
          <w:rFonts w:ascii="Georgia" w:hAnsi="Georgia"/>
        </w:rPr>
        <w:tab/>
      </w:r>
      <w:r>
        <w:rPr>
          <w:rFonts w:ascii="Georgia" w:hAnsi="Georgia"/>
        </w:rPr>
        <w:tab/>
        <w:delText xml:space="preserve">Project Context | </w:delText>
      </w:r>
    </w:del>
    <w:customXmlDelRangeStart w:id="652" w:author="Jade Raposa" w:date="2024-10-16T23:29:00Z"/>
    <w:sdt>
      <w:sdtPr>
        <w:id w:val="303517692"/>
        <w:docPartObj>
          <w:docPartGallery w:val="AutoText"/>
        </w:docPartObj>
      </w:sdtPr>
      <w:sdtEndPr>
        <w:rPr>
          <w:rFonts w:ascii="Georgia" w:hAnsi="Georgia"/>
        </w:rPr>
      </w:sdtEndPr>
      <w:sdtContent>
        <w:customXmlDelRangeEnd w:id="652"/>
        <w:del w:id="653"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654" w:author="Jade Raposa" w:date="2024-10-16T23:29:00Z"/>
      </w:sdtContent>
    </w:sdt>
    <w:customXmlDelRangeEnd w:id="654"/>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655" w:author="Jade Raposa" w:date="2024-10-16T23:39:00Z"/>
            <w:rFonts w:ascii="Georgia" w:hAnsi="Georgia"/>
            <w:rPrChange w:id="656" w:author="Jade Raposa" w:date="2024-10-16T23:39:00Z">
              <w:rPr>
                <w:del w:id="657" w:author="Jade Raposa" w:date="2024-10-16T23:39:00Z"/>
              </w:rPr>
            </w:rPrChange>
          </w:rPr>
        </w:pPr>
        <w:ins w:id="658" w:author="Jade Raposa" w:date="2024-10-16T23:43:00Z">
          <w:r>
            <w:rPr>
              <w:rFonts w:ascii="Georgia" w:hAnsi="Georgia"/>
            </w:rPr>
            <w:t>Description of the Proposed System</w:t>
          </w:r>
        </w:ins>
        <w:ins w:id="659" w:author="Jade Raposa" w:date="2024-10-16T23:41:00Z">
          <w:r>
            <w:rPr>
              <w:rFonts w:ascii="Georgia" w:hAnsi="Georgia"/>
            </w:rPr>
            <w:t xml:space="preserve"> </w:t>
          </w:r>
        </w:ins>
        <w:ins w:id="660" w:author="Jade Raposa" w:date="2024-10-16T23:39:00Z">
          <w:r>
            <w:rPr>
              <w:rFonts w:ascii="Georgia" w:hAnsi="Georgia"/>
              <w:rPrChange w:id="661" w:author="Jade Raposa" w:date="2024-10-16T23:39:00Z">
                <w:rPr/>
              </w:rPrChange>
            </w:rPr>
            <w:t xml:space="preserve"> |</w:t>
          </w:r>
        </w:ins>
        <w:ins w:id="662" w:author="Jade Raposa" w:date="2024-10-16T23:41:00Z">
          <w:r>
            <w:rPr>
              <w:rFonts w:ascii="Georgia" w:hAnsi="Georgia"/>
            </w:rPr>
            <w:t xml:space="preserve"> </w:t>
          </w:r>
        </w:ins>
        <w:ins w:id="663" w:author="Jade Raposa" w:date="2024-10-16T23:39:00Z">
          <w:r>
            <w:rPr>
              <w:rFonts w:ascii="Georgia" w:hAnsi="Georgia"/>
              <w:rPrChange w:id="664"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4970687" name="Picture 80497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65" w:author="Jade Raposa" w:date="2024-10-16T23:43:00Z">
          <w:r>
            <w:rPr>
              <w:rFonts w:ascii="Georgia" w:hAnsi="Georgia"/>
            </w:rPr>
            <w:t>8</w:t>
          </w:r>
        </w:ins>
      </w:p>
      <w:p w14:paraId="7FE0C408" w14:textId="77777777" w:rsidR="008F456D" w:rsidRDefault="008F456D">
        <w:pPr>
          <w:pStyle w:val="Header"/>
          <w:jc w:val="right"/>
          <w:rPr>
            <w:del w:id="666" w:author="Jade Raposa" w:date="2024-10-16T23:38:00Z"/>
          </w:rPr>
        </w:pPr>
      </w:p>
      <w:p w14:paraId="6CCD68AE" w14:textId="77777777" w:rsidR="008F456D" w:rsidRDefault="008F456D">
        <w:pPr>
          <w:pStyle w:val="Header"/>
          <w:jc w:val="right"/>
          <w:rPr>
            <w:del w:id="667" w:author="Jade Raposa" w:date="2024-10-16T23:38:00Z"/>
          </w:rPr>
        </w:pPr>
      </w:p>
      <w:p w14:paraId="1F35CC21" w14:textId="77777777" w:rsidR="008F456D" w:rsidRDefault="002B278F">
        <w:pPr>
          <w:pStyle w:val="Header"/>
          <w:jc w:val="right"/>
          <w:rPr>
            <w:rFonts w:ascii="Georgia" w:hAnsi="Georgia"/>
          </w:rPr>
          <w:pPrChange w:id="668" w:author="Jade Raposa" w:date="2024-10-16T23:39:00Z">
            <w:pPr>
              <w:pStyle w:val="Header"/>
              <w:ind w:firstLine="2880"/>
              <w:jc w:val="both"/>
            </w:pPr>
          </w:pPrChange>
        </w:pPr>
        <w:del w:id="669"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707" w:author="Jade Raposa" w:date="2024-10-16T23:44:00Z">
        <w:pPr>
          <w:pStyle w:val="Footer"/>
          <w:jc w:val="both"/>
        </w:pPr>
      </w:pPrChange>
    </w:pPr>
    <w:ins w:id="708" w:author="Jade Raposa" w:date="2024-10-16T23:44:00Z">
      <w:r>
        <w:rPr>
          <w:rFonts w:ascii="Georgia" w:hAnsi="Georgia"/>
        </w:rPr>
        <w:t>Purpose and Description  |  10</w:t>
      </w:r>
    </w:ins>
    <w:del w:id="709" w:author="Jade Raposa" w:date="2024-10-16T23:44:00Z">
      <w:r>
        <w:rPr>
          <w:rFonts w:ascii="Georgia" w:hAnsi="Georgia"/>
        </w:rPr>
        <w:tab/>
      </w:r>
      <w:r>
        <w:rPr>
          <w:rFonts w:ascii="Georgia" w:hAnsi="Georgia"/>
        </w:rPr>
        <w:tab/>
        <w:delText xml:space="preserve">Purpose and Description | </w:delText>
      </w:r>
    </w:del>
    <w:customXmlDelRangeStart w:id="710" w:author="Jade Raposa" w:date="2024-10-16T23:44:00Z"/>
    <w:sdt>
      <w:sdtPr>
        <w:id w:val="-1671177837"/>
        <w:docPartObj>
          <w:docPartGallery w:val="AutoText"/>
        </w:docPartObj>
      </w:sdtPr>
      <w:sdtEndPr>
        <w:rPr>
          <w:rFonts w:ascii="Georgia" w:hAnsi="Georgia"/>
          <w:sz w:val="24"/>
          <w:szCs w:val="24"/>
        </w:rPr>
      </w:sdtEndPr>
      <w:sdtContent>
        <w:customXmlDelRangeEnd w:id="710"/>
        <w:del w:id="711" w:author="Jade Raposa" w:date="2024-10-16T23:44:00Z">
          <w:r>
            <w:rPr>
              <w:rFonts w:ascii="Georgia" w:hAnsi="Georgia"/>
              <w:sz w:val="24"/>
              <w:szCs w:val="24"/>
            </w:rPr>
            <w:delText>10</w:delText>
          </w:r>
        </w:del>
        <w:customXmlDelRangeStart w:id="712" w:author="Jade Raposa" w:date="2024-10-16T23:44:00Z"/>
      </w:sdtContent>
    </w:sdt>
    <w:customXmlDelRangeEnd w:id="712"/>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713"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4" w:author="Jade Raposa" w:date="2024-10-16T23:43:00Z">
          <w:r>
            <w:tab/>
            <w:delText xml:space="preserve">                                                                               </w:delText>
          </w:r>
          <w:r>
            <w:rPr>
              <w:rFonts w:ascii="Georgia" w:hAnsi="Georgia"/>
            </w:rPr>
            <w:delText>Statement of the Problem and Objective of the Study | 9</w:delText>
          </w:r>
        </w:del>
        <w:ins w:id="715" w:author="Jade Raposa" w:date="2024-10-16T23:43:00Z">
          <w:r>
            <w:t xml:space="preserve"> </w:t>
          </w:r>
          <w:r>
            <w:rPr>
              <w:rFonts w:ascii="Georgia" w:hAnsi="Georgia"/>
            </w:rPr>
            <w:t>Statement of the Problem and Objective of the Study  |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723" w:author="Jade Raposa" w:date="2024-10-16T23:55:00Z">
        <w:pPr>
          <w:pStyle w:val="Footer"/>
        </w:pPr>
      </w:pPrChange>
    </w:pPr>
    <w:ins w:id="724" w:author="Jade Raposa" w:date="2024-10-16T23:55:00Z">
      <w:r>
        <w:rPr>
          <w:rFonts w:ascii="Georgia" w:hAnsi="Georgia"/>
          <w:rPrChange w:id="725" w:author="Jade Raposa" w:date="2024-10-16T23:55:00Z">
            <w:rPr/>
          </w:rPrChange>
        </w:rPr>
        <w:t>Source Data</w:t>
      </w:r>
    </w:ins>
    <w:ins w:id="726" w:author="Jade Raposa" w:date="2024-10-16T23:56:00Z">
      <w:r>
        <w:rPr>
          <w:rFonts w:ascii="Georgia" w:hAnsi="Georgia"/>
        </w:rPr>
        <w:t xml:space="preserve"> </w:t>
      </w:r>
    </w:ins>
    <w:ins w:id="727" w:author="Jade Raposa" w:date="2024-10-16T23:55:00Z">
      <w:r>
        <w:rPr>
          <w:rFonts w:ascii="Georgia" w:hAnsi="Georgia"/>
          <w:rPrChange w:id="728" w:author="Jade Raposa" w:date="2024-10-16T23:55:00Z">
            <w:rPr/>
          </w:rPrChange>
        </w:rPr>
        <w:t xml:space="preserve"> |</w:t>
      </w:r>
    </w:ins>
    <w:ins w:id="729" w:author="Jade Raposa" w:date="2024-10-16T23:56:00Z">
      <w:r>
        <w:rPr>
          <w:rFonts w:ascii="Georgia" w:hAnsi="Georgia"/>
        </w:rPr>
        <w:t xml:space="preserve"> </w:t>
      </w:r>
    </w:ins>
    <w:ins w:id="730" w:author="Jade Raposa" w:date="2024-10-16T23:55:00Z">
      <w:r>
        <w:rPr>
          <w:rFonts w:ascii="Georgia" w:hAnsi="Georgia"/>
          <w:rPrChange w:id="731" w:author="Jade Raposa" w:date="2024-10-16T23:55:00Z">
            <w:rPr/>
          </w:rPrChange>
        </w:rPr>
        <w:t xml:space="preserve"> 1</w:t>
      </w:r>
    </w:ins>
    <w:r>
      <w:rPr>
        <w:rFonts w:ascii="Georgia" w:hAnsi="Georgia"/>
        <w:noProof/>
        <w:lang w:val="en-US"/>
        <w:rPrChange w:id="732"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733" w:author="Jade Raposa" w:date="2024-10-16T23:56:00Z">
      <w:r>
        <w:rPr>
          <w:rFonts w:ascii="Georgia" w:hAnsi="Georgia"/>
        </w:rPr>
        <w:t>8</w:t>
      </w:r>
    </w:ins>
    <w:del w:id="734" w:author="Jade Raposa" w:date="2024-10-16T23:55:00Z">
      <w:r>
        <w:rPr>
          <w:rFonts w:ascii="Georgia" w:hAnsi="Georgia"/>
          <w:rPrChange w:id="735" w:author="Jade Raposa" w:date="2024-10-16T23:55:00Z">
            <w:rPr/>
          </w:rPrChange>
        </w:rPr>
        <w:tab/>
      </w:r>
      <w:r>
        <w:rPr>
          <w:rFonts w:ascii="Georgia" w:hAnsi="Georgia"/>
          <w:rPrChange w:id="736"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737" w:author="Jade Raposa" w:date="2024-10-16T23:54:00Z">
        <w:pPr>
          <w:pStyle w:val="Footer"/>
        </w:pPr>
      </w:pPrChange>
    </w:pPr>
    <w:ins w:id="738"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9"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747" w:author="Jade Raposa" w:date="2024-10-16T23:57:00Z">
          <w:rPr>
            <w:rFonts w:ascii="Georgia" w:hAnsi="Georgia"/>
          </w:rPr>
        </w:rPrChange>
      </w:rPr>
      <w:pPrChange w:id="748" w:author="Jade Raposa" w:date="2024-10-16T23:56:00Z">
        <w:pPr>
          <w:pStyle w:val="Footer"/>
        </w:pPr>
      </w:pPrChange>
    </w:pPr>
    <w:ins w:id="749" w:author="Jade Raposa" w:date="2024-10-16T23:57:00Z">
      <w:r>
        <w:rPr>
          <w:rFonts w:ascii="Georgia" w:hAnsi="Georgia"/>
          <w:rPrChange w:id="750" w:author="Jade Raposa" w:date="2024-10-16T23:57:00Z">
            <w:rPr/>
          </w:rPrChange>
        </w:rPr>
        <w:t>Surve Results</w:t>
      </w:r>
      <w:r>
        <w:rPr>
          <w:rFonts w:ascii="Georgia" w:hAnsi="Georgia"/>
        </w:rPr>
        <w:t xml:space="preserve"> </w:t>
      </w:r>
      <w:r>
        <w:rPr>
          <w:rFonts w:ascii="Georgia" w:hAnsi="Georgia"/>
          <w:rPrChange w:id="751" w:author="Jade Raposa" w:date="2024-10-16T23:57:00Z">
            <w:rPr/>
          </w:rPrChange>
        </w:rPr>
        <w:t xml:space="preserve"> | </w:t>
      </w:r>
      <w:r>
        <w:rPr>
          <w:rFonts w:ascii="Georgia" w:hAnsi="Georgia"/>
        </w:rPr>
        <w:t xml:space="preserve"> </w:t>
      </w:r>
      <w:r>
        <w:rPr>
          <w:rFonts w:ascii="Georgia" w:hAnsi="Georgia"/>
          <w:rPrChange w:id="752" w:author="Jade Raposa" w:date="2024-10-16T23:57:00Z">
            <w:rPr/>
          </w:rPrChange>
        </w:rPr>
        <w:t>20</w:t>
      </w:r>
    </w:ins>
    <w:r>
      <w:rPr>
        <w:rFonts w:ascii="Georgia" w:hAnsi="Georgia"/>
        <w:noProof/>
        <w:lang w:val="en-US"/>
        <w:rPrChange w:id="753"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4" w:author="Jade Raposa" w:date="2024-10-16T23:56:00Z">
      <w:r>
        <w:rPr>
          <w:rFonts w:ascii="Georgia" w:hAnsi="Georgia"/>
          <w:lang w:val="en-US"/>
          <w:rPrChange w:id="755" w:author="Jade Raposa" w:date="2024-10-16T23:57:00Z">
            <w:rPr/>
          </w:rPrChange>
        </w:rPr>
        <w:tab/>
      </w:r>
      <w:r>
        <w:rPr>
          <w:rFonts w:ascii="Georgia" w:hAnsi="Georgia"/>
          <w:lang w:val="en-US"/>
          <w:rPrChange w:id="756" w:author="Jade Raposa" w:date="2024-10-16T23:57:00Z">
            <w:rPr/>
          </w:rPrChange>
        </w:rPr>
        <w:tab/>
      </w:r>
      <w:r>
        <w:rPr>
          <w:rFonts w:ascii="Georgia" w:hAnsi="Georgia"/>
          <w:lang w:val="en-US"/>
          <w:rPrChange w:id="757"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758" w:author="Jade Raposa" w:date="2024-10-16T23:56:00Z">
        <w:pPr>
          <w:pStyle w:val="Footer"/>
        </w:pPr>
      </w:pPrChange>
    </w:pPr>
    <w:ins w:id="759" w:author="Jade Raposa" w:date="2024-10-16T23:56:00Z">
      <w:r>
        <w:rPr>
          <w:rFonts w:ascii="Georgia" w:hAnsi="Georgia"/>
          <w:rPrChange w:id="760" w:author="Jade Raposa" w:date="2024-10-16T23:56:00Z">
            <w:rPr/>
          </w:rPrChange>
        </w:rPr>
        <w:t xml:space="preserve">Survey Results </w:t>
      </w:r>
      <w:r>
        <w:rPr>
          <w:rFonts w:ascii="Georgia" w:hAnsi="Georgia"/>
        </w:rPr>
        <w:t xml:space="preserve"> </w:t>
      </w:r>
      <w:r>
        <w:rPr>
          <w:rFonts w:ascii="Georgia" w:hAnsi="Georgia"/>
          <w:rPrChange w:id="761" w:author="Jade Raposa" w:date="2024-10-16T23:56:00Z">
            <w:rPr/>
          </w:rPrChange>
        </w:rPr>
        <w:t xml:space="preserve">| </w:t>
      </w:r>
      <w:r>
        <w:rPr>
          <w:rFonts w:ascii="Georgia" w:hAnsi="Georgia"/>
        </w:rPr>
        <w:t xml:space="preserve"> </w:t>
      </w:r>
      <w:r>
        <w:rPr>
          <w:rFonts w:ascii="Georgia" w:hAnsi="Georgia"/>
          <w:rPrChange w:id="762"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763" w:author="Jade Raposa" w:date="2024-10-16T23:56:00Z"/>
    <w:sdt>
      <w:sdtPr>
        <w:rPr>
          <w:rFonts w:ascii="Georgia" w:hAnsi="Georgia"/>
        </w:rPr>
        <w:id w:val="-307252720"/>
        <w:docPartObj>
          <w:docPartGallery w:val="AutoText"/>
        </w:docPartObj>
      </w:sdtPr>
      <w:sdtContent>
        <w:customXmlDelRangeEnd w:id="763"/>
        <w:customXmlDelRangeStart w:id="764" w:author="Jade Raposa" w:date="2024-10-16T23:56:00Z"/>
      </w:sdtContent>
    </w:sdt>
    <w:customXmlDelRangeEnd w:id="764"/>
    <w:del w:id="765" w:author="Jade Raposa" w:date="2024-10-16T23:56:00Z">
      <w:r>
        <w:rPr>
          <w:rFonts w:ascii="Georgia" w:hAnsi="Georgia"/>
          <w:rPrChange w:id="766"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767" w:author="Jade Raposa" w:date="2024-10-16T23:59:00Z">
          <w:rPr>
            <w:rFonts w:ascii="Georgia" w:hAnsi="Georgia"/>
          </w:rPr>
        </w:rPrChange>
      </w:rPr>
      <w:pPrChange w:id="768" w:author="Jade Raposa" w:date="2024-10-16T23:59:00Z">
        <w:pPr>
          <w:pStyle w:val="Footer"/>
        </w:pPr>
      </w:pPrChange>
    </w:pPr>
    <w:ins w:id="769" w:author="Jade Raposa" w:date="2024-10-16T23:59:00Z">
      <w:r>
        <w:rPr>
          <w:rFonts w:ascii="Georgia" w:hAnsi="Georgia"/>
          <w:rPrChange w:id="770" w:author="Jade Raposa" w:date="2024-10-16T23:59:00Z">
            <w:rPr/>
          </w:rPrChange>
        </w:rPr>
        <w:t>Surve</w:t>
      </w:r>
    </w:ins>
    <w:ins w:id="771" w:author="Jade Raposa" w:date="2024-10-18T22:45:00Z">
      <w:r>
        <w:rPr>
          <w:rFonts w:ascii="Georgia" w:hAnsi="Georgia"/>
        </w:rPr>
        <w:t>y</w:t>
      </w:r>
    </w:ins>
    <w:ins w:id="772" w:author="Jade Raposa" w:date="2024-10-16T23:59:00Z">
      <w:r>
        <w:rPr>
          <w:rFonts w:ascii="Georgia" w:hAnsi="Georgia"/>
          <w:rPrChange w:id="773" w:author="Jade Raposa" w:date="2024-10-16T23:59:00Z">
            <w:rPr/>
          </w:rPrChange>
        </w:rPr>
        <w:t xml:space="preserve"> Results </w:t>
      </w:r>
      <w:r>
        <w:rPr>
          <w:rFonts w:ascii="Georgia" w:hAnsi="Georgia"/>
        </w:rPr>
        <w:t xml:space="preserve"> </w:t>
      </w:r>
      <w:r>
        <w:rPr>
          <w:rFonts w:ascii="Georgia" w:hAnsi="Georgia"/>
          <w:rPrChange w:id="774" w:author="Jade Raposa" w:date="2024-10-16T23:59:00Z">
            <w:rPr/>
          </w:rPrChange>
        </w:rPr>
        <w:t xml:space="preserve">| </w:t>
      </w:r>
      <w:r>
        <w:rPr>
          <w:rFonts w:ascii="Georgia" w:hAnsi="Georgia"/>
        </w:rPr>
        <w:t xml:space="preserve"> </w:t>
      </w:r>
      <w:r>
        <w:rPr>
          <w:rFonts w:ascii="Georgia" w:hAnsi="Georgia"/>
          <w:rPrChange w:id="775" w:author="Jade Raposa" w:date="2024-10-16T23:59:00Z">
            <w:rPr/>
          </w:rPrChange>
        </w:rPr>
        <w:t>22</w:t>
      </w:r>
    </w:ins>
    <w:r>
      <w:rPr>
        <w:rFonts w:ascii="Georgia" w:hAnsi="Georgia"/>
        <w:noProof/>
        <w:lang w:val="en-US"/>
        <w:rPrChange w:id="776"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7" w:author="Jade Raposa" w:date="2024-10-16T23:58:00Z">
      <w:r>
        <w:rPr>
          <w:rFonts w:ascii="Georgia" w:hAnsi="Georgia"/>
          <w:lang w:val="en-US"/>
          <w:rPrChange w:id="778" w:author="Jade Raposa" w:date="2024-10-16T23:59:00Z">
            <w:rPr/>
          </w:rPrChange>
        </w:rPr>
        <w:tab/>
      </w:r>
      <w:r>
        <w:rPr>
          <w:rFonts w:ascii="Georgia" w:hAnsi="Georgia"/>
          <w:lang w:val="en-US"/>
          <w:rPrChange w:id="779" w:author="Jade Raposa" w:date="2024-10-16T23:59:00Z">
            <w:rPr/>
          </w:rPrChange>
        </w:rPr>
        <w:tab/>
      </w:r>
      <w:r>
        <w:rPr>
          <w:rFonts w:ascii="Georgia" w:hAnsi="Georgia"/>
          <w:lang w:val="en-US"/>
          <w:rPrChange w:id="780"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781"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782" w:author="Jade Raposa" w:date="2024-10-16T23:58:00Z">
      <w:r>
        <w:t xml:space="preserve"> </w:t>
      </w:r>
      <w:r>
        <w:rPr>
          <w:rFonts w:ascii="Georgia" w:hAnsi="Georgia"/>
        </w:rPr>
        <w:t>Survey Results  |  21</w:t>
      </w:r>
    </w:ins>
    <w:del w:id="783"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784" w:author="Jade Raposa" w:date="2024-10-17T00:00:00Z">
          <w:rPr>
            <w:rFonts w:ascii="Georgia" w:hAnsi="Georgia"/>
          </w:rPr>
        </w:rPrChange>
      </w:rPr>
      <w:pPrChange w:id="785" w:author="Jade Raposa" w:date="2024-10-17T00:00:00Z">
        <w:pPr>
          <w:pStyle w:val="Footer"/>
        </w:pPr>
      </w:pPrChange>
    </w:pPr>
    <w:ins w:id="786" w:author="Jade Raposa" w:date="2024-10-17T00:00:00Z">
      <w:r>
        <w:rPr>
          <w:rFonts w:ascii="Georgia" w:hAnsi="Georgia"/>
          <w:rPrChange w:id="787" w:author="Jade Raposa" w:date="2024-10-17T00:00:00Z">
            <w:rPr/>
          </w:rPrChange>
        </w:rPr>
        <w:t>Surve</w:t>
      </w:r>
    </w:ins>
    <w:ins w:id="788" w:author="Jade Raposa" w:date="2024-10-18T22:45:00Z">
      <w:r>
        <w:rPr>
          <w:rFonts w:ascii="Georgia" w:hAnsi="Georgia"/>
        </w:rPr>
        <w:t>y</w:t>
      </w:r>
    </w:ins>
    <w:ins w:id="789" w:author="Jade Raposa" w:date="2024-10-17T00:00:00Z">
      <w:r>
        <w:rPr>
          <w:rFonts w:ascii="Georgia" w:hAnsi="Georgia"/>
          <w:rPrChange w:id="790" w:author="Jade Raposa" w:date="2024-10-17T00:00:00Z">
            <w:rPr/>
          </w:rPrChange>
        </w:rPr>
        <w:t xml:space="preserve"> Results </w:t>
      </w:r>
      <w:r>
        <w:rPr>
          <w:rFonts w:ascii="Georgia" w:hAnsi="Georgia"/>
        </w:rPr>
        <w:t xml:space="preserve"> </w:t>
      </w:r>
      <w:r>
        <w:rPr>
          <w:rFonts w:ascii="Georgia" w:hAnsi="Georgia"/>
          <w:rPrChange w:id="791" w:author="Jade Raposa" w:date="2024-10-17T00:00:00Z">
            <w:rPr/>
          </w:rPrChange>
        </w:rPr>
        <w:t xml:space="preserve">| </w:t>
      </w:r>
      <w:r>
        <w:rPr>
          <w:rFonts w:ascii="Georgia" w:hAnsi="Georgia"/>
        </w:rPr>
        <w:t xml:space="preserve"> </w:t>
      </w:r>
      <w:r>
        <w:rPr>
          <w:rFonts w:ascii="Georgia" w:hAnsi="Georgia"/>
          <w:rPrChange w:id="792" w:author="Jade Raposa" w:date="2024-10-17T00:00:00Z">
            <w:rPr/>
          </w:rPrChange>
        </w:rPr>
        <w:t>24</w:t>
      </w:r>
    </w:ins>
    <w:r>
      <w:rPr>
        <w:rFonts w:ascii="Georgia" w:hAnsi="Georgia"/>
        <w:noProof/>
        <w:lang w:val="en-US"/>
        <w:rPrChange w:id="793"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4" w:author="Jade Raposa" w:date="2024-10-16T23:59:00Z">
      <w:r>
        <w:rPr>
          <w:rFonts w:ascii="Georgia" w:hAnsi="Georgia"/>
          <w:lang w:val="en-US"/>
          <w:rPrChange w:id="795" w:author="Jade Raposa" w:date="2024-10-17T00:00:00Z">
            <w:rPr/>
          </w:rPrChange>
        </w:rPr>
        <w:tab/>
      </w:r>
      <w:r>
        <w:rPr>
          <w:rFonts w:ascii="Georgia" w:hAnsi="Georgia"/>
          <w:lang w:val="en-US"/>
          <w:rPrChange w:id="796" w:author="Jade Raposa" w:date="2024-10-17T00:00:00Z">
            <w:rPr/>
          </w:rPrChange>
        </w:rPr>
        <w:tab/>
      </w:r>
      <w:r>
        <w:rPr>
          <w:rFonts w:ascii="Georgia" w:hAnsi="Georgia"/>
          <w:lang w:val="en-US"/>
          <w:rPrChange w:id="797"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798" w:author="Jade Raposa" w:date="2024-10-16T23:59:00Z">
          <w:rPr>
            <w:rFonts w:ascii="Georgia" w:hAnsi="Georgia"/>
          </w:rPr>
        </w:rPrChange>
      </w:rPr>
      <w:pPrChange w:id="799" w:author="Jade Raposa" w:date="2024-10-16T23:59:00Z">
        <w:pPr>
          <w:pStyle w:val="Footer"/>
        </w:pPr>
      </w:pPrChange>
    </w:pPr>
    <w:ins w:id="800" w:author="Jade Raposa" w:date="2024-10-16T23:59:00Z">
      <w:r>
        <w:rPr>
          <w:rFonts w:ascii="Georgia" w:hAnsi="Georgia"/>
          <w:rPrChange w:id="801" w:author="Jade Raposa" w:date="2024-10-16T23:59:00Z">
            <w:rPr/>
          </w:rPrChange>
        </w:rPr>
        <w:t xml:space="preserve">Survey Results </w:t>
      </w:r>
      <w:r>
        <w:rPr>
          <w:rFonts w:ascii="Georgia" w:hAnsi="Georgia"/>
        </w:rPr>
        <w:t xml:space="preserve"> </w:t>
      </w:r>
      <w:r>
        <w:rPr>
          <w:rFonts w:ascii="Georgia" w:hAnsi="Georgia"/>
          <w:rPrChange w:id="802" w:author="Jade Raposa" w:date="2024-10-16T23:59:00Z">
            <w:rPr/>
          </w:rPrChange>
        </w:rPr>
        <w:t xml:space="preserve">| </w:t>
      </w:r>
      <w:r>
        <w:rPr>
          <w:rFonts w:ascii="Georgia" w:hAnsi="Georgia"/>
        </w:rPr>
        <w:t xml:space="preserve"> </w:t>
      </w:r>
      <w:r>
        <w:rPr>
          <w:rFonts w:ascii="Georgia" w:hAnsi="Georgia"/>
          <w:rPrChange w:id="803"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804" w:author="Jade Raposa" w:date="2024-10-16T23:59:00Z"/>
    <w:sdt>
      <w:sdtPr>
        <w:rPr>
          <w:rFonts w:ascii="Georgia" w:hAnsi="Georgia"/>
          <w:lang w:val="en-US"/>
        </w:rPr>
        <w:id w:val="-157313612"/>
        <w:docPartObj>
          <w:docPartGallery w:val="AutoText"/>
        </w:docPartObj>
      </w:sdtPr>
      <w:sdtContent>
        <w:customXmlDelRangeEnd w:id="804"/>
        <w:customXmlDelRangeStart w:id="805" w:author="Jade Raposa" w:date="2024-10-16T23:59:00Z"/>
      </w:sdtContent>
    </w:sdt>
    <w:customXmlDelRangeEnd w:id="805"/>
    <w:del w:id="806" w:author="Jade Raposa" w:date="2024-10-16T23:59:00Z">
      <w:r>
        <w:rPr>
          <w:rFonts w:ascii="Georgia" w:hAnsi="Georgia"/>
          <w:lang w:val="en-US"/>
          <w:rPrChange w:id="807" w:author="Jade Raposa" w:date="2024-10-16T23:59:00Z">
            <w:rPr>
              <w:rFonts w:ascii="Georgia" w:hAnsi="Georgia"/>
            </w:rPr>
          </w:rPrChange>
        </w:rPr>
        <w:delText xml:space="preserve"> </w:delText>
      </w:r>
      <w:r>
        <w:rPr>
          <w:rFonts w:ascii="Georgia" w:hAnsi="Georgia"/>
          <w:lang w:val="en-US"/>
          <w:rPrChange w:id="808"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809" w:author="Jade Raposa" w:date="2024-10-17T00:01:00Z">
          <w:rPr>
            <w:rFonts w:ascii="Georgia" w:hAnsi="Georgia"/>
          </w:rPr>
        </w:rPrChange>
      </w:rPr>
      <w:pPrChange w:id="810" w:author="Jade Raposa" w:date="2024-10-17T00:01:00Z">
        <w:pPr>
          <w:pStyle w:val="Footer"/>
        </w:pPr>
      </w:pPrChange>
    </w:pPr>
    <w:ins w:id="811" w:author="Jade Raposa" w:date="2024-10-17T00:01:00Z">
      <w:r>
        <w:rPr>
          <w:rFonts w:ascii="Georgia" w:hAnsi="Georgia"/>
          <w:rPrChange w:id="812" w:author="Jade Raposa" w:date="2024-10-17T00:01:00Z">
            <w:rPr/>
          </w:rPrChange>
        </w:rPr>
        <w:t>Survey Results</w:t>
      </w:r>
      <w:r>
        <w:rPr>
          <w:rFonts w:ascii="Georgia" w:hAnsi="Georgia"/>
        </w:rPr>
        <w:t xml:space="preserve"> </w:t>
      </w:r>
      <w:r>
        <w:rPr>
          <w:rFonts w:ascii="Georgia" w:hAnsi="Georgia"/>
          <w:rPrChange w:id="813" w:author="Jade Raposa" w:date="2024-10-17T00:01:00Z">
            <w:rPr/>
          </w:rPrChange>
        </w:rPr>
        <w:t xml:space="preserve"> | </w:t>
      </w:r>
      <w:r>
        <w:rPr>
          <w:rFonts w:ascii="Georgia" w:hAnsi="Georgia"/>
        </w:rPr>
        <w:t xml:space="preserve"> </w:t>
      </w:r>
      <w:r>
        <w:rPr>
          <w:rFonts w:ascii="Georgia" w:hAnsi="Georgia"/>
          <w:rPrChange w:id="814" w:author="Jade Raposa" w:date="2024-10-17T00:01:00Z">
            <w:rPr/>
          </w:rPrChange>
        </w:rPr>
        <w:t>26</w:t>
      </w:r>
    </w:ins>
    <w:r>
      <w:rPr>
        <w:rFonts w:ascii="Georgia" w:hAnsi="Georgia"/>
        <w:noProof/>
        <w:lang w:val="en-US"/>
        <w:rPrChange w:id="815"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6" w:author="Jade Raposa" w:date="2024-10-17T00:01:00Z">
      <w:r>
        <w:rPr>
          <w:rFonts w:ascii="Georgia" w:hAnsi="Georgia"/>
          <w:lang w:val="en-US"/>
          <w:rPrChange w:id="817" w:author="Jade Raposa" w:date="2024-10-17T00:01:00Z">
            <w:rPr/>
          </w:rPrChange>
        </w:rPr>
        <w:tab/>
      </w:r>
      <w:r>
        <w:rPr>
          <w:rFonts w:ascii="Georgia" w:hAnsi="Georgia"/>
          <w:lang w:val="en-US"/>
          <w:rPrChange w:id="818" w:author="Jade Raposa" w:date="2024-10-17T00:01:00Z">
            <w:rPr/>
          </w:rPrChange>
        </w:rPr>
        <w:tab/>
      </w:r>
      <w:r>
        <w:rPr>
          <w:rFonts w:ascii="Georgia" w:hAnsi="Georgia"/>
          <w:lang w:val="en-US"/>
          <w:rPrChange w:id="819"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820" w:author="Jade Raposa" w:date="2024-10-17T00:00:00Z">
        <w:pPr>
          <w:pStyle w:val="Footer"/>
        </w:pPr>
      </w:pPrChange>
    </w:pPr>
    <w:ins w:id="821"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2"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7" w:author="Jade Raposa" w:date="2024-10-16T21:12:00Z">
          <w:rPr/>
        </w:rPrChange>
      </w:rPr>
      <w:pPrChange w:id="28" w:author="Jade Raposa" w:date="2024-10-16T23:25:00Z">
        <w:pPr>
          <w:pStyle w:val="Header"/>
          <w:tabs>
            <w:tab w:val="clear" w:pos="4680"/>
            <w:tab w:val="clear" w:pos="9360"/>
            <w:tab w:val="right" w:pos="8640"/>
          </w:tabs>
        </w:pPr>
      </w:pPrChange>
    </w:pPr>
    <w:ins w:id="29" w:author="Jade Raposa" w:date="2024-10-16T23:25:00Z">
      <w:r>
        <w:rPr>
          <w:rFonts w:ascii="Georgia" w:hAnsi="Georgia"/>
        </w:rPr>
        <w:t>Recommendation For Capstone Project Final Defense</w:t>
      </w:r>
    </w:ins>
    <w:ins w:id="30"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1"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824" w:author="Jade Raposa" w:date="2024-10-17T00:04:00Z">
          <w:rPr>
            <w:rFonts w:ascii="Georgia" w:hAnsi="Georgia"/>
          </w:rPr>
        </w:rPrChange>
      </w:rPr>
      <w:pPrChange w:id="825" w:author="Jade Raposa" w:date="2024-10-17T00:04:00Z">
        <w:pPr>
          <w:pStyle w:val="Footer"/>
        </w:pPr>
      </w:pPrChange>
    </w:pPr>
    <w:ins w:id="826" w:author="Jade Raposa" w:date="2024-10-17T00:04:00Z">
      <w:r>
        <w:rPr>
          <w:rFonts w:ascii="Georgia" w:hAnsi="Georgia"/>
          <w:rPrChange w:id="827" w:author="Jade Raposa" w:date="2024-10-17T00:04:00Z">
            <w:rPr/>
          </w:rPrChange>
        </w:rPr>
        <w:t xml:space="preserve">Survey Results </w:t>
      </w:r>
      <w:r>
        <w:rPr>
          <w:rFonts w:ascii="Georgia" w:hAnsi="Georgia"/>
        </w:rPr>
        <w:t xml:space="preserve"> </w:t>
      </w:r>
      <w:r>
        <w:rPr>
          <w:rFonts w:ascii="Georgia" w:hAnsi="Georgia"/>
          <w:rPrChange w:id="828" w:author="Jade Raposa" w:date="2024-10-17T00:04:00Z">
            <w:rPr/>
          </w:rPrChange>
        </w:rPr>
        <w:t xml:space="preserve">| </w:t>
      </w:r>
      <w:r>
        <w:rPr>
          <w:rFonts w:ascii="Georgia" w:hAnsi="Georgia"/>
        </w:rPr>
        <w:t xml:space="preserve"> </w:t>
      </w:r>
      <w:r>
        <w:rPr>
          <w:rFonts w:ascii="Georgia" w:hAnsi="Georgia"/>
          <w:rPrChange w:id="829" w:author="Jade Raposa" w:date="2024-10-17T00:04:00Z">
            <w:rPr/>
          </w:rPrChange>
        </w:rPr>
        <w:t>28</w:t>
      </w:r>
    </w:ins>
    <w:r>
      <w:rPr>
        <w:rFonts w:ascii="Georgia" w:hAnsi="Georgia"/>
        <w:noProof/>
        <w:lang w:val="en-US"/>
        <w:rPrChange w:id="830"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1" w:author="Jade Raposa" w:date="2024-10-17T00:03:00Z">
      <w:r>
        <w:rPr>
          <w:rFonts w:ascii="Georgia" w:hAnsi="Georgia"/>
          <w:lang w:val="en-US"/>
          <w:rPrChange w:id="832" w:author="Jade Raposa" w:date="2024-10-17T00:04:00Z">
            <w:rPr/>
          </w:rPrChange>
        </w:rPr>
        <w:tab/>
      </w:r>
      <w:r>
        <w:rPr>
          <w:rFonts w:ascii="Georgia" w:hAnsi="Georgia"/>
          <w:lang w:val="en-US"/>
          <w:rPrChange w:id="833" w:author="Jade Raposa" w:date="2024-10-17T00:04:00Z">
            <w:rPr/>
          </w:rPrChange>
        </w:rPr>
        <w:tab/>
      </w:r>
      <w:r>
        <w:rPr>
          <w:rFonts w:ascii="Georgia" w:hAnsi="Georgia"/>
          <w:lang w:val="en-US"/>
          <w:rPrChange w:id="834"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835" w:author="Jade Raposa" w:date="2024-10-17T00:03:00Z">
          <w:rPr>
            <w:rFonts w:ascii="Georgia" w:hAnsi="Georgia"/>
          </w:rPr>
        </w:rPrChange>
      </w:rPr>
      <w:pPrChange w:id="836" w:author="Jade Raposa" w:date="2024-10-17T00:03:00Z">
        <w:pPr>
          <w:pStyle w:val="Footer"/>
        </w:pPr>
      </w:pPrChange>
    </w:pPr>
    <w:ins w:id="837" w:author="Jade Raposa" w:date="2024-10-17T00:03:00Z">
      <w:r>
        <w:rPr>
          <w:rFonts w:ascii="Georgia" w:hAnsi="Georgia"/>
          <w:rPrChange w:id="838" w:author="Jade Raposa" w:date="2024-10-17T00:03:00Z">
            <w:rPr/>
          </w:rPrChange>
        </w:rPr>
        <w:t>Survey Results</w:t>
      </w:r>
      <w:r>
        <w:rPr>
          <w:rFonts w:ascii="Georgia" w:hAnsi="Georgia"/>
        </w:rPr>
        <w:t xml:space="preserve"> </w:t>
      </w:r>
      <w:r>
        <w:rPr>
          <w:rFonts w:ascii="Georgia" w:hAnsi="Georgia"/>
          <w:rPrChange w:id="839" w:author="Jade Raposa" w:date="2024-10-17T00:03:00Z">
            <w:rPr/>
          </w:rPrChange>
        </w:rPr>
        <w:t xml:space="preserve"> | </w:t>
      </w:r>
      <w:r>
        <w:rPr>
          <w:rFonts w:ascii="Georgia" w:hAnsi="Georgia"/>
        </w:rPr>
        <w:t xml:space="preserve"> </w:t>
      </w:r>
      <w:r>
        <w:rPr>
          <w:rFonts w:ascii="Georgia" w:hAnsi="Georgia"/>
          <w:rPrChange w:id="840"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841" w:author="Jade Raposa" w:date="2024-10-17T00:03:00Z"/>
    <w:sdt>
      <w:sdtPr>
        <w:rPr>
          <w:rFonts w:ascii="Georgia" w:hAnsi="Georgia"/>
          <w:lang w:val="en-US"/>
        </w:rPr>
        <w:id w:val="1732730346"/>
        <w:docPartObj>
          <w:docPartGallery w:val="AutoText"/>
        </w:docPartObj>
      </w:sdtPr>
      <w:sdtContent>
        <w:customXmlDelRangeEnd w:id="841"/>
        <w:customXmlDelRangeStart w:id="842" w:author="Jade Raposa" w:date="2024-10-17T00:03:00Z"/>
      </w:sdtContent>
    </w:sdt>
    <w:customXmlDelRangeEnd w:id="842"/>
    <w:del w:id="843" w:author="Jade Raposa" w:date="2024-10-17T00:03:00Z">
      <w:r>
        <w:rPr>
          <w:rFonts w:ascii="Georgia" w:hAnsi="Georgia"/>
          <w:lang w:val="en-US"/>
          <w:rPrChange w:id="844" w:author="Jade Raposa" w:date="2024-10-17T00:03:00Z">
            <w:rPr>
              <w:rFonts w:ascii="Georgia" w:hAnsi="Georgia"/>
            </w:rPr>
          </w:rPrChange>
        </w:rPr>
        <w:delText xml:space="preserve"> </w:delText>
      </w:r>
      <w:r>
        <w:rPr>
          <w:rFonts w:ascii="Georgia" w:hAnsi="Georgia"/>
          <w:lang w:val="en-US"/>
          <w:rPrChange w:id="845"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851" w:author="Jade Raposa" w:date="2024-10-17T00:07:00Z">
      <w:r>
        <w:rPr>
          <w:rFonts w:ascii="Georgia" w:hAnsi="Georgia"/>
        </w:rPr>
        <w:delText xml:space="preserve">Conceptual </w:delText>
      </w:r>
    </w:del>
    <w:ins w:id="852"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853" w:author="Jade Raposa" w:date="2024-10-17T00:04:00Z">
        <w:pPr>
          <w:pStyle w:val="Footer"/>
        </w:pPr>
      </w:pPrChange>
    </w:pPr>
    <w:ins w:id="854" w:author="Jade Raposa" w:date="2024-10-17T00:04:00Z">
      <w:r>
        <w:rPr>
          <w:rFonts w:ascii="Georgia" w:hAnsi="Georgia"/>
        </w:rPr>
        <w:t>Theoretical Framework  |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55"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858" w:author="Jade Raposa" w:date="2024-10-17T00:08:00Z">
        <w:pPr>
          <w:pStyle w:val="Footer"/>
        </w:pPr>
      </w:pPrChange>
    </w:pPr>
    <w:ins w:id="859" w:author="Jade Raposa" w:date="2024-10-17T00:08:00Z">
      <w:r>
        <w:rPr>
          <w:rFonts w:ascii="Georgia" w:hAnsi="Georgia"/>
        </w:rPr>
        <w:t xml:space="preserve">Conceptual Framework  |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60" w:author="Jade Raposa" w:date="2024-10-17T00:08:00Z">
      <w:r>
        <w:rPr>
          <w:rFonts w:ascii="Georgia" w:hAnsi="Georgia"/>
        </w:rPr>
        <w:t>31</w:t>
      </w:r>
    </w:ins>
    <w:del w:id="861"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875" w:author="Jade Raposa" w:date="2024-10-17T00:09:00Z">
      <w:r>
        <w:rPr>
          <w:rFonts w:ascii="Georgia" w:hAnsi="Georgia"/>
        </w:rPr>
        <w:t>2</w:t>
      </w:r>
    </w:ins>
    <w:del w:id="876"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889" w:author="Jade Raposa" w:date="2024-10-17T00:11:00Z">
          <w:rPr>
            <w:rFonts w:ascii="Georgia" w:hAnsi="Georgia"/>
          </w:rPr>
        </w:rPrChange>
      </w:rPr>
      <w:pPrChange w:id="890" w:author="Jade Raposa" w:date="2024-10-17T00:11:00Z">
        <w:pPr>
          <w:pStyle w:val="Footer"/>
        </w:pPr>
      </w:pPrChange>
    </w:pPr>
    <w:ins w:id="891" w:author="Jade Raposa" w:date="2024-10-17T00:11:00Z">
      <w:r>
        <w:rPr>
          <w:rFonts w:ascii="Georgia" w:hAnsi="Georgia"/>
          <w:rPrChange w:id="892" w:author="Jade Raposa" w:date="2024-10-17T00:11:00Z">
            <w:rPr/>
          </w:rPrChange>
        </w:rPr>
        <w:t xml:space="preserve">Flowchart </w:t>
      </w:r>
      <w:r>
        <w:rPr>
          <w:rFonts w:ascii="Georgia" w:hAnsi="Georgia"/>
        </w:rPr>
        <w:t xml:space="preserve"> </w:t>
      </w:r>
      <w:r>
        <w:rPr>
          <w:rFonts w:ascii="Georgia" w:hAnsi="Georgia"/>
          <w:rPrChange w:id="893" w:author="Jade Raposa" w:date="2024-10-17T00:11:00Z">
            <w:rPr/>
          </w:rPrChange>
        </w:rPr>
        <w:t xml:space="preserve">| </w:t>
      </w:r>
      <w:r>
        <w:rPr>
          <w:rFonts w:ascii="Georgia" w:hAnsi="Georgia"/>
        </w:rPr>
        <w:t xml:space="preserve"> </w:t>
      </w:r>
      <w:r>
        <w:rPr>
          <w:rFonts w:ascii="Georgia" w:hAnsi="Georgia"/>
          <w:rPrChange w:id="894" w:author="Jade Raposa" w:date="2024-10-17T00:11:00Z">
            <w:rPr/>
          </w:rPrChange>
        </w:rPr>
        <w:t>34</w:t>
      </w:r>
    </w:ins>
    <w:r>
      <w:rPr>
        <w:rFonts w:ascii="Georgia" w:hAnsi="Georgia"/>
        <w:noProof/>
        <w:lang w:val="en-US"/>
        <w:rPrChange w:id="895"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96" w:author="Jade Raposa" w:date="2024-10-17T00:11:00Z">
      <w:r>
        <w:rPr>
          <w:rFonts w:ascii="Georgia" w:hAnsi="Georgia"/>
          <w:lang w:val="en-US"/>
          <w:rPrChange w:id="897" w:author="Jade Raposa" w:date="2024-10-17T00:11:00Z">
            <w:rPr/>
          </w:rPrChange>
        </w:rPr>
        <w:tab/>
      </w:r>
      <w:r>
        <w:rPr>
          <w:rFonts w:ascii="Georgia" w:hAnsi="Georgia"/>
          <w:lang w:val="en-US"/>
          <w:rPrChange w:id="898" w:author="Jade Raposa" w:date="2024-10-17T00:11:00Z">
            <w:rPr/>
          </w:rPrChange>
        </w:rPr>
        <w:tab/>
      </w:r>
    </w:del>
    <w:del w:id="899" w:author="Jade Raposa" w:date="2024-10-17T00:10:00Z">
      <w:r>
        <w:rPr>
          <w:rFonts w:ascii="Georgia" w:hAnsi="Georgia"/>
          <w:lang w:val="en-US"/>
          <w:rPrChange w:id="900"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943" w:author="Jade Raposa" w:date="2024-10-17T00:13:00Z">
        <w:pPr>
          <w:pStyle w:val="Footer"/>
        </w:pPr>
      </w:pPrChange>
    </w:pPr>
    <w:ins w:id="944" w:author="Jade Raposa" w:date="2024-10-17T00:13:00Z">
      <w:r>
        <w:rPr>
          <w:rFonts w:ascii="Georgia" w:hAnsi="Georgia"/>
          <w:rPrChange w:id="945" w:author="Jade Raposa" w:date="2024-10-17T00:13:00Z">
            <w:rPr/>
          </w:rPrChange>
        </w:rPr>
        <w:t xml:space="preserve">Sequence Diagram </w:t>
      </w:r>
      <w:r>
        <w:rPr>
          <w:rFonts w:ascii="Georgia" w:hAnsi="Georgia"/>
        </w:rPr>
        <w:t xml:space="preserve"> </w:t>
      </w:r>
      <w:r>
        <w:rPr>
          <w:rFonts w:ascii="Georgia" w:hAnsi="Georgia"/>
          <w:rPrChange w:id="946" w:author="Jade Raposa" w:date="2024-10-17T00:13:00Z">
            <w:rPr/>
          </w:rPrChange>
        </w:rPr>
        <w:t xml:space="preserve">| </w:t>
      </w:r>
      <w:r>
        <w:rPr>
          <w:rFonts w:ascii="Georgia" w:hAnsi="Georgia"/>
        </w:rPr>
        <w:t xml:space="preserve"> </w:t>
      </w:r>
      <w:r>
        <w:rPr>
          <w:rFonts w:ascii="Georgia" w:hAnsi="Georgia"/>
          <w:rPrChange w:id="947" w:author="Jade Raposa" w:date="2024-10-17T00:13:00Z">
            <w:rPr/>
          </w:rPrChange>
        </w:rPr>
        <w:t>38</w:t>
      </w:r>
    </w:ins>
    <w:r>
      <w:rPr>
        <w:rFonts w:ascii="Georgia" w:hAnsi="Georgia"/>
        <w:noProof/>
        <w:lang w:val="en-US"/>
        <w:rPrChange w:id="948"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49" w:author="Jade Raposa" w:date="2024-10-17T00:12:00Z">
      <w:r>
        <w:rPr>
          <w:rFonts w:ascii="Georgia" w:hAnsi="Georgia"/>
          <w:rPrChange w:id="950" w:author="Jade Raposa" w:date="2024-10-17T00:13:00Z">
            <w:rPr/>
          </w:rPrChange>
        </w:rPr>
        <w:tab/>
      </w:r>
      <w:r>
        <w:rPr>
          <w:rFonts w:ascii="Georgia" w:hAnsi="Georgia"/>
          <w:rPrChange w:id="951"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952" w:author="Jade Raposa" w:date="2024-10-17T00:12:00Z">
        <w:pPr>
          <w:pStyle w:val="Footer"/>
        </w:pPr>
      </w:pPrChange>
    </w:pPr>
    <w:ins w:id="953" w:author="Jade Raposa" w:date="2024-10-17T00:12:00Z">
      <w:r>
        <w:rPr>
          <w:rFonts w:ascii="Georgia" w:hAnsi="Georgia"/>
        </w:rPr>
        <w:t>Sequence Diagram  |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54"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5" w:author="Jade Raposa" w:date="2024-10-16T21:12:00Z">
          <w:rPr/>
        </w:rPrChange>
      </w:rPr>
      <w:pPrChange w:id="36" w:author="Jade Raposa" w:date="2024-10-16T21:13:00Z">
        <w:pPr>
          <w:pStyle w:val="Header"/>
          <w:tabs>
            <w:tab w:val="clear" w:pos="4680"/>
            <w:tab w:val="clear" w:pos="9360"/>
            <w:tab w:val="right" w:pos="8640"/>
          </w:tabs>
        </w:pPr>
      </w:pPrChange>
    </w:pPr>
    <w:ins w:id="37"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8" w:author="Jade Raposa" w:date="2024-10-18T22:18:00Z">
      <w:r>
        <w:rPr>
          <w:rFonts w:ascii="Georgia" w:hAnsi="Georgia"/>
        </w:rPr>
        <w:t>the</w:t>
      </w:r>
    </w:ins>
    <w:ins w:id="39" w:author="Jade Raposa" w:date="2024-10-16T21:20:00Z">
      <w:r>
        <w:rPr>
          <w:rFonts w:ascii="Georgia" w:hAnsi="Georgia"/>
        </w:rPr>
        <w:t xml:space="preserve"> Final Defense  |  ii</w:t>
      </w:r>
    </w:ins>
    <w:ins w:id="40"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1002" w:author="Jade Raposa" w:date="2024-10-17T00:13:00Z">
        <w:pPr>
          <w:pStyle w:val="Footer"/>
        </w:pPr>
      </w:pPrChange>
    </w:pPr>
    <w:ins w:id="1003" w:author="Jade Raposa" w:date="2024-10-17T00:13:00Z">
      <w:r>
        <w:rPr>
          <w:rFonts w:ascii="Georgia" w:hAnsi="Georgia"/>
          <w:rPrChange w:id="1004" w:author="Jade Raposa" w:date="2024-10-17T00:13:00Z">
            <w:rPr/>
          </w:rPrChange>
        </w:rPr>
        <w:t xml:space="preserve">Database Design </w:t>
      </w:r>
    </w:ins>
    <w:ins w:id="1005" w:author="Jade Raposa" w:date="2024-10-17T00:14:00Z">
      <w:r>
        <w:rPr>
          <w:rFonts w:ascii="Georgia" w:hAnsi="Georgia"/>
        </w:rPr>
        <w:t xml:space="preserve"> </w:t>
      </w:r>
    </w:ins>
    <w:ins w:id="1006" w:author="Jade Raposa" w:date="2024-10-17T00:13:00Z">
      <w:r>
        <w:rPr>
          <w:rFonts w:ascii="Georgia" w:hAnsi="Georgia"/>
          <w:rPrChange w:id="1007" w:author="Jade Raposa" w:date="2024-10-17T00:13:00Z">
            <w:rPr/>
          </w:rPrChange>
        </w:rPr>
        <w:t xml:space="preserve">| </w:t>
      </w:r>
      <w:r>
        <w:rPr>
          <w:rFonts w:ascii="Georgia" w:hAnsi="Georgia"/>
        </w:rPr>
        <w:t xml:space="preserve"> </w:t>
      </w:r>
      <w:r>
        <w:rPr>
          <w:rFonts w:ascii="Georgia" w:hAnsi="Georgia"/>
          <w:rPrChange w:id="1008" w:author="Jade Raposa" w:date="2024-10-17T00:13:00Z">
            <w:rPr/>
          </w:rPrChange>
        </w:rPr>
        <w:t>40</w:t>
      </w:r>
    </w:ins>
    <w:r>
      <w:rPr>
        <w:rFonts w:ascii="Georgia" w:hAnsi="Georgia"/>
        <w:noProof/>
        <w:lang w:val="en-US"/>
        <w:rPrChange w:id="1009"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010" w:author="Jade Raposa" w:date="2024-10-17T00:13:00Z">
      <w:r>
        <w:rPr>
          <w:rFonts w:ascii="Georgia" w:hAnsi="Georgia"/>
          <w:rPrChange w:id="1011" w:author="Jade Raposa" w:date="2024-10-17T00:13:00Z">
            <w:rPr/>
          </w:rPrChange>
        </w:rPr>
        <w:tab/>
      </w:r>
      <w:r>
        <w:rPr>
          <w:rFonts w:ascii="Georgia" w:hAnsi="Georgia"/>
          <w:rPrChange w:id="1012"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1013" w:author="Jade Raposa" w:date="2024-10-17T00:13:00Z">
        <w:pPr>
          <w:pStyle w:val="Footer"/>
        </w:pPr>
      </w:pPrChange>
    </w:pPr>
    <w:ins w:id="1014" w:author="Jade Raposa" w:date="2024-10-17T00:13:00Z">
      <w:r>
        <w:rPr>
          <w:rFonts w:ascii="Georgia" w:hAnsi="Georgia"/>
        </w:rPr>
        <w:t>Class Diagram  |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015"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1028" w:author="Jade Raposa" w:date="2024-10-17T00:14:00Z">
        <w:pPr>
          <w:pStyle w:val="Footer"/>
        </w:pPr>
      </w:pPrChange>
    </w:pPr>
    <w:ins w:id="1029" w:author="Jade Raposa" w:date="2024-10-17T00:14:00Z">
      <w:r>
        <w:rPr>
          <w:rFonts w:ascii="Georgia" w:hAnsi="Georgia"/>
          <w:rPrChange w:id="1030" w:author="Jade Raposa" w:date="2024-10-17T00:14:00Z">
            <w:rPr/>
          </w:rPrChange>
        </w:rPr>
        <w:t xml:space="preserve">Database Design </w:t>
      </w:r>
      <w:r>
        <w:rPr>
          <w:rFonts w:ascii="Georgia" w:hAnsi="Georgia"/>
        </w:rPr>
        <w:t xml:space="preserve"> </w:t>
      </w:r>
      <w:r>
        <w:rPr>
          <w:rFonts w:ascii="Georgia" w:hAnsi="Georgia"/>
          <w:rPrChange w:id="1031" w:author="Jade Raposa" w:date="2024-10-17T00:14:00Z">
            <w:rPr/>
          </w:rPrChange>
        </w:rPr>
        <w:t xml:space="preserve">| </w:t>
      </w:r>
      <w:r>
        <w:rPr>
          <w:rFonts w:ascii="Georgia" w:hAnsi="Georgia"/>
        </w:rPr>
        <w:t xml:space="preserve"> </w:t>
      </w:r>
      <w:r>
        <w:rPr>
          <w:rFonts w:ascii="Georgia" w:hAnsi="Georgia"/>
          <w:rPrChange w:id="1032" w:author="Jade Raposa" w:date="2024-10-17T00:14:00Z">
            <w:rPr/>
          </w:rPrChange>
        </w:rPr>
        <w:t>42</w:t>
      </w:r>
    </w:ins>
    <w:r>
      <w:rPr>
        <w:rFonts w:ascii="Georgia" w:hAnsi="Georgia"/>
        <w:noProof/>
        <w:lang w:val="en-US"/>
        <w:rPrChange w:id="1033"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034" w:author="Jade Raposa" w:date="2024-10-17T00:14:00Z">
      <w:r>
        <w:rPr>
          <w:rFonts w:ascii="Georgia" w:hAnsi="Georgia"/>
          <w:rPrChange w:id="1035" w:author="Jade Raposa" w:date="2024-10-17T00:14:00Z">
            <w:rPr/>
          </w:rPrChange>
        </w:rPr>
        <w:tab/>
      </w:r>
      <w:r>
        <w:rPr>
          <w:rFonts w:ascii="Georgia" w:hAnsi="Georgia"/>
          <w:rPrChange w:id="1036"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1037" w:author="Jade Raposa" w:date="2024-10-17T00:14:00Z">
        <w:pPr>
          <w:pStyle w:val="Footer"/>
        </w:pPr>
      </w:pPrChange>
    </w:pPr>
    <w:ins w:id="1038" w:author="Jade Raposa" w:date="2024-10-17T00:14:00Z">
      <w:r>
        <w:rPr>
          <w:rFonts w:ascii="Georgia" w:hAnsi="Georgia"/>
        </w:rPr>
        <w:t>Database Design  |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039"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1054" w:author="Jade Raposa" w:date="2024-10-17T00:15:00Z">
        <w:pPr>
          <w:pStyle w:val="Footer"/>
        </w:pPr>
      </w:pPrChange>
    </w:pPr>
    <w:ins w:id="1055" w:author="Jade Raposa" w:date="2024-10-17T00:15:00Z">
      <w:r>
        <w:rPr>
          <w:rFonts w:ascii="Georgia" w:hAnsi="Georgia"/>
          <w:rPrChange w:id="1056" w:author="Jade Raposa" w:date="2024-10-17T00:15:00Z">
            <w:rPr/>
          </w:rPrChange>
        </w:rPr>
        <w:t xml:space="preserve">Database Design </w:t>
      </w:r>
      <w:r>
        <w:rPr>
          <w:rFonts w:ascii="Georgia" w:hAnsi="Georgia"/>
        </w:rPr>
        <w:t xml:space="preserve"> </w:t>
      </w:r>
      <w:r>
        <w:rPr>
          <w:rFonts w:ascii="Georgia" w:hAnsi="Georgia"/>
          <w:rPrChange w:id="1057" w:author="Jade Raposa" w:date="2024-10-17T00:15:00Z">
            <w:rPr/>
          </w:rPrChange>
        </w:rPr>
        <w:t xml:space="preserve">| </w:t>
      </w:r>
      <w:r>
        <w:rPr>
          <w:rFonts w:ascii="Georgia" w:hAnsi="Georgia"/>
        </w:rPr>
        <w:t xml:space="preserve"> </w:t>
      </w:r>
      <w:r>
        <w:rPr>
          <w:rFonts w:ascii="Georgia" w:hAnsi="Georgia"/>
          <w:rPrChange w:id="1058" w:author="Jade Raposa" w:date="2024-10-17T00:15:00Z">
            <w:rPr/>
          </w:rPrChange>
        </w:rPr>
        <w:t>44</w:t>
      </w:r>
    </w:ins>
    <w:r>
      <w:rPr>
        <w:rFonts w:ascii="Georgia" w:hAnsi="Georgia"/>
        <w:noProof/>
        <w:lang w:val="en-US"/>
        <w:rPrChange w:id="1059"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060" w:author="Jade Raposa" w:date="2024-10-17T00:15:00Z">
      <w:r>
        <w:rPr>
          <w:rFonts w:ascii="Georgia" w:hAnsi="Georgia"/>
          <w:rPrChange w:id="1061" w:author="Jade Raposa" w:date="2024-10-17T00:15:00Z">
            <w:rPr/>
          </w:rPrChange>
        </w:rPr>
        <w:tab/>
      </w:r>
      <w:r>
        <w:rPr>
          <w:rFonts w:ascii="Georgia" w:hAnsi="Georgia"/>
          <w:rPrChange w:id="1062"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1063" w:author="Jade Raposa" w:date="2024-10-17T00:15:00Z">
        <w:pPr>
          <w:pStyle w:val="Footer"/>
        </w:pPr>
      </w:pPrChange>
    </w:pPr>
    <w:ins w:id="1064" w:author="Jade Raposa" w:date="2024-10-17T00:15:00Z">
      <w:r>
        <w:rPr>
          <w:rFonts w:ascii="Georgia" w:hAnsi="Georgia"/>
        </w:rPr>
        <w:t>Database Design  |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065"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1082" w:author="Jade Raposa" w:date="2024-10-17T00:16:00Z">
          <w:rPr>
            <w:rFonts w:ascii="Georgia" w:hAnsi="Georgia"/>
          </w:rPr>
        </w:rPrChange>
      </w:rPr>
      <w:pPrChange w:id="1083" w:author="Jade Raposa" w:date="2024-10-17T00:16:00Z">
        <w:pPr>
          <w:pStyle w:val="Footer"/>
        </w:pPr>
      </w:pPrChange>
    </w:pPr>
    <w:ins w:id="1084" w:author="Jade Raposa" w:date="2024-10-17T00:16:00Z">
      <w:r>
        <w:rPr>
          <w:rFonts w:ascii="Georgia" w:hAnsi="Georgia"/>
          <w:rPrChange w:id="1085" w:author="Jade Raposa" w:date="2024-10-17T00:16:00Z">
            <w:rPr/>
          </w:rPrChange>
        </w:rPr>
        <w:t xml:space="preserve">Hardware Requirements </w:t>
      </w:r>
      <w:r>
        <w:rPr>
          <w:rFonts w:ascii="Georgia" w:hAnsi="Georgia"/>
        </w:rPr>
        <w:t xml:space="preserve"> </w:t>
      </w:r>
      <w:r>
        <w:rPr>
          <w:rFonts w:ascii="Georgia" w:hAnsi="Georgia"/>
          <w:rPrChange w:id="1086" w:author="Jade Raposa" w:date="2024-10-17T00:16:00Z">
            <w:rPr/>
          </w:rPrChange>
        </w:rPr>
        <w:t xml:space="preserve">| </w:t>
      </w:r>
      <w:r>
        <w:rPr>
          <w:rFonts w:ascii="Georgia" w:hAnsi="Georgia"/>
        </w:rPr>
        <w:t xml:space="preserve"> </w:t>
      </w:r>
      <w:r>
        <w:rPr>
          <w:rFonts w:ascii="Georgia" w:hAnsi="Georgia"/>
          <w:rPrChange w:id="1087" w:author="Jade Raposa" w:date="2024-10-17T00:16:00Z">
            <w:rPr/>
          </w:rPrChange>
        </w:rPr>
        <w:t>46</w:t>
      </w:r>
    </w:ins>
    <w:r>
      <w:rPr>
        <w:rFonts w:ascii="Georgia" w:hAnsi="Georgia"/>
        <w:noProof/>
        <w:lang w:val="en-US"/>
        <w:rPrChange w:id="1088"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136599714" name="Picture 113659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089" w:author="Jade Raposa" w:date="2024-10-17T00:16:00Z">
      <w:r>
        <w:rPr>
          <w:rFonts w:ascii="Georgia" w:hAnsi="Georgia"/>
          <w:lang w:val="en-US"/>
          <w:rPrChange w:id="1090" w:author="Jade Raposa" w:date="2024-10-17T00:16:00Z">
            <w:rPr/>
          </w:rPrChange>
        </w:rPr>
        <w:tab/>
      </w:r>
      <w:r>
        <w:rPr>
          <w:rFonts w:ascii="Georgia" w:hAnsi="Georgia"/>
          <w:lang w:val="en-US"/>
          <w:rPrChange w:id="1091" w:author="Jade Raposa" w:date="2024-10-17T00:16:00Z">
            <w:rPr/>
          </w:rPrChange>
        </w:rPr>
        <w:tab/>
      </w:r>
    </w:del>
    <w:del w:id="1092" w:author="Jade Raposa" w:date="2024-10-17T00:15:00Z">
      <w:r>
        <w:rPr>
          <w:rFonts w:ascii="Georgia" w:hAnsi="Georgia"/>
          <w:lang w:val="en-US"/>
          <w:rPrChange w:id="1093"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1094" w:author="Jade Raposa" w:date="2024-10-17T00:15:00Z">
        <w:pPr>
          <w:pStyle w:val="Footer"/>
        </w:pPr>
      </w:pPrChange>
    </w:pPr>
    <w:ins w:id="1095" w:author="Jade Raposa" w:date="2024-10-17T00:15:00Z">
      <w:r>
        <w:rPr>
          <w:rFonts w:ascii="Georgia" w:hAnsi="Georgia"/>
        </w:rPr>
        <w:t>Hardware Requirements  |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989699798" name="Picture 98969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096"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1102" w:author="Jade Raposa" w:date="2024-10-17T00:16:00Z">
          <w:rPr>
            <w:rFonts w:ascii="Georgia" w:hAnsi="Georgia"/>
          </w:rPr>
        </w:rPrChange>
      </w:rPr>
      <w:pPrChange w:id="1103" w:author="Jade Raposa" w:date="2024-10-17T00:16:00Z">
        <w:pPr>
          <w:pStyle w:val="Footer"/>
        </w:pPr>
      </w:pPrChange>
    </w:pPr>
    <w:ins w:id="1104" w:author="Jade Raposa" w:date="2024-10-17T00:16:00Z">
      <w:r>
        <w:rPr>
          <w:rFonts w:ascii="Georgia" w:hAnsi="Georgia"/>
          <w:rPrChange w:id="1105" w:author="Jade Raposa" w:date="2024-10-17T00:16:00Z">
            <w:rPr/>
          </w:rPrChange>
        </w:rPr>
        <w:t xml:space="preserve">System Tradeoffs </w:t>
      </w:r>
      <w:r>
        <w:rPr>
          <w:rFonts w:ascii="Georgia" w:hAnsi="Georgia"/>
        </w:rPr>
        <w:t xml:space="preserve"> </w:t>
      </w:r>
      <w:r>
        <w:rPr>
          <w:rFonts w:ascii="Georgia" w:hAnsi="Georgia"/>
          <w:rPrChange w:id="1106" w:author="Jade Raposa" w:date="2024-10-17T00:16:00Z">
            <w:rPr/>
          </w:rPrChange>
        </w:rPr>
        <w:t xml:space="preserve">| </w:t>
      </w:r>
      <w:r>
        <w:rPr>
          <w:rFonts w:ascii="Georgia" w:hAnsi="Georgia"/>
        </w:rPr>
        <w:t xml:space="preserve"> </w:t>
      </w:r>
      <w:r>
        <w:rPr>
          <w:rFonts w:ascii="Georgia" w:hAnsi="Georgia"/>
          <w:rPrChange w:id="1107" w:author="Jade Raposa" w:date="2024-10-17T00:16:00Z">
            <w:rPr/>
          </w:rPrChange>
        </w:rPr>
        <w:t>48</w:t>
      </w:r>
    </w:ins>
    <w:r>
      <w:rPr>
        <w:rFonts w:ascii="Georgia" w:hAnsi="Georgia"/>
        <w:noProof/>
        <w:lang w:val="en-US"/>
        <w:rPrChange w:id="1108"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09" w:author="Jade Raposa" w:date="2024-10-17T00:16:00Z">
      <w:r>
        <w:rPr>
          <w:rFonts w:ascii="Georgia" w:hAnsi="Georgia"/>
          <w:lang w:val="en-US"/>
          <w:rPrChange w:id="1110" w:author="Jade Raposa" w:date="2024-10-17T00:16:00Z">
            <w:rPr/>
          </w:rPrChange>
        </w:rPr>
        <w:tab/>
      </w:r>
      <w:r>
        <w:rPr>
          <w:rFonts w:ascii="Georgia" w:hAnsi="Georgia"/>
          <w:lang w:val="en-US"/>
          <w:rPrChange w:id="1111" w:author="Jade Raposa" w:date="2024-10-17T00:16:00Z">
            <w:rPr/>
          </w:rPrChange>
        </w:rPr>
        <w:tab/>
      </w:r>
      <w:r>
        <w:rPr>
          <w:rFonts w:ascii="Georgia" w:hAnsi="Georgia"/>
          <w:lang w:val="en-US"/>
          <w:rPrChange w:id="1112"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1113" w:author="Jade Raposa" w:date="2024-10-17T00:16:00Z">
        <w:pPr>
          <w:pStyle w:val="Footer"/>
        </w:pPr>
      </w:pPrChange>
    </w:pPr>
    <w:ins w:id="1114" w:author="Jade Raposa" w:date="2024-10-17T00:16:00Z">
      <w:r>
        <w:rPr>
          <w:rFonts w:ascii="Georgia" w:hAnsi="Georgia"/>
        </w:rPr>
        <w:t>Hardware Requirements  |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15"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5" w:author="Jade Raposa" w:date="2024-10-16T23:28:00Z">
          <w:rPr>
            <w:rFonts w:ascii="Georgia" w:hAnsi="Georgia"/>
          </w:rPr>
        </w:rPrChange>
      </w:rPr>
    </w:pPr>
    <w:ins w:id="46" w:author="Jade Raposa" w:date="2024-10-16T23:28:00Z">
      <w:r>
        <w:rPr>
          <w:rFonts w:ascii="Georgia" w:hAnsi="Georgia"/>
          <w:rPrChange w:id="47" w:author="Jade Raposa" w:date="2024-10-16T23:28:00Z">
            <w:rPr/>
          </w:rPrChange>
        </w:rPr>
        <w:t>Certificate Of Approval  |  v</w:t>
      </w:r>
    </w:ins>
    <w:r>
      <w:rPr>
        <w:rFonts w:ascii="Georgia" w:hAnsi="Georgia"/>
        <w:noProof/>
        <w:lang w:val="en-US"/>
        <w:rPrChange w:id="48"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9" w:author="Jade Raposa" w:date="2024-10-16T23:28:00Z"/>
    <w:sdt>
      <w:sdtPr>
        <w:rPr>
          <w:rFonts w:ascii="Georgia" w:hAnsi="Georgia"/>
          <w:lang w:val="en-US"/>
        </w:rPr>
        <w:id w:val="-890565310"/>
        <w:docPartObj>
          <w:docPartGallery w:val="AutoText"/>
        </w:docPartObj>
      </w:sdtPr>
      <w:sdtContent>
        <w:customXmlDelRangeEnd w:id="49"/>
        <w:del w:id="50" w:author="Jade Raposa" w:date="2024-10-16T21:37:00Z">
          <w:r>
            <w:rPr>
              <w:rFonts w:ascii="Georgia" w:hAnsi="Georgia"/>
              <w:lang w:val="en-US"/>
              <w:rPrChange w:id="51" w:author="Jade Raposa" w:date="2024-10-16T23:28:00Z">
                <w:rPr>
                  <w:rFonts w:ascii="Georgia" w:hAnsi="Georgia"/>
                </w:rPr>
              </w:rPrChange>
            </w:rPr>
            <w:fldChar w:fldCharType="begin"/>
          </w:r>
          <w:r>
            <w:rPr>
              <w:rFonts w:ascii="Georgia" w:hAnsi="Georgia"/>
              <w:lang w:val="en-US"/>
              <w:rPrChange w:id="52" w:author="Jade Raposa" w:date="2024-10-16T23:28:00Z">
                <w:rPr>
                  <w:rFonts w:ascii="Georgia" w:hAnsi="Georgia"/>
                </w:rPr>
              </w:rPrChange>
            </w:rPr>
            <w:delInstrText xml:space="preserve"> PAGE   \* MERGEFORMAT </w:delInstrText>
          </w:r>
          <w:r>
            <w:rPr>
              <w:rFonts w:ascii="Georgia" w:hAnsi="Georgia"/>
              <w:lang w:val="en-US"/>
              <w:rPrChange w:id="53" w:author="Jade Raposa" w:date="2024-10-16T23:28:00Z">
                <w:rPr>
                  <w:rFonts w:ascii="Georgia" w:hAnsi="Georgia"/>
                </w:rPr>
              </w:rPrChange>
            </w:rPr>
            <w:fldChar w:fldCharType="separate"/>
          </w:r>
          <w:r>
            <w:rPr>
              <w:rFonts w:ascii="Georgia" w:hAnsi="Georgia"/>
              <w:lang w:val="en-US"/>
              <w:rPrChange w:id="54" w:author="Jade Raposa" w:date="2024-10-16T23:28:00Z">
                <w:rPr>
                  <w:rFonts w:ascii="Georgia" w:hAnsi="Georgia"/>
                </w:rPr>
              </w:rPrChange>
            </w:rPr>
            <w:delText>2</w:delText>
          </w:r>
          <w:r>
            <w:rPr>
              <w:rFonts w:ascii="Georgia" w:hAnsi="Georgia"/>
              <w:lang w:val="en-US"/>
              <w:rPrChange w:id="55" w:author="Jade Raposa" w:date="2024-10-16T23:28:00Z">
                <w:rPr>
                  <w:rFonts w:ascii="Georgia" w:hAnsi="Georgia"/>
                </w:rPr>
              </w:rPrChange>
            </w:rPr>
            <w:fldChar w:fldCharType="end"/>
          </w:r>
        </w:del>
        <w:customXmlDelRangeStart w:id="56" w:author="Jade Raposa" w:date="2024-10-16T23:28:00Z"/>
      </w:sdtContent>
    </w:sdt>
    <w:customXmlDelRangeEnd w:id="56"/>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1127" w:author="Jade Raposa" w:date="2024-10-17T00:17:00Z">
          <w:rPr>
            <w:rFonts w:ascii="Georgia" w:hAnsi="Georgia"/>
          </w:rPr>
        </w:rPrChange>
      </w:rPr>
      <w:pPrChange w:id="1128" w:author="Jade Raposa" w:date="2024-10-17T00:17:00Z">
        <w:pPr>
          <w:pStyle w:val="Footer"/>
        </w:pPr>
      </w:pPrChange>
    </w:pPr>
    <w:ins w:id="1129" w:author="Jade Raposa" w:date="2024-10-17T00:17:00Z">
      <w:r>
        <w:rPr>
          <w:rFonts w:ascii="Georgia" w:hAnsi="Georgia"/>
          <w:rPrChange w:id="1130" w:author="Jade Raposa" w:date="2024-10-17T00:17:00Z">
            <w:rPr/>
          </w:rPrChange>
        </w:rPr>
        <w:t>Operational Issues</w:t>
      </w:r>
      <w:r>
        <w:rPr>
          <w:rFonts w:ascii="Georgia" w:hAnsi="Georgia"/>
        </w:rPr>
        <w:t xml:space="preserve"> </w:t>
      </w:r>
      <w:r>
        <w:rPr>
          <w:rFonts w:ascii="Georgia" w:hAnsi="Georgia"/>
          <w:rPrChange w:id="1131" w:author="Jade Raposa" w:date="2024-10-17T00:17:00Z">
            <w:rPr/>
          </w:rPrChange>
        </w:rPr>
        <w:t xml:space="preserve"> | </w:t>
      </w:r>
      <w:r>
        <w:rPr>
          <w:rFonts w:ascii="Georgia" w:hAnsi="Georgia"/>
        </w:rPr>
        <w:t xml:space="preserve"> </w:t>
      </w:r>
      <w:r>
        <w:rPr>
          <w:rFonts w:ascii="Georgia" w:hAnsi="Georgia"/>
          <w:rPrChange w:id="1132" w:author="Jade Raposa" w:date="2024-10-17T00:17:00Z">
            <w:rPr/>
          </w:rPrChange>
        </w:rPr>
        <w:t>50</w:t>
      </w:r>
    </w:ins>
    <w:r>
      <w:rPr>
        <w:rFonts w:ascii="Georgia" w:hAnsi="Georgia"/>
        <w:noProof/>
        <w:lang w:val="en-US"/>
        <w:rPrChange w:id="1133"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34" w:author="Jade Raposa" w:date="2024-10-17T00:17:00Z">
      <w:r>
        <w:rPr>
          <w:rFonts w:ascii="Georgia" w:hAnsi="Georgia"/>
          <w:lang w:val="en-US"/>
          <w:rPrChange w:id="1135" w:author="Jade Raposa" w:date="2024-10-17T00:17:00Z">
            <w:rPr/>
          </w:rPrChange>
        </w:rPr>
        <w:tab/>
      </w:r>
      <w:r>
        <w:rPr>
          <w:rFonts w:ascii="Georgia" w:hAnsi="Georgia"/>
          <w:lang w:val="en-US"/>
          <w:rPrChange w:id="1136" w:author="Jade Raposa" w:date="2024-10-17T00:17:00Z">
            <w:rPr/>
          </w:rPrChange>
        </w:rPr>
        <w:tab/>
      </w:r>
      <w:r>
        <w:rPr>
          <w:rFonts w:ascii="Georgia" w:hAnsi="Georgia"/>
          <w:lang w:val="en-US"/>
          <w:rPrChange w:id="1137"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1138" w:author="Jade Raposa" w:date="2024-10-17T00:17:00Z">
        <w:pPr>
          <w:pStyle w:val="Footer"/>
        </w:pPr>
      </w:pPrChange>
    </w:pPr>
    <w:ins w:id="1139" w:author="Jade Raposa" w:date="2024-10-17T00:17:00Z">
      <w:r>
        <w:rPr>
          <w:rFonts w:ascii="Georgia" w:hAnsi="Georgia"/>
        </w:rPr>
        <w:t>Technical Issues  |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40"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1156" w:author="Jade Raposa" w:date="2024-10-17T00:18:00Z">
        <w:pPr>
          <w:pStyle w:val="Footer"/>
        </w:pPr>
      </w:pPrChange>
    </w:pPr>
    <w:ins w:id="1157" w:author="Jade Raposa" w:date="2024-10-17T00:18:00Z">
      <w:r>
        <w:rPr>
          <w:rFonts w:ascii="Georgia" w:hAnsi="Georgia"/>
          <w:rPrChange w:id="1158" w:author="Jade Raposa" w:date="2024-10-17T00:18:00Z">
            <w:rPr/>
          </w:rPrChange>
        </w:rPr>
        <w:t>Functional Requirements</w:t>
      </w:r>
      <w:r>
        <w:rPr>
          <w:rFonts w:ascii="Georgia" w:hAnsi="Georgia"/>
        </w:rPr>
        <w:t xml:space="preserve"> </w:t>
      </w:r>
      <w:r>
        <w:rPr>
          <w:rFonts w:ascii="Georgia" w:hAnsi="Georgia"/>
          <w:rPrChange w:id="1159" w:author="Jade Raposa" w:date="2024-10-17T00:18:00Z">
            <w:rPr/>
          </w:rPrChange>
        </w:rPr>
        <w:t xml:space="preserve"> | </w:t>
      </w:r>
      <w:r>
        <w:rPr>
          <w:rFonts w:ascii="Georgia" w:hAnsi="Georgia"/>
        </w:rPr>
        <w:t xml:space="preserve"> </w:t>
      </w:r>
      <w:r>
        <w:rPr>
          <w:rFonts w:ascii="Georgia" w:hAnsi="Georgia"/>
          <w:rPrChange w:id="1160" w:author="Jade Raposa" w:date="2024-10-17T00:18:00Z">
            <w:rPr/>
          </w:rPrChange>
        </w:rPr>
        <w:t>52</w:t>
      </w:r>
    </w:ins>
    <w:r>
      <w:rPr>
        <w:rFonts w:ascii="Georgia" w:hAnsi="Georgia"/>
        <w:noProof/>
        <w:lang w:val="en-US"/>
        <w:rPrChange w:id="1161"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304406890" name="Picture 30440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62" w:author="Jade Raposa" w:date="2024-10-17T00:18:00Z">
      <w:r>
        <w:rPr>
          <w:rFonts w:ascii="Georgia" w:hAnsi="Georgia"/>
          <w:rPrChange w:id="1163" w:author="Jade Raposa" w:date="2024-10-17T00:18:00Z">
            <w:rPr/>
          </w:rPrChange>
        </w:rPr>
        <w:tab/>
      </w:r>
      <w:r>
        <w:rPr>
          <w:rFonts w:ascii="Georgia" w:hAnsi="Georgia"/>
          <w:rPrChange w:id="1164"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1165" w:author="Jade Raposa" w:date="2024-10-17T00:17:00Z">
        <w:pPr>
          <w:pStyle w:val="Footer"/>
        </w:pPr>
      </w:pPrChange>
    </w:pPr>
    <w:ins w:id="1166" w:author="Jade Raposa" w:date="2024-10-17T00:17:00Z">
      <w:r>
        <w:rPr>
          <w:rFonts w:ascii="Georgia" w:hAnsi="Georgia"/>
        </w:rPr>
        <w:t>Economic Issues  |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36218340" name="Picture 13621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67"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1326" w:author="Jade Raposa" w:date="2024-10-17T00:19:00Z">
        <w:pPr>
          <w:pStyle w:val="Footer"/>
        </w:pPr>
      </w:pPrChange>
    </w:pPr>
    <w:ins w:id="1327" w:author="Jade Raposa" w:date="2024-10-17T00:19:00Z">
      <w:r>
        <w:rPr>
          <w:rFonts w:ascii="Georgia" w:hAnsi="Georgia"/>
          <w:rPrChange w:id="1328" w:author="Jade Raposa" w:date="2024-10-17T00:19:00Z">
            <w:rPr/>
          </w:rPrChange>
        </w:rPr>
        <w:t xml:space="preserve">Functional Requirements </w:t>
      </w:r>
      <w:r>
        <w:rPr>
          <w:rFonts w:ascii="Georgia" w:hAnsi="Georgia"/>
        </w:rPr>
        <w:t xml:space="preserve"> </w:t>
      </w:r>
      <w:r>
        <w:rPr>
          <w:rFonts w:ascii="Georgia" w:hAnsi="Georgia"/>
          <w:rPrChange w:id="1329" w:author="Jade Raposa" w:date="2024-10-17T00:19:00Z">
            <w:rPr/>
          </w:rPrChange>
        </w:rPr>
        <w:t>|</w:t>
      </w:r>
      <w:r>
        <w:rPr>
          <w:rFonts w:ascii="Georgia" w:hAnsi="Georgia"/>
        </w:rPr>
        <w:t xml:space="preserve"> </w:t>
      </w:r>
      <w:r>
        <w:rPr>
          <w:rFonts w:ascii="Georgia" w:hAnsi="Georgia"/>
          <w:rPrChange w:id="1330" w:author="Jade Raposa" w:date="2024-10-17T00:19:00Z">
            <w:rPr/>
          </w:rPrChange>
        </w:rPr>
        <w:t xml:space="preserve"> 54</w:t>
      </w:r>
    </w:ins>
    <w:r>
      <w:rPr>
        <w:rFonts w:ascii="Georgia" w:hAnsi="Georgia"/>
        <w:noProof/>
        <w:lang w:val="en-US"/>
        <w:rPrChange w:id="1331"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332" w:author="Jade Raposa" w:date="2024-10-17T00:19:00Z">
      <w:r>
        <w:rPr>
          <w:rFonts w:ascii="Georgia" w:hAnsi="Georgia"/>
          <w:rPrChange w:id="1333" w:author="Jade Raposa" w:date="2024-10-17T00:19:00Z">
            <w:rPr/>
          </w:rPrChange>
        </w:rPr>
        <w:tab/>
      </w:r>
      <w:r>
        <w:rPr>
          <w:rFonts w:ascii="Georgia" w:hAnsi="Georgia"/>
          <w:rPrChange w:id="1334" w:author="Jade Raposa" w:date="2024-10-17T00:19:00Z">
            <w:rPr/>
          </w:rPrChange>
        </w:rPr>
        <w:tab/>
      </w:r>
      <w:r>
        <w:rPr>
          <w:rFonts w:ascii="Georgia" w:hAnsi="Georgia"/>
        </w:rPr>
        <w:delText>Functional Requirements | 5</w:delText>
      </w:r>
    </w:del>
    <w:del w:id="1335"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1336" w:author="Jade Raposa" w:date="2024-10-17T00:18:00Z">
        <w:pPr>
          <w:pStyle w:val="Footer"/>
        </w:pPr>
      </w:pPrChange>
    </w:pPr>
    <w:ins w:id="1337" w:author="Jade Raposa" w:date="2024-10-17T00:18:00Z">
      <w:r>
        <w:rPr>
          <w:rFonts w:ascii="Georgia" w:hAnsi="Georgia"/>
        </w:rPr>
        <w:t>Functional Requirements  |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338"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1340" w:author="Jade Raposa" w:date="2024-10-17T00:21:00Z">
        <w:pPr>
          <w:pStyle w:val="Footer"/>
        </w:pPr>
      </w:pPrChange>
    </w:pPr>
    <w:ins w:id="1341" w:author="Jade Raposa" w:date="2024-10-17T00:21:00Z">
      <w:r>
        <w:rPr>
          <w:rFonts w:ascii="Georgia" w:hAnsi="Georgia"/>
          <w:rPrChange w:id="1342" w:author="Jade Raposa" w:date="2024-10-17T00:21:00Z">
            <w:rPr/>
          </w:rPrChange>
        </w:rPr>
        <w:t xml:space="preserve">Functional Requirements </w:t>
      </w:r>
      <w:r>
        <w:rPr>
          <w:rFonts w:ascii="Georgia" w:hAnsi="Georgia"/>
        </w:rPr>
        <w:t xml:space="preserve"> </w:t>
      </w:r>
      <w:r>
        <w:rPr>
          <w:rFonts w:ascii="Georgia" w:hAnsi="Georgia"/>
          <w:rPrChange w:id="1343" w:author="Jade Raposa" w:date="2024-10-17T00:21:00Z">
            <w:rPr/>
          </w:rPrChange>
        </w:rPr>
        <w:t xml:space="preserve">| </w:t>
      </w:r>
      <w:r>
        <w:rPr>
          <w:rFonts w:ascii="Georgia" w:hAnsi="Georgia"/>
        </w:rPr>
        <w:t xml:space="preserve"> </w:t>
      </w:r>
      <w:r>
        <w:rPr>
          <w:rFonts w:ascii="Georgia" w:hAnsi="Georgia"/>
          <w:rPrChange w:id="1344" w:author="Jade Raposa" w:date="2024-10-17T00:21:00Z">
            <w:rPr/>
          </w:rPrChange>
        </w:rPr>
        <w:t>56</w:t>
      </w:r>
    </w:ins>
    <w:r>
      <w:rPr>
        <w:rFonts w:ascii="Georgia" w:hAnsi="Georgia"/>
        <w:noProof/>
        <w:lang w:val="en-US"/>
        <w:rPrChange w:id="1345"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346" w:author="Jade Raposa" w:date="2024-10-17T00:21:00Z">
      <w:r>
        <w:rPr>
          <w:rFonts w:ascii="Georgia" w:hAnsi="Georgia"/>
          <w:rPrChange w:id="1347" w:author="Jade Raposa" w:date="2024-10-17T00:21:00Z">
            <w:rPr/>
          </w:rPrChange>
        </w:rPr>
        <w:tab/>
      </w:r>
      <w:r>
        <w:rPr>
          <w:rFonts w:ascii="Georgia" w:hAnsi="Georgia"/>
          <w:rPrChange w:id="1348" w:author="Jade Raposa" w:date="2024-10-17T00:21:00Z">
            <w:rPr/>
          </w:rPrChange>
        </w:rPr>
        <w:tab/>
      </w:r>
      <w:r>
        <w:rPr>
          <w:rFonts w:ascii="Georgia" w:hAnsi="Georgia"/>
        </w:rPr>
        <w:delText>Functional Requirements | 5</w:delText>
      </w:r>
    </w:del>
    <w:del w:id="1349"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1350" w:author="Jade Raposa" w:date="2024-10-17T00:19:00Z">
        <w:pPr>
          <w:pStyle w:val="Footer"/>
        </w:pPr>
      </w:pPrChange>
    </w:pPr>
    <w:ins w:id="1351" w:author="Jade Raposa" w:date="2024-10-17T00:19:00Z">
      <w:r>
        <w:rPr>
          <w:rFonts w:ascii="Georgia" w:hAnsi="Georgia"/>
        </w:rPr>
        <w:t>Functional Requirements  |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352" w:author="Jade Raposa" w:date="2024-10-17T00:19:00Z">
      <w:r>
        <w:rPr>
          <w:rFonts w:ascii="Georgia" w:hAnsi="Georgia"/>
        </w:rPr>
        <w:tab/>
      </w:r>
      <w:r>
        <w:rPr>
          <w:rFonts w:ascii="Georgia" w:hAnsi="Georgia"/>
        </w:rPr>
        <w:tab/>
        <w:delText>Functional Requirements | 5</w:delText>
      </w:r>
    </w:del>
    <w:del w:id="1353"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1356" w:author="Jade Raposa" w:date="2024-10-17T00:19:00Z">
        <w:pPr>
          <w:pStyle w:val="Footer"/>
        </w:pPr>
      </w:pPrChange>
    </w:pPr>
    <w:ins w:id="1357" w:author="Jade Raposa" w:date="2024-10-17T00:19:00Z">
      <w:r>
        <w:rPr>
          <w:rFonts w:ascii="Georgia" w:hAnsi="Georgia"/>
        </w:rPr>
        <w:t>Functional Requirements  |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358" w:author="Jade Raposa" w:date="2024-10-17T00:20:00Z">
      <w:r>
        <w:rPr>
          <w:rFonts w:ascii="Georgia" w:hAnsi="Georgia"/>
        </w:rPr>
        <w:t>7</w:t>
      </w:r>
    </w:ins>
    <w:del w:id="1359" w:author="Jade Raposa" w:date="2024-10-17T00:19:00Z">
      <w:r>
        <w:rPr>
          <w:rFonts w:ascii="Georgia" w:hAnsi="Georgia"/>
        </w:rPr>
        <w:tab/>
      </w:r>
      <w:r>
        <w:rPr>
          <w:rFonts w:ascii="Georgia" w:hAnsi="Georgia"/>
        </w:rPr>
        <w:tab/>
        <w:delText>Functional Requirements | 5</w:delText>
      </w:r>
    </w:del>
    <w:del w:id="1360"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7" w:author="Jade Raposa" w:date="2024-10-16T21:12:00Z">
          <w:rPr/>
        </w:rPrChange>
      </w:rPr>
      <w:pPrChange w:id="58" w:author="Jade Raposa" w:date="2024-10-16T21:13:00Z">
        <w:pPr>
          <w:pStyle w:val="Header"/>
          <w:tabs>
            <w:tab w:val="clear" w:pos="4680"/>
            <w:tab w:val="clear" w:pos="9360"/>
            <w:tab w:val="right" w:pos="8640"/>
          </w:tabs>
        </w:pPr>
      </w:pPrChange>
    </w:pPr>
    <w:ins w:id="59"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60" w:author="Jade Raposa" w:date="2024-10-16T21:22:00Z">
      <w:r>
        <w:t xml:space="preserve"> </w:t>
      </w:r>
      <w:r>
        <w:rPr>
          <w:rFonts w:ascii="Georgia" w:hAnsi="Georgia"/>
        </w:rPr>
        <w:t>Capstone Project 2 Completion  |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Conclusions</w:t>
    </w:r>
    <w:ins w:id="1425" w:author="Jade Raposa" w:date="2024-10-16T22:56:00Z">
      <w:r>
        <w:rPr>
          <w:rFonts w:ascii="Georgia" w:hAnsi="Georgia"/>
        </w:rPr>
        <w:t xml:space="preserve">  </w:t>
      </w:r>
    </w:ins>
    <w:r>
      <w:rPr>
        <w:rFonts w:ascii="Georgia" w:hAnsi="Georgia"/>
      </w:rPr>
      <w:t xml:space="preserve">| </w:t>
    </w:r>
    <w:ins w:id="1426"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1427" w:author="Jade Raposa" w:date="2024-10-17T00:21:00Z">
        <w:pPr>
          <w:pStyle w:val="Footer"/>
        </w:pPr>
      </w:pPrChange>
    </w:pPr>
    <w:ins w:id="1428" w:author="Jade Raposa" w:date="2024-10-17T00:21:00Z">
      <w:r>
        <w:rPr>
          <w:rFonts w:ascii="Georgia" w:hAnsi="Georgia"/>
        </w:rPr>
        <w:t>Findings  |  58</w:t>
      </w:r>
    </w:ins>
    <w:del w:id="1429"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30"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1531" w:author="Jade Raposa" w:date="2024-10-16T22:53:00Z">
        <w:pPr>
          <w:pStyle w:val="Footer"/>
        </w:pPr>
      </w:pPrChange>
    </w:pPr>
    <w:r>
      <w:rPr>
        <w:rFonts w:ascii="Georgia" w:hAnsi="Georgia"/>
        <w:noProof/>
        <w:lang w:val="en-US"/>
        <w:rPrChange w:id="1532"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33" w:author="Jade Raposa" w:date="2024-10-16T22:53:00Z">
      <w:r>
        <w:rPr>
          <w:rFonts w:ascii="Georgia" w:hAnsi="Georgia"/>
          <w:rPrChange w:id="1534" w:author="Jade Raposa" w:date="2024-10-16T22:53:00Z">
            <w:rPr/>
          </w:rPrChange>
        </w:rPr>
        <w:t xml:space="preserve">Findings, Conclusions, and Recommendations </w:t>
      </w:r>
      <w:r>
        <w:t xml:space="preserve"> </w:t>
      </w:r>
    </w:ins>
    <w:del w:id="1535" w:author="Jade Raposa" w:date="2024-10-16T22:53:00Z">
      <w:r>
        <w:tab/>
      </w:r>
      <w:r>
        <w:tab/>
      </w:r>
    </w:del>
    <w:del w:id="1536" w:author="Jade Raposa" w:date="2024-10-16T22:52:00Z">
      <w:r>
        <w:rPr>
          <w:rFonts w:ascii="Georgia" w:hAnsi="Georgia"/>
        </w:rPr>
        <w:delText>References</w:delText>
      </w:r>
    </w:del>
    <w:r>
      <w:rPr>
        <w:rFonts w:ascii="Georgia" w:hAnsi="Georgia"/>
      </w:rPr>
      <w:t xml:space="preserve">| </w:t>
    </w:r>
    <w:del w:id="1537" w:author="Jade Raposa" w:date="2024-10-16T22:51:00Z">
      <w:r>
        <w:rPr>
          <w:rFonts w:ascii="Georgia" w:hAnsi="Georgia"/>
        </w:rPr>
        <w:delText>61</w:delText>
      </w:r>
    </w:del>
    <w:ins w:id="1538"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1539" w:author="Jade Raposa" w:date="2024-10-16T22:56:00Z">
        <w:pPr>
          <w:pStyle w:val="Footer"/>
        </w:pPr>
      </w:pPrChange>
    </w:pPr>
    <w:ins w:id="1540" w:author="Jade Raposa" w:date="2024-10-16T22:56:00Z">
      <w:r>
        <w:rPr>
          <w:rFonts w:ascii="Georgia" w:hAnsi="Georgia"/>
        </w:rPr>
        <w:t>References  |  60</w:t>
      </w:r>
    </w:ins>
    <w:del w:id="1541"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42"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583" w:author="Jade Raposa" w:date="2024-10-16T23:01:00Z">
        <w:pPr>
          <w:pStyle w:val="Footer"/>
        </w:pPr>
      </w:pPrChange>
    </w:pPr>
    <w:ins w:id="1584" w:author="Jade Raposa" w:date="2024-10-16T23:01:00Z">
      <w:r>
        <w:rPr>
          <w:rFonts w:ascii="Georgia" w:hAnsi="Georgia"/>
          <w:rPrChange w:id="1585" w:author="Jade Raposa" w:date="2024-10-16T23:01:00Z">
            <w:rPr/>
          </w:rPrChange>
        </w:rPr>
        <w:t>References  |  6</w:t>
      </w:r>
    </w:ins>
    <w:r>
      <w:rPr>
        <w:rFonts w:ascii="Georgia" w:hAnsi="Georgia"/>
        <w:noProof/>
        <w:lang w:val="en-US"/>
        <w:rPrChange w:id="1586"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87" w:author="Jade Raposa" w:date="2024-10-16T23:01:00Z">
      <w:r>
        <w:rPr>
          <w:rFonts w:ascii="Georgia" w:hAnsi="Georgia"/>
        </w:rPr>
        <w:t>2</w:t>
      </w:r>
    </w:ins>
    <w:del w:id="1588" w:author="Jade Raposa" w:date="2024-10-16T23:00:00Z">
      <w:r>
        <w:rPr>
          <w:rFonts w:ascii="Georgia" w:hAnsi="Georgia"/>
          <w:rPrChange w:id="1589" w:author="Jade Raposa" w:date="2024-10-16T23:01:00Z">
            <w:rPr/>
          </w:rPrChange>
        </w:rPr>
        <w:tab/>
      </w:r>
      <w:r>
        <w:rPr>
          <w:rFonts w:ascii="Georgia" w:hAnsi="Georgia"/>
          <w:rPrChange w:id="1590"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591" w:author="Jade Raposa" w:date="2024-10-16T23:00:00Z">
        <w:pPr>
          <w:pStyle w:val="Footer"/>
        </w:pPr>
      </w:pPrChange>
    </w:pPr>
    <w:r>
      <w:rPr>
        <w:rFonts w:ascii="Georgia" w:hAnsi="Georgia"/>
      </w:rPr>
      <w:t xml:space="preserve">References  | </w:t>
    </w:r>
    <w:ins w:id="1592" w:author="Jade Raposa" w:date="2024-10-16T23:00:00Z">
      <w:r>
        <w:rPr>
          <w:rFonts w:ascii="Georgia" w:hAnsi="Georgia"/>
        </w:rPr>
        <w:t xml:space="preserve"> </w:t>
      </w:r>
    </w:ins>
    <w:r>
      <w:rPr>
        <w:rFonts w:ascii="Georgia" w:hAnsi="Georgia"/>
      </w:rPr>
      <w:t>6</w:t>
    </w:r>
    <w:ins w:id="1593" w:author="Jade Raposa" w:date="2024-10-16T23:00:00Z">
      <w:r>
        <w:rPr>
          <w:rFonts w:ascii="Georgia" w:hAnsi="Georgia"/>
        </w:rPr>
        <w:t>1</w:t>
      </w:r>
    </w:ins>
    <w:del w:id="1594" w:author="Jade Raposa" w:date="2024-10-16T23:00:00Z">
      <w:r>
        <w:rPr>
          <w:rFonts w:ascii="Georgia" w:hAnsi="Georgia"/>
        </w:rPr>
        <w:delText>2</w:delText>
      </w:r>
      <w:r>
        <w:rPr>
          <w:rFonts w:ascii="Georgia" w:hAnsi="Georgia"/>
        </w:rPr>
        <w:tab/>
        <w:delText xml:space="preserve">                                                                                                                References| 62</w:delText>
      </w:r>
    </w:del>
    <w:del w:id="1595"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700" w:author="Jade Raposa" w:date="2024-10-16T23:01:00Z">
        <w:pPr>
          <w:pStyle w:val="Footer"/>
        </w:pPr>
      </w:pPrChange>
    </w:pPr>
    <w:ins w:id="1701" w:author="Jade Raposa" w:date="2024-10-16T23:01:00Z">
      <w:r>
        <w:rPr>
          <w:rFonts w:ascii="Georgia" w:hAnsi="Georgia"/>
          <w:rPrChange w:id="1702" w:author="Jade Raposa" w:date="2024-10-16T23:01:00Z">
            <w:rPr/>
          </w:rPrChange>
        </w:rPr>
        <w:t>References  |  6</w:t>
      </w:r>
    </w:ins>
    <w:r>
      <w:rPr>
        <w:rFonts w:ascii="Georgia" w:hAnsi="Georgia"/>
        <w:noProof/>
        <w:lang w:val="en-US"/>
        <w:rPrChange w:id="1703"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607787480" name="Picture 160778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704" w:author="Jade Raposa" w:date="2024-10-17T00:22:00Z">
      <w:r>
        <w:rPr>
          <w:rFonts w:ascii="Georgia" w:hAnsi="Georgia"/>
        </w:rPr>
        <w:t>4</w:t>
      </w:r>
    </w:ins>
    <w:del w:id="1705" w:author="Jade Raposa" w:date="2024-10-16T23:00:00Z">
      <w:r>
        <w:rPr>
          <w:rFonts w:ascii="Georgia" w:hAnsi="Georgia"/>
          <w:rPrChange w:id="1706" w:author="Jade Raposa" w:date="2024-10-16T23:01:00Z">
            <w:rPr/>
          </w:rPrChange>
        </w:rPr>
        <w:tab/>
      </w:r>
      <w:r>
        <w:rPr>
          <w:rFonts w:ascii="Georgia" w:hAnsi="Georgia"/>
          <w:rPrChange w:id="1707"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708" w:author="Jade Raposa" w:date="2024-10-16T23:03:00Z">
        <w:pPr>
          <w:pStyle w:val="Footer"/>
        </w:pPr>
      </w:pPrChange>
    </w:pPr>
    <w:ins w:id="1709" w:author="Jade Raposa" w:date="2024-10-16T23:03:00Z">
      <w:r>
        <w:rPr>
          <w:rFonts w:ascii="Georgia" w:hAnsi="Georgia"/>
        </w:rPr>
        <w:t>References</w:t>
      </w:r>
    </w:ins>
    <w:ins w:id="1710" w:author="Jade Raposa" w:date="2024-10-16T23:04:00Z">
      <w:r>
        <w:rPr>
          <w:rFonts w:ascii="Georgia" w:hAnsi="Georgia"/>
        </w:rPr>
        <w:t xml:space="preserve">  |</w:t>
      </w:r>
    </w:ins>
    <w:ins w:id="1711" w:author="Jade Raposa" w:date="2024-10-16T23:03:00Z">
      <w:r>
        <w:rPr>
          <w:rFonts w:ascii="Georgia" w:hAnsi="Georgia"/>
        </w:rPr>
        <w:t xml:space="preserve"> </w:t>
      </w:r>
    </w:ins>
    <w:ins w:id="1712" w:author="Jade Raposa" w:date="2024-10-16T23:04:00Z">
      <w:r>
        <w:rPr>
          <w:rFonts w:ascii="Georgia" w:hAnsi="Georgia"/>
        </w:rPr>
        <w:t xml:space="preserve"> </w:t>
      </w:r>
    </w:ins>
    <w:ins w:id="1713" w:author="Jade Raposa" w:date="2024-10-16T23:03:00Z">
      <w:r>
        <w:rPr>
          <w:rFonts w:ascii="Georgia" w:hAnsi="Georgia"/>
        </w:rPr>
        <w:t>6</w:t>
      </w:r>
    </w:ins>
    <w:ins w:id="1714" w:author="Jade Raposa" w:date="2024-10-17T00:22:00Z">
      <w:r>
        <w:rPr>
          <w:rFonts w:ascii="Georgia" w:hAnsi="Georgia"/>
        </w:rPr>
        <w:t>3</w:t>
      </w:r>
    </w:ins>
    <w:del w:id="1715"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997138982" name="Picture 99713898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A </w:t>
    </w:r>
    <w:ins w:id="1720" w:author="Jade Raposa" w:date="2024-10-16T23:07:00Z">
      <w:r>
        <w:rPr>
          <w:rFonts w:ascii="Georgia" w:hAnsi="Georgia"/>
        </w:rPr>
        <w:t xml:space="preserve"> </w:t>
      </w:r>
    </w:ins>
    <w:r>
      <w:rPr>
        <w:rFonts w:ascii="Georgia" w:hAnsi="Georgia"/>
      </w:rPr>
      <w:t>|</w:t>
    </w:r>
    <w:ins w:id="1721" w:author="Jade Raposa" w:date="2024-10-16T23:07:00Z">
      <w:r>
        <w:rPr>
          <w:rFonts w:ascii="Georgia" w:hAnsi="Georgia"/>
        </w:rPr>
        <w:t xml:space="preserve"> </w:t>
      </w:r>
    </w:ins>
    <w:r>
      <w:rPr>
        <w:rFonts w:ascii="Georgia" w:hAnsi="Georgia"/>
      </w:rPr>
      <w:t xml:space="preserve"> 6</w:t>
    </w:r>
    <w:ins w:id="1722" w:author="Jade Raposa" w:date="2024-10-17T00:22:00Z">
      <w:r>
        <w:rPr>
          <w:rFonts w:ascii="Georgia" w:hAnsi="Georgia"/>
        </w:rPr>
        <w:t>5</w:t>
      </w:r>
    </w:ins>
    <w:del w:id="1723"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2" w:author="Jade Raposa" w:date="2024-10-16T21:23:00Z">
      <w:r>
        <w:t xml:space="preserve"> </w:t>
      </w:r>
    </w:ins>
    <w:ins w:id="93" w:author="Jade Raposa" w:date="2024-10-16T21:37:00Z">
      <w:r>
        <w:rPr>
          <w:rFonts w:ascii="Georgia" w:hAnsi="Georgia"/>
        </w:rPr>
        <w:t>Executive Summary</w:t>
      </w:r>
    </w:ins>
    <w:ins w:id="94" w:author="Jade Raposa" w:date="2024-10-16T21:03:00Z">
      <w:r>
        <w:t xml:space="preserve"> </w:t>
      </w:r>
    </w:ins>
    <w:sdt>
      <w:sdtPr>
        <w:id w:val="575024372"/>
        <w:docPartObj>
          <w:docPartGallery w:val="AutoText"/>
        </w:docPartObj>
      </w:sdtPr>
      <w:sdtEndPr>
        <w:rPr>
          <w:rFonts w:ascii="Georgia" w:hAnsi="Georgia"/>
        </w:rPr>
      </w:sdtEndPr>
      <w:sdtContent>
        <w:ins w:id="95" w:author="Jade Raposa" w:date="2024-10-16T21:02:00Z">
          <w:r>
            <w:t xml:space="preserve"> |</w:t>
          </w:r>
        </w:ins>
        <w:ins w:id="96" w:author="Jade Raposa" w:date="2024-10-16T21:03:00Z">
          <w:r>
            <w:t xml:space="preserve">  </w:t>
          </w:r>
        </w:ins>
        <w:ins w:id="97" w:author="Jade Raposa" w:date="2024-10-16T21:47:00Z">
          <w:r>
            <w:rPr>
              <w:rFonts w:ascii="Georgia" w:hAnsi="Georgia"/>
              <w:rPrChange w:id="98" w:author="Jade Raposa" w:date="2024-10-16T21:47:00Z">
                <w:rPr/>
              </w:rPrChange>
            </w:rPr>
            <w:t>vii</w:t>
          </w:r>
        </w:ins>
        <w:del w:id="99"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724" w:author="Jade Raposa" w:date="2024-10-17T00:24:00Z">
        <w:pPr>
          <w:pStyle w:val="Footer"/>
        </w:pPr>
      </w:pPrChange>
    </w:pPr>
    <w:ins w:id="1725" w:author="Jade Raposa" w:date="2024-10-17T00:24:00Z">
      <w:r>
        <w:rPr>
          <w:rFonts w:ascii="Georgia" w:hAnsi="Georgia"/>
          <w:rPrChange w:id="1726" w:author="Jade Raposa" w:date="2024-10-17T00:24:00Z">
            <w:rPr/>
          </w:rPrChange>
        </w:rPr>
        <w:t>Appendix B</w:t>
      </w:r>
      <w:r>
        <w:rPr>
          <w:rFonts w:ascii="Georgia" w:hAnsi="Georgia"/>
        </w:rPr>
        <w:t xml:space="preserve"> </w:t>
      </w:r>
      <w:r>
        <w:rPr>
          <w:rFonts w:ascii="Georgia" w:hAnsi="Georgia"/>
          <w:rPrChange w:id="1727" w:author="Jade Raposa" w:date="2024-10-17T00:24:00Z">
            <w:rPr/>
          </w:rPrChange>
        </w:rPr>
        <w:t xml:space="preserve"> | </w:t>
      </w:r>
      <w:r>
        <w:rPr>
          <w:rFonts w:ascii="Georgia" w:hAnsi="Georgia"/>
        </w:rPr>
        <w:t xml:space="preserve"> </w:t>
      </w:r>
      <w:r>
        <w:rPr>
          <w:rFonts w:ascii="Georgia" w:hAnsi="Georgia"/>
          <w:rPrChange w:id="1728" w:author="Jade Raposa" w:date="2024-10-17T00:24:00Z">
            <w:rPr/>
          </w:rPrChange>
        </w:rPr>
        <w:t>67</w:t>
      </w:r>
    </w:ins>
    <w:r>
      <w:rPr>
        <w:rFonts w:ascii="Georgia" w:hAnsi="Georgia"/>
        <w:noProof/>
        <w:lang w:val="en-US"/>
        <w:rPrChange w:id="1729"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30" w:author="Jade Raposa" w:date="2024-10-17T00:24:00Z">
      <w:r>
        <w:rPr>
          <w:rFonts w:ascii="Georgia" w:hAnsi="Georgia"/>
          <w:rPrChange w:id="1731" w:author="Jade Raposa" w:date="2024-10-17T00:24:00Z">
            <w:rPr/>
          </w:rPrChange>
        </w:rPr>
        <w:tab/>
      </w:r>
      <w:r>
        <w:rPr>
          <w:rFonts w:ascii="Georgia" w:hAnsi="Georgia"/>
          <w:rPrChange w:id="1732" w:author="Jade Raposa" w:date="2024-10-17T00:24:00Z">
            <w:rPr/>
          </w:rPrChange>
        </w:rPr>
        <w:tab/>
      </w:r>
    </w:del>
    <w:del w:id="1733"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734" w:author="Jade Raposa" w:date="2024-10-17T00:23:00Z">
        <w:pPr>
          <w:pStyle w:val="Footer"/>
        </w:pPr>
      </w:pPrChange>
    </w:pPr>
    <w:ins w:id="1735" w:author="Jade Raposa" w:date="2024-10-17T00:23:00Z">
      <w:r>
        <w:rPr>
          <w:rFonts w:ascii="Georgia" w:hAnsi="Georgia"/>
        </w:rPr>
        <w:t>Appendix B  |  66</w:t>
      </w:r>
    </w:ins>
    <w:del w:id="1736" w:author="Jade Raposa" w:date="2024-10-17T00:23:00Z">
      <w:r>
        <w:rPr>
          <w:rFonts w:ascii="Georgia" w:hAnsi="Georgia"/>
        </w:rPr>
        <w:tab/>
      </w:r>
    </w:del>
    <w:r>
      <w:rPr>
        <w:rFonts w:ascii="Georgia" w:hAnsi="Georgia"/>
      </w:rPr>
      <w:t xml:space="preserve">                                                                                                                                             </w:t>
    </w:r>
    <w:del w:id="1737"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38"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739" w:author="Jade Raposa" w:date="2024-10-17T00:24:00Z">
        <w:pPr>
          <w:pStyle w:val="Footer"/>
        </w:pPr>
      </w:pPrChange>
    </w:pPr>
    <w:ins w:id="1740" w:author="Jade Raposa" w:date="2024-10-17T00:24:00Z">
      <w:r>
        <w:rPr>
          <w:rFonts w:ascii="Georgia" w:hAnsi="Georgia"/>
          <w:rPrChange w:id="1741" w:author="Jade Raposa" w:date="2024-10-17T00:24:00Z">
            <w:rPr/>
          </w:rPrChange>
        </w:rPr>
        <w:t>Appendix C</w:t>
      </w:r>
      <w:r>
        <w:rPr>
          <w:rFonts w:ascii="Georgia" w:hAnsi="Georgia"/>
        </w:rPr>
        <w:t xml:space="preserve"> </w:t>
      </w:r>
      <w:r>
        <w:rPr>
          <w:rFonts w:ascii="Georgia" w:hAnsi="Georgia"/>
          <w:rPrChange w:id="1742" w:author="Jade Raposa" w:date="2024-10-17T00:24:00Z">
            <w:rPr/>
          </w:rPrChange>
        </w:rPr>
        <w:t xml:space="preserve"> |</w:t>
      </w:r>
      <w:r>
        <w:rPr>
          <w:rFonts w:ascii="Georgia" w:hAnsi="Georgia"/>
        </w:rPr>
        <w:t xml:space="preserve"> </w:t>
      </w:r>
      <w:r>
        <w:rPr>
          <w:rFonts w:ascii="Georgia" w:hAnsi="Georgia"/>
          <w:rPrChange w:id="1743" w:author="Jade Raposa" w:date="2024-10-17T00:24:00Z">
            <w:rPr/>
          </w:rPrChange>
        </w:rPr>
        <w:t xml:space="preserve"> 68</w:t>
      </w:r>
    </w:ins>
    <w:r>
      <w:rPr>
        <w:rFonts w:ascii="Georgia" w:hAnsi="Georgia"/>
        <w:noProof/>
        <w:lang w:val="en-US"/>
        <w:rPrChange w:id="1744"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45" w:author="Jade Raposa" w:date="2024-10-17T00:24:00Z">
      <w:r>
        <w:rPr>
          <w:rFonts w:ascii="Georgia" w:hAnsi="Georgia"/>
          <w:rPrChange w:id="1746" w:author="Jade Raposa" w:date="2024-10-17T00:24:00Z">
            <w:rPr/>
          </w:rPrChange>
        </w:rPr>
        <w:tab/>
      </w:r>
      <w:r>
        <w:rPr>
          <w:rFonts w:ascii="Georgia" w:hAnsi="Georgia"/>
          <w:rPrChange w:id="1747"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748" w:author="Jade Raposa" w:date="2024-10-17T00:28:00Z">
        <w:pPr>
          <w:pStyle w:val="Footer"/>
        </w:pPr>
      </w:pPrChange>
    </w:pPr>
    <w:ins w:id="1749" w:author="Jade Raposa" w:date="2024-10-17T00:28:00Z">
      <w:r>
        <w:rPr>
          <w:rFonts w:ascii="Georgia" w:hAnsi="Georgia"/>
        </w:rPr>
        <w:t>Appendix C</w:t>
      </w:r>
    </w:ins>
    <w:ins w:id="1750" w:author="Jade Raposa" w:date="2024-10-17T00:29:00Z">
      <w:r>
        <w:rPr>
          <w:rFonts w:ascii="Georgia" w:hAnsi="Georgia"/>
        </w:rPr>
        <w:t xml:space="preserve">  </w:t>
      </w:r>
    </w:ins>
    <w:ins w:id="1751" w:author="Jade Raposa" w:date="2024-10-17T00:28:00Z">
      <w:r>
        <w:rPr>
          <w:rFonts w:ascii="Georgia" w:hAnsi="Georgia"/>
        </w:rPr>
        <w:t xml:space="preserve">| </w:t>
      </w:r>
    </w:ins>
    <w:ins w:id="1752" w:author="Jade Raposa" w:date="2024-10-17T00:29:00Z">
      <w:r>
        <w:rPr>
          <w:rFonts w:ascii="Georgia" w:hAnsi="Georgia"/>
        </w:rPr>
        <w:t xml:space="preserve"> </w:t>
      </w:r>
    </w:ins>
    <w:ins w:id="1753" w:author="Jade Raposa" w:date="2024-10-17T00:28:00Z">
      <w:r>
        <w:rPr>
          <w:rFonts w:ascii="Georgia" w:hAnsi="Georgia"/>
        </w:rPr>
        <w:t>70</w:t>
      </w:r>
    </w:ins>
    <w:del w:id="1754"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55"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830" w:author="Jade Raposa" w:date="2024-10-17T00:25:00Z">
        <w:pPr>
          <w:pStyle w:val="Footer"/>
        </w:pPr>
      </w:pPrChange>
    </w:pPr>
    <w:ins w:id="1831" w:author="Jade Raposa" w:date="2024-10-17T00:25:00Z">
      <w:r>
        <w:rPr>
          <w:rFonts w:ascii="Georgia" w:hAnsi="Georgia"/>
        </w:rPr>
        <w:t>Appendix C  |  7</w:t>
      </w:r>
    </w:ins>
    <w:r>
      <w:rPr>
        <w:rFonts w:ascii="Georgia" w:hAnsi="Georgia"/>
        <w:noProof/>
        <w:lang w:val="en-US"/>
        <w:rPrChange w:id="1832"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833" w:author="Jade Raposa" w:date="2024-10-17T00:39:00Z">
      <w:r>
        <w:rPr>
          <w:rFonts w:ascii="Georgia" w:hAnsi="Georgia"/>
        </w:rPr>
        <w:t>0</w:t>
      </w:r>
    </w:ins>
    <w:del w:id="1834" w:author="Jade Raposa" w:date="2024-10-17T00:25:00Z">
      <w:r>
        <w:rPr>
          <w:rFonts w:ascii="Georgia" w:hAnsi="Georgia"/>
          <w:rPrChange w:id="1835" w:author="Jade Raposa" w:date="2024-10-17T00:25:00Z">
            <w:rPr/>
          </w:rPrChange>
        </w:rPr>
        <w:tab/>
      </w:r>
      <w:r>
        <w:rPr>
          <w:rFonts w:ascii="Georgia" w:hAnsi="Georgia"/>
          <w:rPrChange w:id="1836"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837" w:author="Jade Raposa" w:date="2024-10-17T00:28:00Z">
        <w:pPr>
          <w:pStyle w:val="Footer"/>
        </w:pPr>
      </w:pPrChange>
    </w:pPr>
    <w:ins w:id="1838" w:author="Jade Raposa" w:date="2024-10-17T00:28:00Z">
      <w:r>
        <w:rPr>
          <w:rFonts w:ascii="Georgia" w:hAnsi="Georgia"/>
        </w:rPr>
        <w:t>Appendix C</w:t>
      </w:r>
    </w:ins>
    <w:ins w:id="1839" w:author="Jade Raposa" w:date="2024-10-17T00:29:00Z">
      <w:r>
        <w:rPr>
          <w:rFonts w:ascii="Georgia" w:hAnsi="Georgia"/>
        </w:rPr>
        <w:t xml:space="preserve">  </w:t>
      </w:r>
    </w:ins>
    <w:ins w:id="1840" w:author="Jade Raposa" w:date="2024-10-17T00:28:00Z">
      <w:r>
        <w:rPr>
          <w:rFonts w:ascii="Georgia" w:hAnsi="Georgia"/>
        </w:rPr>
        <w:t xml:space="preserve">| </w:t>
      </w:r>
    </w:ins>
    <w:ins w:id="1841" w:author="Jade Raposa" w:date="2024-10-17T00:29:00Z">
      <w:r>
        <w:rPr>
          <w:rFonts w:ascii="Georgia" w:hAnsi="Georgia"/>
        </w:rPr>
        <w:t xml:space="preserve"> </w:t>
      </w:r>
    </w:ins>
    <w:ins w:id="1842" w:author="Jade Raposa" w:date="2024-10-17T00:39:00Z">
      <w:r>
        <w:rPr>
          <w:rFonts w:ascii="Georgia" w:hAnsi="Georgia"/>
        </w:rPr>
        <w:t>69</w:t>
      </w:r>
    </w:ins>
    <w:del w:id="1843"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44"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846" w:author="Jade Raposa" w:date="2024-10-17T00:31:00Z">
        <w:pPr>
          <w:pStyle w:val="Footer"/>
        </w:pPr>
      </w:pPrChange>
    </w:pPr>
    <w:ins w:id="1847" w:author="Jade Raposa" w:date="2024-10-17T00:31:00Z">
      <w:r>
        <w:rPr>
          <w:rFonts w:ascii="Georgia" w:hAnsi="Georgia"/>
          <w:rPrChange w:id="1848" w:author="Jade Raposa" w:date="2024-10-17T00:31:00Z">
            <w:rPr/>
          </w:rPrChange>
        </w:rPr>
        <w:t>Appendix C</w:t>
      </w:r>
      <w:r>
        <w:rPr>
          <w:rFonts w:ascii="Georgia" w:hAnsi="Georgia"/>
        </w:rPr>
        <w:t xml:space="preserve"> </w:t>
      </w:r>
      <w:r>
        <w:rPr>
          <w:rFonts w:ascii="Georgia" w:hAnsi="Georgia"/>
          <w:rPrChange w:id="1849" w:author="Jade Raposa" w:date="2024-10-17T00:31:00Z">
            <w:rPr/>
          </w:rPrChange>
        </w:rPr>
        <w:t xml:space="preserve"> |</w:t>
      </w:r>
      <w:r>
        <w:rPr>
          <w:rFonts w:ascii="Georgia" w:hAnsi="Georgia"/>
        </w:rPr>
        <w:t xml:space="preserve"> </w:t>
      </w:r>
      <w:r>
        <w:rPr>
          <w:rFonts w:ascii="Georgia" w:hAnsi="Georgia"/>
          <w:rPrChange w:id="1850" w:author="Jade Raposa" w:date="2024-10-17T00:31:00Z">
            <w:rPr/>
          </w:rPrChange>
        </w:rPr>
        <w:t xml:space="preserve"> 7</w:t>
      </w:r>
    </w:ins>
    <w:r>
      <w:rPr>
        <w:rFonts w:ascii="Georgia" w:hAnsi="Georgia"/>
        <w:noProof/>
        <w:lang w:val="en-US"/>
        <w:rPrChange w:id="1851"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852" w:author="Jade Raposa" w:date="2024-10-17T00:44:00Z">
      <w:r>
        <w:rPr>
          <w:rFonts w:ascii="Georgia" w:hAnsi="Georgia"/>
        </w:rPr>
        <w:t>2</w:t>
      </w:r>
    </w:ins>
    <w:del w:id="1853" w:author="Jade Raposa" w:date="2024-10-17T00:31:00Z">
      <w:r>
        <w:rPr>
          <w:rFonts w:ascii="Georgia" w:hAnsi="Georgia"/>
          <w:rPrChange w:id="1854" w:author="Jade Raposa" w:date="2024-10-17T00:31:00Z">
            <w:rPr/>
          </w:rPrChange>
        </w:rPr>
        <w:tab/>
      </w:r>
      <w:r>
        <w:rPr>
          <w:rFonts w:ascii="Georgia" w:hAnsi="Georgia"/>
          <w:rPrChange w:id="1855"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856" w:author="Jade Raposa" w:date="2024-10-17T00:28:00Z">
        <w:pPr>
          <w:pStyle w:val="Footer"/>
        </w:pPr>
      </w:pPrChange>
    </w:pPr>
    <w:ins w:id="1857" w:author="Jade Raposa" w:date="2024-10-17T00:28:00Z">
      <w:r>
        <w:rPr>
          <w:rFonts w:ascii="Georgia" w:hAnsi="Georgia"/>
        </w:rPr>
        <w:t>Appendix C</w:t>
      </w:r>
    </w:ins>
    <w:ins w:id="1858" w:author="Jade Raposa" w:date="2024-10-17T00:29:00Z">
      <w:r>
        <w:rPr>
          <w:rFonts w:ascii="Georgia" w:hAnsi="Georgia"/>
        </w:rPr>
        <w:t xml:space="preserve">  </w:t>
      </w:r>
    </w:ins>
    <w:ins w:id="1859" w:author="Jade Raposa" w:date="2024-10-17T00:28:00Z">
      <w:r>
        <w:rPr>
          <w:rFonts w:ascii="Georgia" w:hAnsi="Georgia"/>
        </w:rPr>
        <w:t xml:space="preserve">| </w:t>
      </w:r>
    </w:ins>
    <w:ins w:id="1860" w:author="Jade Raposa" w:date="2024-10-17T00:29:00Z">
      <w:r>
        <w:rPr>
          <w:rFonts w:ascii="Georgia" w:hAnsi="Georgia"/>
        </w:rPr>
        <w:t xml:space="preserve"> </w:t>
      </w:r>
    </w:ins>
    <w:ins w:id="1861" w:author="Jade Raposa" w:date="2024-10-17T00:39:00Z">
      <w:r>
        <w:rPr>
          <w:rFonts w:ascii="Georgia" w:hAnsi="Georgia"/>
        </w:rPr>
        <w:t>7</w:t>
      </w:r>
    </w:ins>
    <w:ins w:id="1862" w:author="Jade Raposa" w:date="2024-10-17T00:40:00Z">
      <w:r>
        <w:rPr>
          <w:rFonts w:ascii="Georgia" w:hAnsi="Georgia"/>
        </w:rPr>
        <w:t>1</w:t>
      </w:r>
    </w:ins>
    <w:del w:id="1863"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64"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869" w:author="Jade Raposa" w:date="2024-10-17T00:42:00Z">
      <w:r>
        <w:rPr>
          <w:rFonts w:ascii="Georgia" w:hAnsi="Georgia"/>
        </w:rPr>
        <w:t>2</w:t>
      </w:r>
    </w:ins>
    <w:del w:id="1870"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871" w:author="Jade Raposa" w:date="2024-10-17T00:28:00Z">
        <w:pPr>
          <w:pStyle w:val="Footer"/>
        </w:pPr>
      </w:pPrChange>
    </w:pPr>
    <w:ins w:id="1872" w:author="Jade Raposa" w:date="2024-10-17T00:28:00Z">
      <w:r>
        <w:rPr>
          <w:rFonts w:ascii="Georgia" w:hAnsi="Georgia"/>
        </w:rPr>
        <w:t xml:space="preserve">Appendix </w:t>
      </w:r>
    </w:ins>
    <w:ins w:id="1873" w:author="Jade Raposa" w:date="2024-10-17T00:50:00Z">
      <w:r>
        <w:rPr>
          <w:rFonts w:ascii="Georgia" w:hAnsi="Georgia"/>
        </w:rPr>
        <w:t>D</w:t>
      </w:r>
    </w:ins>
    <w:ins w:id="1874" w:author="Jade Raposa" w:date="2024-10-17T00:29:00Z">
      <w:r>
        <w:rPr>
          <w:rFonts w:ascii="Georgia" w:hAnsi="Georgia"/>
        </w:rPr>
        <w:t xml:space="preserve">  </w:t>
      </w:r>
    </w:ins>
    <w:ins w:id="1875" w:author="Jade Raposa" w:date="2024-10-17T00:28:00Z">
      <w:r>
        <w:rPr>
          <w:rFonts w:ascii="Georgia" w:hAnsi="Georgia"/>
        </w:rPr>
        <w:t xml:space="preserve">| </w:t>
      </w:r>
    </w:ins>
    <w:ins w:id="1876" w:author="Jade Raposa" w:date="2024-10-17T00:29:00Z">
      <w:r>
        <w:rPr>
          <w:rFonts w:ascii="Georgia" w:hAnsi="Georgia"/>
        </w:rPr>
        <w:t xml:space="preserve"> </w:t>
      </w:r>
    </w:ins>
    <w:ins w:id="1877" w:author="Jade Raposa" w:date="2024-10-17T00:39:00Z">
      <w:r>
        <w:rPr>
          <w:rFonts w:ascii="Georgia" w:hAnsi="Georgia"/>
        </w:rPr>
        <w:t>7</w:t>
      </w:r>
    </w:ins>
    <w:ins w:id="1878" w:author="Jade Raposa" w:date="2024-10-17T00:50:00Z">
      <w:r>
        <w:rPr>
          <w:rFonts w:ascii="Georgia" w:hAnsi="Georgia"/>
        </w:rPr>
        <w:t>3</w:t>
      </w:r>
    </w:ins>
    <w:del w:id="1879"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80"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100" w:author="Jade Raposa" w:date="2024-10-16T21:12:00Z">
          <w:rPr/>
        </w:rPrChange>
      </w:rPr>
      <w:pPrChange w:id="101" w:author="Jade Raposa" w:date="2024-10-16T21:13:00Z">
        <w:pPr>
          <w:pStyle w:val="Header"/>
          <w:tabs>
            <w:tab w:val="clear" w:pos="4680"/>
            <w:tab w:val="clear" w:pos="9360"/>
            <w:tab w:val="right" w:pos="8640"/>
          </w:tabs>
        </w:pPr>
      </w:pPrChange>
    </w:pPr>
    <w:ins w:id="102"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3" w:author="Jade Raposa" w:date="2024-10-16T21:22:00Z">
      <w:r>
        <w:t xml:space="preserve"> </w:t>
      </w:r>
    </w:ins>
    <w:ins w:id="104" w:author="Jade Raposa" w:date="2024-10-16T21:36:00Z">
      <w:r>
        <w:rPr>
          <w:rFonts w:ascii="Georgia" w:hAnsi="Georgia"/>
        </w:rPr>
        <w:t>Executive Summary</w:t>
      </w:r>
    </w:ins>
    <w:ins w:id="105" w:author="Jade Raposa" w:date="2024-10-16T21:22:00Z">
      <w:r>
        <w:rPr>
          <w:rFonts w:ascii="Georgia" w:hAnsi="Georgia"/>
        </w:rPr>
        <w:t xml:space="preserve">  |  </w:t>
      </w:r>
    </w:ins>
    <w:ins w:id="106" w:author="Jade Raposa" w:date="2024-10-16T21:37:00Z">
      <w:r>
        <w:rPr>
          <w:rFonts w:ascii="Georgia" w:hAnsi="Georgia"/>
        </w:rPr>
        <w:t>v</w:t>
      </w:r>
    </w:ins>
    <w:ins w:id="107"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940" w:author="Jade Raposa" w:date="2024-10-17T00:48:00Z">
        <w:pPr>
          <w:pStyle w:val="Footer"/>
        </w:pPr>
      </w:pPrChange>
    </w:pPr>
    <w:ins w:id="1941" w:author="Jade Raposa" w:date="2024-10-17T00:48:00Z">
      <w:r>
        <w:rPr>
          <w:rFonts w:ascii="Georgia" w:hAnsi="Georgia"/>
          <w:rPrChange w:id="1942" w:author="Jade Raposa" w:date="2024-10-17T00:48:00Z">
            <w:rPr/>
          </w:rPrChange>
        </w:rPr>
        <w:t xml:space="preserve">Appendix D </w:t>
      </w:r>
      <w:r>
        <w:rPr>
          <w:rFonts w:ascii="Georgia" w:hAnsi="Georgia"/>
        </w:rPr>
        <w:t xml:space="preserve"> </w:t>
      </w:r>
      <w:r>
        <w:rPr>
          <w:rFonts w:ascii="Georgia" w:hAnsi="Georgia"/>
          <w:rPrChange w:id="1943" w:author="Jade Raposa" w:date="2024-10-17T00:48:00Z">
            <w:rPr/>
          </w:rPrChange>
        </w:rPr>
        <w:t>|</w:t>
      </w:r>
      <w:r>
        <w:rPr>
          <w:rFonts w:ascii="Georgia" w:hAnsi="Georgia"/>
        </w:rPr>
        <w:t xml:space="preserve"> </w:t>
      </w:r>
      <w:r>
        <w:rPr>
          <w:rFonts w:ascii="Georgia" w:hAnsi="Georgia"/>
          <w:rPrChange w:id="1944" w:author="Jade Raposa" w:date="2024-10-17T00:48:00Z">
            <w:rPr/>
          </w:rPrChange>
        </w:rPr>
        <w:t xml:space="preserve"> 74</w:t>
      </w:r>
    </w:ins>
    <w:r>
      <w:rPr>
        <w:rFonts w:ascii="Georgia" w:hAnsi="Georgia"/>
        <w:noProof/>
        <w:lang w:val="en-US"/>
        <w:rPrChange w:id="1945"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46" w:author="Jade Raposa" w:date="2024-10-17T00:48:00Z">
      <w:r>
        <w:rPr>
          <w:rFonts w:ascii="Georgia" w:hAnsi="Georgia"/>
          <w:rPrChange w:id="1947" w:author="Jade Raposa" w:date="2024-10-17T00:48:00Z">
            <w:rPr/>
          </w:rPrChange>
        </w:rPr>
        <w:tab/>
      </w:r>
      <w:r>
        <w:rPr>
          <w:rFonts w:ascii="Georgia" w:hAnsi="Georgia"/>
          <w:rPrChange w:id="1948"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2043" w:author="Jade Raposa" w:date="2024-10-17T00:46:00Z">
        <w:pPr>
          <w:pStyle w:val="Footer"/>
        </w:pPr>
      </w:pPrChange>
    </w:pPr>
    <w:ins w:id="2044" w:author="Jade Raposa" w:date="2024-10-17T00:46:00Z">
      <w:r>
        <w:rPr>
          <w:rFonts w:ascii="Georgia" w:hAnsi="Georgia"/>
          <w:rPrChange w:id="2045" w:author="Jade Raposa" w:date="2024-10-17T00:46:00Z">
            <w:rPr/>
          </w:rPrChange>
        </w:rPr>
        <w:t>Appendix D</w:t>
      </w:r>
      <w:r>
        <w:rPr>
          <w:rFonts w:ascii="Georgia" w:hAnsi="Georgia"/>
        </w:rPr>
        <w:t xml:space="preserve"> </w:t>
      </w:r>
      <w:r>
        <w:rPr>
          <w:rFonts w:ascii="Georgia" w:hAnsi="Georgia"/>
          <w:rPrChange w:id="2046" w:author="Jade Raposa" w:date="2024-10-17T00:46:00Z">
            <w:rPr/>
          </w:rPrChange>
        </w:rPr>
        <w:t xml:space="preserve"> | </w:t>
      </w:r>
      <w:r>
        <w:rPr>
          <w:rFonts w:ascii="Georgia" w:hAnsi="Georgia"/>
        </w:rPr>
        <w:t xml:space="preserve"> </w:t>
      </w:r>
      <w:r>
        <w:rPr>
          <w:rFonts w:ascii="Georgia" w:hAnsi="Georgia"/>
          <w:rPrChange w:id="2047" w:author="Jade Raposa" w:date="2024-10-17T00:46:00Z">
            <w:rPr/>
          </w:rPrChange>
        </w:rPr>
        <w:t>7</w:t>
      </w:r>
    </w:ins>
    <w:r>
      <w:rPr>
        <w:rFonts w:ascii="Georgia" w:hAnsi="Georgia"/>
        <w:noProof/>
        <w:lang w:val="en-US"/>
        <w:rPrChange w:id="2048"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2049" w:author="Jade Raposa" w:date="2024-10-17T00:47:00Z">
      <w:r>
        <w:rPr>
          <w:rFonts w:ascii="Georgia" w:hAnsi="Georgia"/>
        </w:rPr>
        <w:t>5</w:t>
      </w:r>
    </w:ins>
    <w:del w:id="2050" w:author="Jade Raposa" w:date="2024-10-17T00:46:00Z">
      <w:r>
        <w:rPr>
          <w:rFonts w:ascii="Georgia" w:hAnsi="Georgia"/>
          <w:rPrChange w:id="2051" w:author="Jade Raposa" w:date="2024-10-17T00:46:00Z">
            <w:rPr/>
          </w:rPrChange>
        </w:rPr>
        <w:tab/>
      </w:r>
      <w:r>
        <w:rPr>
          <w:rFonts w:ascii="Georgia" w:hAnsi="Georgia"/>
          <w:rPrChange w:id="2052" w:author="Jade Raposa" w:date="2024-10-17T00:46:00Z">
            <w:rPr/>
          </w:rPrChange>
        </w:rPr>
        <w:tab/>
      </w:r>
      <w:r>
        <w:rPr>
          <w:rFonts w:ascii="Georgia" w:hAnsi="Georgia"/>
        </w:rPr>
        <w:delText>Appendix D | 73</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2053" w:author="Jade Raposa" w:date="2024-10-17T00:28:00Z">
        <w:pPr>
          <w:pStyle w:val="Footer"/>
        </w:pPr>
      </w:pPrChange>
    </w:pPr>
    <w:ins w:id="2054" w:author="Jade Raposa" w:date="2024-10-17T00:28:00Z">
      <w:r>
        <w:rPr>
          <w:rFonts w:ascii="Georgia" w:hAnsi="Georgia"/>
        </w:rPr>
        <w:t xml:space="preserve">Appendix </w:t>
      </w:r>
    </w:ins>
    <w:ins w:id="2055" w:author="Jade Raposa" w:date="2024-10-17T00:50:00Z">
      <w:r>
        <w:rPr>
          <w:rFonts w:ascii="Georgia" w:hAnsi="Georgia"/>
        </w:rPr>
        <w:t>D</w:t>
      </w:r>
    </w:ins>
    <w:ins w:id="2056" w:author="Jade Raposa" w:date="2024-10-17T00:29:00Z">
      <w:r>
        <w:rPr>
          <w:rFonts w:ascii="Georgia" w:hAnsi="Georgia"/>
        </w:rPr>
        <w:t xml:space="preserve">  </w:t>
      </w:r>
    </w:ins>
    <w:ins w:id="2057" w:author="Jade Raposa" w:date="2024-10-17T00:28:00Z">
      <w:r>
        <w:rPr>
          <w:rFonts w:ascii="Georgia" w:hAnsi="Georgia"/>
        </w:rPr>
        <w:t xml:space="preserve">| </w:t>
      </w:r>
    </w:ins>
    <w:ins w:id="2058" w:author="Jade Raposa" w:date="2024-10-17T00:29:00Z">
      <w:r>
        <w:rPr>
          <w:rFonts w:ascii="Georgia" w:hAnsi="Georgia"/>
        </w:rPr>
        <w:t xml:space="preserve"> </w:t>
      </w:r>
    </w:ins>
    <w:ins w:id="2059" w:author="Jade Raposa" w:date="2024-10-17T00:39:00Z">
      <w:r>
        <w:rPr>
          <w:rFonts w:ascii="Georgia" w:hAnsi="Georgia"/>
        </w:rPr>
        <w:t>7</w:t>
      </w:r>
    </w:ins>
    <w:ins w:id="2060" w:author="Jade Raposa" w:date="2024-10-17T00:52:00Z">
      <w:r>
        <w:rPr>
          <w:rFonts w:ascii="Georgia" w:hAnsi="Georgia"/>
        </w:rPr>
        <w:t>5</w:t>
      </w:r>
    </w:ins>
    <w:del w:id="2061"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62"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2149" w:author="Jade Raposa" w:date="2024-10-17T00:28:00Z">
        <w:pPr>
          <w:pStyle w:val="Footer"/>
        </w:pPr>
      </w:pPrChange>
    </w:pPr>
    <w:ins w:id="2150" w:author="Jade Raposa" w:date="2024-10-17T00:28:00Z">
      <w:r>
        <w:rPr>
          <w:rFonts w:ascii="Georgia" w:hAnsi="Georgia"/>
        </w:rPr>
        <w:t xml:space="preserve">Appendix </w:t>
      </w:r>
    </w:ins>
    <w:ins w:id="2151" w:author="Jade Raposa" w:date="2024-10-17T00:50:00Z">
      <w:r>
        <w:rPr>
          <w:rFonts w:ascii="Georgia" w:hAnsi="Georgia"/>
        </w:rPr>
        <w:t>D</w:t>
      </w:r>
    </w:ins>
    <w:ins w:id="2152" w:author="Jade Raposa" w:date="2024-10-17T00:29:00Z">
      <w:r>
        <w:rPr>
          <w:rFonts w:ascii="Georgia" w:hAnsi="Georgia"/>
        </w:rPr>
        <w:t xml:space="preserve">  </w:t>
      </w:r>
    </w:ins>
    <w:ins w:id="2153" w:author="Jade Raposa" w:date="2024-10-17T00:28:00Z">
      <w:r>
        <w:rPr>
          <w:rFonts w:ascii="Georgia" w:hAnsi="Georgia"/>
        </w:rPr>
        <w:t xml:space="preserve">| </w:t>
      </w:r>
    </w:ins>
    <w:ins w:id="2154" w:author="Jade Raposa" w:date="2024-10-17T00:29:00Z">
      <w:r>
        <w:rPr>
          <w:rFonts w:ascii="Georgia" w:hAnsi="Georgia"/>
        </w:rPr>
        <w:t xml:space="preserve"> </w:t>
      </w:r>
    </w:ins>
    <w:ins w:id="2155" w:author="Jade Raposa" w:date="2024-10-17T00:39:00Z">
      <w:r>
        <w:rPr>
          <w:rFonts w:ascii="Georgia" w:hAnsi="Georgia"/>
        </w:rPr>
        <w:t>7</w:t>
      </w:r>
    </w:ins>
    <w:ins w:id="2156" w:author="Jade Raposa" w:date="2024-10-17T00:56:00Z">
      <w:r>
        <w:rPr>
          <w:rFonts w:ascii="Georgia" w:hAnsi="Georgia"/>
        </w:rPr>
        <w:t>6</w:t>
      </w:r>
    </w:ins>
    <w:del w:id="2157"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58"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2200" w:author="Jade Raposa" w:date="2024-10-17T00:28:00Z">
        <w:pPr>
          <w:pStyle w:val="Footer"/>
        </w:pPr>
      </w:pPrChange>
    </w:pPr>
    <w:ins w:id="2201" w:author="Jade Raposa" w:date="2024-10-17T00:28:00Z">
      <w:r>
        <w:rPr>
          <w:rFonts w:ascii="Georgia" w:hAnsi="Georgia"/>
        </w:rPr>
        <w:t xml:space="preserve">Appendix </w:t>
      </w:r>
    </w:ins>
    <w:ins w:id="2202" w:author="Jade Raposa" w:date="2024-10-17T00:50:00Z">
      <w:r>
        <w:rPr>
          <w:rFonts w:ascii="Georgia" w:hAnsi="Georgia"/>
        </w:rPr>
        <w:t>D</w:t>
      </w:r>
    </w:ins>
    <w:ins w:id="2203" w:author="Jade Raposa" w:date="2024-10-17T00:29:00Z">
      <w:r>
        <w:rPr>
          <w:rFonts w:ascii="Georgia" w:hAnsi="Georgia"/>
        </w:rPr>
        <w:t xml:space="preserve">  </w:t>
      </w:r>
    </w:ins>
    <w:ins w:id="2204" w:author="Jade Raposa" w:date="2024-10-17T00:28:00Z">
      <w:r>
        <w:rPr>
          <w:rFonts w:ascii="Georgia" w:hAnsi="Georgia"/>
        </w:rPr>
        <w:t xml:space="preserve">| </w:t>
      </w:r>
    </w:ins>
    <w:ins w:id="2205" w:author="Jade Raposa" w:date="2024-10-17T00:29:00Z">
      <w:r>
        <w:rPr>
          <w:rFonts w:ascii="Georgia" w:hAnsi="Georgia"/>
        </w:rPr>
        <w:t xml:space="preserve"> </w:t>
      </w:r>
    </w:ins>
    <w:ins w:id="2206" w:author="Jade Raposa" w:date="2024-10-17T00:39:00Z">
      <w:r>
        <w:rPr>
          <w:rFonts w:ascii="Georgia" w:hAnsi="Georgia"/>
        </w:rPr>
        <w:t>7</w:t>
      </w:r>
    </w:ins>
    <w:ins w:id="2207" w:author="Jade Raposa" w:date="2024-10-17T00:57:00Z">
      <w:r>
        <w:rPr>
          <w:rFonts w:ascii="Georgia" w:hAnsi="Georgia"/>
        </w:rPr>
        <w:t>7</w:t>
      </w:r>
    </w:ins>
    <w:del w:id="2208"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09"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2301" w:author="Jade Raposa" w:date="2024-10-17T00:28:00Z">
        <w:pPr>
          <w:pStyle w:val="Footer"/>
        </w:pPr>
      </w:pPrChange>
    </w:pPr>
    <w:ins w:id="2302" w:author="Jade Raposa" w:date="2024-10-17T00:28:00Z">
      <w:r>
        <w:rPr>
          <w:rFonts w:ascii="Georgia" w:hAnsi="Georgia"/>
        </w:rPr>
        <w:t xml:space="preserve">Appendix </w:t>
      </w:r>
    </w:ins>
    <w:ins w:id="2303" w:author="Jade Raposa" w:date="2024-10-17T00:50:00Z">
      <w:r>
        <w:rPr>
          <w:rFonts w:ascii="Georgia" w:hAnsi="Georgia"/>
        </w:rPr>
        <w:t>D</w:t>
      </w:r>
    </w:ins>
    <w:ins w:id="2304" w:author="Jade Raposa" w:date="2024-10-17T00:29:00Z">
      <w:r>
        <w:rPr>
          <w:rFonts w:ascii="Georgia" w:hAnsi="Georgia"/>
        </w:rPr>
        <w:t xml:space="preserve">  </w:t>
      </w:r>
    </w:ins>
    <w:ins w:id="2305" w:author="Jade Raposa" w:date="2024-10-17T00:28:00Z">
      <w:r>
        <w:rPr>
          <w:rFonts w:ascii="Georgia" w:hAnsi="Georgia"/>
        </w:rPr>
        <w:t xml:space="preserve">| </w:t>
      </w:r>
    </w:ins>
    <w:ins w:id="2306" w:author="Jade Raposa" w:date="2024-10-17T00:29:00Z">
      <w:r>
        <w:rPr>
          <w:rFonts w:ascii="Georgia" w:hAnsi="Georgia"/>
        </w:rPr>
        <w:t xml:space="preserve"> </w:t>
      </w:r>
    </w:ins>
    <w:ins w:id="2307" w:author="Jade Raposa" w:date="2024-10-17T00:39:00Z">
      <w:r>
        <w:rPr>
          <w:rFonts w:ascii="Georgia" w:hAnsi="Georgia"/>
        </w:rPr>
        <w:t>7</w:t>
      </w:r>
    </w:ins>
    <w:ins w:id="2308" w:author="Jade Raposa" w:date="2024-10-17T00:57:00Z">
      <w:r>
        <w:rPr>
          <w:rFonts w:ascii="Georgia" w:hAnsi="Georgia"/>
        </w:rPr>
        <w:t>8</w:t>
      </w:r>
    </w:ins>
    <w:del w:id="2309"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10"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2396" w:author="Jade Raposa" w:date="2024-10-17T00:59:00Z">
      <w:r>
        <w:rPr>
          <w:rFonts w:ascii="Georgia" w:hAnsi="Georgia"/>
        </w:rPr>
        <w:t>9</w:t>
      </w:r>
    </w:ins>
    <w:del w:id="2397" w:author="Jade Raposa" w:date="2024-10-17T00:56:00Z">
      <w:r>
        <w:rPr>
          <w:rFonts w:ascii="Georgia" w:hAnsi="Georgia"/>
        </w:rPr>
        <w:delText>6</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2398" w:author="Jade Raposa" w:date="2024-10-17T00:28:00Z">
        <w:pPr>
          <w:pStyle w:val="Footer"/>
        </w:pPr>
      </w:pPrChange>
    </w:pPr>
    <w:ins w:id="2399" w:author="Jade Raposa" w:date="2024-10-17T00:28:00Z">
      <w:r>
        <w:rPr>
          <w:rFonts w:ascii="Georgia" w:hAnsi="Georgia"/>
        </w:rPr>
        <w:t xml:space="preserve">Appendix </w:t>
      </w:r>
    </w:ins>
    <w:ins w:id="2400" w:author="Jade Raposa" w:date="2024-10-17T00:50:00Z">
      <w:r>
        <w:rPr>
          <w:rFonts w:ascii="Georgia" w:hAnsi="Georgia"/>
        </w:rPr>
        <w:t>D</w:t>
      </w:r>
    </w:ins>
    <w:ins w:id="2401" w:author="Jade Raposa" w:date="2024-10-17T00:29:00Z">
      <w:r>
        <w:rPr>
          <w:rFonts w:ascii="Georgia" w:hAnsi="Georgia"/>
        </w:rPr>
        <w:t xml:space="preserve">  </w:t>
      </w:r>
    </w:ins>
    <w:ins w:id="2402" w:author="Jade Raposa" w:date="2024-10-17T00:28:00Z">
      <w:r>
        <w:rPr>
          <w:rFonts w:ascii="Georgia" w:hAnsi="Georgia"/>
        </w:rPr>
        <w:t xml:space="preserve">| </w:t>
      </w:r>
    </w:ins>
    <w:ins w:id="2403" w:author="Jade Raposa" w:date="2024-10-17T00:29:00Z">
      <w:r>
        <w:rPr>
          <w:rFonts w:ascii="Georgia" w:hAnsi="Georgia"/>
        </w:rPr>
        <w:t xml:space="preserve"> </w:t>
      </w:r>
    </w:ins>
    <w:ins w:id="2404" w:author="Jade Raposa" w:date="2024-10-17T00:39:00Z">
      <w:r>
        <w:rPr>
          <w:rFonts w:ascii="Georgia" w:hAnsi="Georgia"/>
        </w:rPr>
        <w:t>7</w:t>
      </w:r>
    </w:ins>
    <w:ins w:id="2405" w:author="Jade Raposa" w:date="2024-10-17T00:58:00Z">
      <w:r>
        <w:rPr>
          <w:rFonts w:ascii="Georgia" w:hAnsi="Georgia"/>
        </w:rPr>
        <w:t>9</w:t>
      </w:r>
    </w:ins>
    <w:del w:id="2406"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07"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8" w:author="Jade Raposa" w:date="2024-10-16T21:23:00Z">
      <w:r>
        <w:t xml:space="preserve"> </w:t>
      </w:r>
    </w:ins>
    <w:ins w:id="189" w:author="Jade Raposa" w:date="2024-10-16T21:42:00Z">
      <w:r>
        <w:rPr>
          <w:rFonts w:ascii="Georgia" w:hAnsi="Georgia"/>
        </w:rPr>
        <w:t>Table Of Contents</w:t>
      </w:r>
    </w:ins>
    <w:ins w:id="190" w:author="Jade Raposa" w:date="2024-10-16T21:03:00Z">
      <w:r>
        <w:t xml:space="preserve"> </w:t>
      </w:r>
    </w:ins>
    <w:sdt>
      <w:sdtPr>
        <w:id w:val="1104623424"/>
        <w:docPartObj>
          <w:docPartGallery w:val="AutoText"/>
        </w:docPartObj>
      </w:sdtPr>
      <w:sdtEndPr>
        <w:rPr>
          <w:rFonts w:ascii="Georgia" w:hAnsi="Georgia"/>
        </w:rPr>
      </w:sdtEndPr>
      <w:sdtContent>
        <w:ins w:id="191" w:author="Jade Raposa" w:date="2024-10-16T21:02:00Z">
          <w:r>
            <w:t xml:space="preserve"> |</w:t>
          </w:r>
        </w:ins>
        <w:ins w:id="192" w:author="Jade Raposa" w:date="2024-10-16T21:03:00Z">
          <w:r>
            <w:t xml:space="preserve">  </w:t>
          </w:r>
        </w:ins>
        <w:del w:id="193"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4"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2520" w:author="Jade Raposa" w:date="2024-10-17T00:28:00Z">
        <w:pPr>
          <w:pStyle w:val="Footer"/>
        </w:pPr>
      </w:pPrChange>
    </w:pPr>
    <w:ins w:id="2521" w:author="Jade Raposa" w:date="2024-10-17T00:28:00Z">
      <w:r>
        <w:rPr>
          <w:rFonts w:ascii="Georgia" w:hAnsi="Georgia"/>
        </w:rPr>
        <w:t xml:space="preserve">Appendix </w:t>
      </w:r>
    </w:ins>
    <w:ins w:id="2522" w:author="Jade Raposa" w:date="2024-10-17T00:50:00Z">
      <w:r>
        <w:rPr>
          <w:rFonts w:ascii="Georgia" w:hAnsi="Georgia"/>
        </w:rPr>
        <w:t>D</w:t>
      </w:r>
    </w:ins>
    <w:ins w:id="2523" w:author="Jade Raposa" w:date="2024-10-17T00:29:00Z">
      <w:r>
        <w:rPr>
          <w:rFonts w:ascii="Georgia" w:hAnsi="Georgia"/>
        </w:rPr>
        <w:t xml:space="preserve">  </w:t>
      </w:r>
    </w:ins>
    <w:ins w:id="2524" w:author="Jade Raposa" w:date="2024-10-17T00:28:00Z">
      <w:r>
        <w:rPr>
          <w:rFonts w:ascii="Georgia" w:hAnsi="Georgia"/>
        </w:rPr>
        <w:t xml:space="preserve">| </w:t>
      </w:r>
    </w:ins>
    <w:ins w:id="2525" w:author="Jade Raposa" w:date="2024-10-17T00:29:00Z">
      <w:r>
        <w:rPr>
          <w:rFonts w:ascii="Georgia" w:hAnsi="Georgia"/>
        </w:rPr>
        <w:t xml:space="preserve"> </w:t>
      </w:r>
    </w:ins>
    <w:ins w:id="2526" w:author="Jade Raposa" w:date="2024-10-17T00:59:00Z">
      <w:r>
        <w:rPr>
          <w:rFonts w:ascii="Georgia" w:hAnsi="Georgia"/>
        </w:rPr>
        <w:t>80</w:t>
      </w:r>
    </w:ins>
    <w:del w:id="2527"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28"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683" w:author="Jade Raposa" w:date="2024-10-17T00:28:00Z">
        <w:pPr>
          <w:pStyle w:val="Footer"/>
        </w:pPr>
      </w:pPrChange>
    </w:pPr>
    <w:ins w:id="2684" w:author="Jade Raposa" w:date="2024-10-17T00:28:00Z">
      <w:r>
        <w:rPr>
          <w:rFonts w:ascii="Georgia" w:hAnsi="Georgia"/>
        </w:rPr>
        <w:t xml:space="preserve">Appendix </w:t>
      </w:r>
    </w:ins>
    <w:ins w:id="2685" w:author="Jade Raposa" w:date="2024-10-17T00:50:00Z">
      <w:r>
        <w:rPr>
          <w:rFonts w:ascii="Georgia" w:hAnsi="Georgia"/>
        </w:rPr>
        <w:t>D</w:t>
      </w:r>
    </w:ins>
    <w:ins w:id="2686" w:author="Jade Raposa" w:date="2024-10-17T00:29:00Z">
      <w:r>
        <w:rPr>
          <w:rFonts w:ascii="Georgia" w:hAnsi="Georgia"/>
        </w:rPr>
        <w:t xml:space="preserve">  </w:t>
      </w:r>
    </w:ins>
    <w:ins w:id="2687" w:author="Jade Raposa" w:date="2024-10-17T00:28:00Z">
      <w:r>
        <w:rPr>
          <w:rFonts w:ascii="Georgia" w:hAnsi="Georgia"/>
        </w:rPr>
        <w:t xml:space="preserve">| </w:t>
      </w:r>
    </w:ins>
    <w:ins w:id="2688" w:author="Jade Raposa" w:date="2024-10-17T00:29:00Z">
      <w:r>
        <w:rPr>
          <w:rFonts w:ascii="Georgia" w:hAnsi="Georgia"/>
        </w:rPr>
        <w:t xml:space="preserve"> </w:t>
      </w:r>
    </w:ins>
    <w:ins w:id="2689" w:author="Jade Raposa" w:date="2024-10-17T00:59:00Z">
      <w:r>
        <w:rPr>
          <w:rFonts w:ascii="Georgia" w:hAnsi="Georgia"/>
        </w:rPr>
        <w:t>8</w:t>
      </w:r>
    </w:ins>
    <w:ins w:id="2690" w:author="Jade Raposa" w:date="2024-10-17T01:01:00Z">
      <w:r>
        <w:rPr>
          <w:rFonts w:ascii="Georgia" w:hAnsi="Georgia"/>
        </w:rPr>
        <w:t>1</w:t>
      </w:r>
    </w:ins>
    <w:del w:id="2691"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692"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795" w:author="Jade Raposa" w:date="2024-10-17T00:28:00Z">
        <w:pPr>
          <w:pStyle w:val="Footer"/>
        </w:pPr>
      </w:pPrChange>
    </w:pPr>
    <w:ins w:id="2796" w:author="Jade Raposa" w:date="2024-10-17T00:28:00Z">
      <w:r>
        <w:rPr>
          <w:rFonts w:ascii="Georgia" w:hAnsi="Georgia"/>
        </w:rPr>
        <w:t xml:space="preserve">Appendix </w:t>
      </w:r>
    </w:ins>
    <w:ins w:id="2797" w:author="Jade Raposa" w:date="2024-10-17T00:50:00Z">
      <w:r>
        <w:rPr>
          <w:rFonts w:ascii="Georgia" w:hAnsi="Georgia"/>
        </w:rPr>
        <w:t>D</w:t>
      </w:r>
    </w:ins>
    <w:ins w:id="2798" w:author="Jade Raposa" w:date="2024-10-17T00:29:00Z">
      <w:r>
        <w:rPr>
          <w:rFonts w:ascii="Georgia" w:hAnsi="Georgia"/>
        </w:rPr>
        <w:t xml:space="preserve">  </w:t>
      </w:r>
    </w:ins>
    <w:ins w:id="2799" w:author="Jade Raposa" w:date="2024-10-17T00:28:00Z">
      <w:r>
        <w:rPr>
          <w:rFonts w:ascii="Georgia" w:hAnsi="Georgia"/>
        </w:rPr>
        <w:t xml:space="preserve">| </w:t>
      </w:r>
    </w:ins>
    <w:ins w:id="2800" w:author="Jade Raposa" w:date="2024-10-17T00:29:00Z">
      <w:r>
        <w:rPr>
          <w:rFonts w:ascii="Georgia" w:hAnsi="Georgia"/>
        </w:rPr>
        <w:t xml:space="preserve"> </w:t>
      </w:r>
    </w:ins>
    <w:ins w:id="2801" w:author="Jade Raposa" w:date="2024-10-17T00:59:00Z">
      <w:r>
        <w:rPr>
          <w:rFonts w:ascii="Georgia" w:hAnsi="Georgia"/>
        </w:rPr>
        <w:t>8</w:t>
      </w:r>
    </w:ins>
    <w:ins w:id="2802" w:author="Jade Raposa" w:date="2024-10-17T01:02:00Z">
      <w:r>
        <w:rPr>
          <w:rFonts w:ascii="Georgia" w:hAnsi="Georgia"/>
        </w:rPr>
        <w:t>2</w:t>
      </w:r>
    </w:ins>
    <w:del w:id="2803"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804"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983" w:author="Jade Raposa" w:date="2024-10-17T00:28:00Z">
        <w:pPr>
          <w:pStyle w:val="Footer"/>
        </w:pPr>
      </w:pPrChange>
    </w:pPr>
    <w:ins w:id="2984" w:author="Jade Raposa" w:date="2024-10-17T00:28:00Z">
      <w:r>
        <w:rPr>
          <w:rFonts w:ascii="Georgia" w:hAnsi="Georgia"/>
        </w:rPr>
        <w:t xml:space="preserve">Appendix </w:t>
      </w:r>
    </w:ins>
    <w:ins w:id="2985" w:author="Jade Raposa" w:date="2024-10-17T00:50:00Z">
      <w:r>
        <w:rPr>
          <w:rFonts w:ascii="Georgia" w:hAnsi="Georgia"/>
        </w:rPr>
        <w:t>D</w:t>
      </w:r>
    </w:ins>
    <w:ins w:id="2986" w:author="Jade Raposa" w:date="2024-10-17T00:29:00Z">
      <w:r>
        <w:rPr>
          <w:rFonts w:ascii="Georgia" w:hAnsi="Georgia"/>
        </w:rPr>
        <w:t xml:space="preserve">  </w:t>
      </w:r>
    </w:ins>
    <w:ins w:id="2987" w:author="Jade Raposa" w:date="2024-10-17T00:28:00Z">
      <w:r>
        <w:rPr>
          <w:rFonts w:ascii="Georgia" w:hAnsi="Georgia"/>
        </w:rPr>
        <w:t xml:space="preserve">| </w:t>
      </w:r>
    </w:ins>
    <w:ins w:id="2988" w:author="Jade Raposa" w:date="2024-10-17T00:29:00Z">
      <w:r>
        <w:rPr>
          <w:rFonts w:ascii="Georgia" w:hAnsi="Georgia"/>
        </w:rPr>
        <w:t xml:space="preserve"> </w:t>
      </w:r>
    </w:ins>
    <w:ins w:id="2989" w:author="Jade Raposa" w:date="2024-10-17T00:59:00Z">
      <w:r>
        <w:rPr>
          <w:rFonts w:ascii="Georgia" w:hAnsi="Georgia"/>
        </w:rPr>
        <w:t>8</w:t>
      </w:r>
    </w:ins>
    <w:ins w:id="2990" w:author="Jade Raposa" w:date="2024-10-17T01:04:00Z">
      <w:r>
        <w:rPr>
          <w:rFonts w:ascii="Georgia" w:hAnsi="Georgia"/>
        </w:rPr>
        <w:t>3</w:t>
      </w:r>
    </w:ins>
    <w:del w:id="2991"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992"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3012" w:author="Jade Raposa" w:date="2024-10-17T00:28:00Z">
        <w:pPr>
          <w:pStyle w:val="Footer"/>
        </w:pPr>
      </w:pPrChange>
    </w:pPr>
    <w:ins w:id="3013" w:author="Jade Raposa" w:date="2024-10-17T01:04:00Z">
      <w:r>
        <w:rPr>
          <w:rFonts w:ascii="Georgia" w:hAnsi="Georgia"/>
        </w:rPr>
        <w:t>Curriculum Vitae</w:t>
      </w:r>
    </w:ins>
    <w:ins w:id="3014" w:author="Jade Raposa" w:date="2024-10-17T00:29:00Z">
      <w:r>
        <w:rPr>
          <w:rFonts w:ascii="Georgia" w:hAnsi="Georgia"/>
        </w:rPr>
        <w:t xml:space="preserve">  </w:t>
      </w:r>
    </w:ins>
    <w:ins w:id="3015" w:author="Jade Raposa" w:date="2024-10-17T00:28:00Z">
      <w:r>
        <w:rPr>
          <w:rFonts w:ascii="Georgia" w:hAnsi="Georgia"/>
        </w:rPr>
        <w:t xml:space="preserve">| </w:t>
      </w:r>
    </w:ins>
    <w:ins w:id="3016" w:author="Jade Raposa" w:date="2024-10-17T00:29:00Z">
      <w:r>
        <w:rPr>
          <w:rFonts w:ascii="Georgia" w:hAnsi="Georgia"/>
        </w:rPr>
        <w:t xml:space="preserve"> </w:t>
      </w:r>
    </w:ins>
    <w:ins w:id="3017" w:author="Jade Raposa" w:date="2024-10-17T00:59:00Z">
      <w:r>
        <w:rPr>
          <w:rFonts w:ascii="Georgia" w:hAnsi="Georgia"/>
        </w:rPr>
        <w:t>8</w:t>
      </w:r>
    </w:ins>
    <w:ins w:id="3018" w:author="Jade Raposa" w:date="2024-10-17T01:04:00Z">
      <w:r>
        <w:rPr>
          <w:rFonts w:ascii="Georgia" w:hAnsi="Georgia"/>
        </w:rPr>
        <w:t>4</w:t>
      </w:r>
    </w:ins>
    <w:del w:id="3019"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020"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2065"/>
    <w:rsid w:val="00006BC3"/>
    <w:rsid w:val="00006E6A"/>
    <w:rsid w:val="000124FB"/>
    <w:rsid w:val="0001649B"/>
    <w:rsid w:val="000208B1"/>
    <w:rsid w:val="0002130C"/>
    <w:rsid w:val="00023F3F"/>
    <w:rsid w:val="0002501F"/>
    <w:rsid w:val="00025C1A"/>
    <w:rsid w:val="00027408"/>
    <w:rsid w:val="000320B3"/>
    <w:rsid w:val="000321BD"/>
    <w:rsid w:val="00035720"/>
    <w:rsid w:val="00035FAB"/>
    <w:rsid w:val="0003641A"/>
    <w:rsid w:val="00037228"/>
    <w:rsid w:val="00045D89"/>
    <w:rsid w:val="00047F58"/>
    <w:rsid w:val="00050270"/>
    <w:rsid w:val="00054D8A"/>
    <w:rsid w:val="0006137D"/>
    <w:rsid w:val="00066D70"/>
    <w:rsid w:val="00070076"/>
    <w:rsid w:val="000717F3"/>
    <w:rsid w:val="00072C49"/>
    <w:rsid w:val="00072D2D"/>
    <w:rsid w:val="000730EC"/>
    <w:rsid w:val="00073B63"/>
    <w:rsid w:val="00073F3E"/>
    <w:rsid w:val="00074EFF"/>
    <w:rsid w:val="00074FD6"/>
    <w:rsid w:val="0007586B"/>
    <w:rsid w:val="00076090"/>
    <w:rsid w:val="00084CB8"/>
    <w:rsid w:val="00087919"/>
    <w:rsid w:val="000916DA"/>
    <w:rsid w:val="00097AAA"/>
    <w:rsid w:val="000A01ED"/>
    <w:rsid w:val="000A08CD"/>
    <w:rsid w:val="000A0952"/>
    <w:rsid w:val="000A2915"/>
    <w:rsid w:val="000A3788"/>
    <w:rsid w:val="000A5F9C"/>
    <w:rsid w:val="000A7FDF"/>
    <w:rsid w:val="000B1AEE"/>
    <w:rsid w:val="000B3934"/>
    <w:rsid w:val="000B3C0D"/>
    <w:rsid w:val="000C1E6A"/>
    <w:rsid w:val="000C2474"/>
    <w:rsid w:val="000C4E16"/>
    <w:rsid w:val="000C5DFC"/>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24730"/>
    <w:rsid w:val="0012491E"/>
    <w:rsid w:val="001263B4"/>
    <w:rsid w:val="00131972"/>
    <w:rsid w:val="001325A4"/>
    <w:rsid w:val="00133DEA"/>
    <w:rsid w:val="00136402"/>
    <w:rsid w:val="001367BF"/>
    <w:rsid w:val="00136BDE"/>
    <w:rsid w:val="00137B58"/>
    <w:rsid w:val="001418E8"/>
    <w:rsid w:val="00142F21"/>
    <w:rsid w:val="0014422F"/>
    <w:rsid w:val="0014538E"/>
    <w:rsid w:val="00151634"/>
    <w:rsid w:val="00155422"/>
    <w:rsid w:val="0015621C"/>
    <w:rsid w:val="001578EA"/>
    <w:rsid w:val="00160625"/>
    <w:rsid w:val="001646B7"/>
    <w:rsid w:val="00170627"/>
    <w:rsid w:val="00172E6B"/>
    <w:rsid w:val="00173B76"/>
    <w:rsid w:val="00173E42"/>
    <w:rsid w:val="00174EDA"/>
    <w:rsid w:val="00175BCC"/>
    <w:rsid w:val="001765D6"/>
    <w:rsid w:val="001834BA"/>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D2E4E"/>
    <w:rsid w:val="001E2C32"/>
    <w:rsid w:val="001E5A11"/>
    <w:rsid w:val="001F1383"/>
    <w:rsid w:val="001F14FE"/>
    <w:rsid w:val="001F1F65"/>
    <w:rsid w:val="001F1FF6"/>
    <w:rsid w:val="001F5221"/>
    <w:rsid w:val="00204A51"/>
    <w:rsid w:val="00207F21"/>
    <w:rsid w:val="00212BAE"/>
    <w:rsid w:val="002165B3"/>
    <w:rsid w:val="00225740"/>
    <w:rsid w:val="0022791F"/>
    <w:rsid w:val="0023086F"/>
    <w:rsid w:val="00230C25"/>
    <w:rsid w:val="0023212F"/>
    <w:rsid w:val="00234346"/>
    <w:rsid w:val="00235F46"/>
    <w:rsid w:val="00237340"/>
    <w:rsid w:val="002412B9"/>
    <w:rsid w:val="00241A48"/>
    <w:rsid w:val="00241D75"/>
    <w:rsid w:val="002422C2"/>
    <w:rsid w:val="00247150"/>
    <w:rsid w:val="00247479"/>
    <w:rsid w:val="00247ED7"/>
    <w:rsid w:val="002537FF"/>
    <w:rsid w:val="00256E6C"/>
    <w:rsid w:val="002627B8"/>
    <w:rsid w:val="00265009"/>
    <w:rsid w:val="002652BA"/>
    <w:rsid w:val="002664AB"/>
    <w:rsid w:val="00266C5F"/>
    <w:rsid w:val="0027106F"/>
    <w:rsid w:val="00271631"/>
    <w:rsid w:val="00272932"/>
    <w:rsid w:val="002736D8"/>
    <w:rsid w:val="00274569"/>
    <w:rsid w:val="00274884"/>
    <w:rsid w:val="00276C84"/>
    <w:rsid w:val="00277960"/>
    <w:rsid w:val="00277E9C"/>
    <w:rsid w:val="0028002D"/>
    <w:rsid w:val="002804F9"/>
    <w:rsid w:val="002810CD"/>
    <w:rsid w:val="00282E19"/>
    <w:rsid w:val="00284DE4"/>
    <w:rsid w:val="002917F2"/>
    <w:rsid w:val="00293F3F"/>
    <w:rsid w:val="00294238"/>
    <w:rsid w:val="002943B9"/>
    <w:rsid w:val="002943EB"/>
    <w:rsid w:val="00294C9B"/>
    <w:rsid w:val="00294CC3"/>
    <w:rsid w:val="002979EA"/>
    <w:rsid w:val="002A08C7"/>
    <w:rsid w:val="002A0B81"/>
    <w:rsid w:val="002A1C3E"/>
    <w:rsid w:val="002A29EA"/>
    <w:rsid w:val="002A4036"/>
    <w:rsid w:val="002B02D6"/>
    <w:rsid w:val="002B278F"/>
    <w:rsid w:val="002B335C"/>
    <w:rsid w:val="002B34A9"/>
    <w:rsid w:val="002B3DB7"/>
    <w:rsid w:val="002C0006"/>
    <w:rsid w:val="002C5612"/>
    <w:rsid w:val="002C603D"/>
    <w:rsid w:val="002C6634"/>
    <w:rsid w:val="002D0A75"/>
    <w:rsid w:val="002D4A56"/>
    <w:rsid w:val="002D4F66"/>
    <w:rsid w:val="002D6E04"/>
    <w:rsid w:val="002E03F8"/>
    <w:rsid w:val="002E11F7"/>
    <w:rsid w:val="002E4CDA"/>
    <w:rsid w:val="002E6D74"/>
    <w:rsid w:val="002E6E9A"/>
    <w:rsid w:val="002F0214"/>
    <w:rsid w:val="002F21F2"/>
    <w:rsid w:val="002F5B72"/>
    <w:rsid w:val="002F7062"/>
    <w:rsid w:val="003032D0"/>
    <w:rsid w:val="00303761"/>
    <w:rsid w:val="00306E71"/>
    <w:rsid w:val="00312B2A"/>
    <w:rsid w:val="003134CD"/>
    <w:rsid w:val="0031509C"/>
    <w:rsid w:val="00315B0D"/>
    <w:rsid w:val="00321671"/>
    <w:rsid w:val="003219B3"/>
    <w:rsid w:val="00336A1F"/>
    <w:rsid w:val="00336AC6"/>
    <w:rsid w:val="00337866"/>
    <w:rsid w:val="00337C0F"/>
    <w:rsid w:val="003400AB"/>
    <w:rsid w:val="0034020E"/>
    <w:rsid w:val="003403C2"/>
    <w:rsid w:val="00340A4B"/>
    <w:rsid w:val="003418DF"/>
    <w:rsid w:val="00341A86"/>
    <w:rsid w:val="003431F5"/>
    <w:rsid w:val="00347D7C"/>
    <w:rsid w:val="003561AC"/>
    <w:rsid w:val="00357FD3"/>
    <w:rsid w:val="0036144F"/>
    <w:rsid w:val="00362364"/>
    <w:rsid w:val="003633BD"/>
    <w:rsid w:val="00365E45"/>
    <w:rsid w:val="003661A0"/>
    <w:rsid w:val="003710EA"/>
    <w:rsid w:val="0037191D"/>
    <w:rsid w:val="003758A6"/>
    <w:rsid w:val="0037612D"/>
    <w:rsid w:val="0038049B"/>
    <w:rsid w:val="00380915"/>
    <w:rsid w:val="00381A8B"/>
    <w:rsid w:val="00392D50"/>
    <w:rsid w:val="00395DDB"/>
    <w:rsid w:val="003A0C5B"/>
    <w:rsid w:val="003A36A6"/>
    <w:rsid w:val="003A7F0E"/>
    <w:rsid w:val="003B1D23"/>
    <w:rsid w:val="003B3B50"/>
    <w:rsid w:val="003B3DE4"/>
    <w:rsid w:val="003B41AC"/>
    <w:rsid w:val="003B7418"/>
    <w:rsid w:val="003B7868"/>
    <w:rsid w:val="003C3A16"/>
    <w:rsid w:val="003D29A0"/>
    <w:rsid w:val="003D3B33"/>
    <w:rsid w:val="003D64C6"/>
    <w:rsid w:val="003E0EA7"/>
    <w:rsid w:val="003E154A"/>
    <w:rsid w:val="003E2A30"/>
    <w:rsid w:val="003E3502"/>
    <w:rsid w:val="003E483E"/>
    <w:rsid w:val="003E64F3"/>
    <w:rsid w:val="003F1076"/>
    <w:rsid w:val="003F32CB"/>
    <w:rsid w:val="003F75BC"/>
    <w:rsid w:val="003F7A10"/>
    <w:rsid w:val="0040093C"/>
    <w:rsid w:val="00401E7D"/>
    <w:rsid w:val="00410E0C"/>
    <w:rsid w:val="00411803"/>
    <w:rsid w:val="0041283E"/>
    <w:rsid w:val="00413256"/>
    <w:rsid w:val="004137BB"/>
    <w:rsid w:val="0041569F"/>
    <w:rsid w:val="00416219"/>
    <w:rsid w:val="00420520"/>
    <w:rsid w:val="00422702"/>
    <w:rsid w:val="00422AE4"/>
    <w:rsid w:val="00425F68"/>
    <w:rsid w:val="004276C2"/>
    <w:rsid w:val="0043178F"/>
    <w:rsid w:val="00431977"/>
    <w:rsid w:val="0043265C"/>
    <w:rsid w:val="00433593"/>
    <w:rsid w:val="00435F52"/>
    <w:rsid w:val="0043635F"/>
    <w:rsid w:val="004368F4"/>
    <w:rsid w:val="00440B99"/>
    <w:rsid w:val="00441D4D"/>
    <w:rsid w:val="004461B3"/>
    <w:rsid w:val="00447C25"/>
    <w:rsid w:val="00450DAF"/>
    <w:rsid w:val="0045104A"/>
    <w:rsid w:val="00455DE6"/>
    <w:rsid w:val="004569ED"/>
    <w:rsid w:val="00457262"/>
    <w:rsid w:val="004625CC"/>
    <w:rsid w:val="00466D60"/>
    <w:rsid w:val="0047226D"/>
    <w:rsid w:val="00472F1B"/>
    <w:rsid w:val="00472F80"/>
    <w:rsid w:val="00474309"/>
    <w:rsid w:val="004761B0"/>
    <w:rsid w:val="00477080"/>
    <w:rsid w:val="00477861"/>
    <w:rsid w:val="004853B0"/>
    <w:rsid w:val="0048572D"/>
    <w:rsid w:val="00486E14"/>
    <w:rsid w:val="00497010"/>
    <w:rsid w:val="004970F4"/>
    <w:rsid w:val="004A1659"/>
    <w:rsid w:val="004A4245"/>
    <w:rsid w:val="004A62B0"/>
    <w:rsid w:val="004A7DEE"/>
    <w:rsid w:val="004B0326"/>
    <w:rsid w:val="004B333C"/>
    <w:rsid w:val="004B3BEB"/>
    <w:rsid w:val="004B66EE"/>
    <w:rsid w:val="004C1AE1"/>
    <w:rsid w:val="004C4382"/>
    <w:rsid w:val="004C4DC7"/>
    <w:rsid w:val="004D362F"/>
    <w:rsid w:val="004D593D"/>
    <w:rsid w:val="004E07DC"/>
    <w:rsid w:val="004E1C87"/>
    <w:rsid w:val="004E39F0"/>
    <w:rsid w:val="004F10A5"/>
    <w:rsid w:val="004F2378"/>
    <w:rsid w:val="004F32A0"/>
    <w:rsid w:val="00502C86"/>
    <w:rsid w:val="005043D8"/>
    <w:rsid w:val="00505852"/>
    <w:rsid w:val="00505E8F"/>
    <w:rsid w:val="005115BB"/>
    <w:rsid w:val="00511CB3"/>
    <w:rsid w:val="00513324"/>
    <w:rsid w:val="00516CCD"/>
    <w:rsid w:val="00517074"/>
    <w:rsid w:val="0051764D"/>
    <w:rsid w:val="005177A4"/>
    <w:rsid w:val="00522AB8"/>
    <w:rsid w:val="00525EC4"/>
    <w:rsid w:val="00527EF4"/>
    <w:rsid w:val="005313D1"/>
    <w:rsid w:val="005314EC"/>
    <w:rsid w:val="00531FCC"/>
    <w:rsid w:val="0053299A"/>
    <w:rsid w:val="00533161"/>
    <w:rsid w:val="00533859"/>
    <w:rsid w:val="00533FDF"/>
    <w:rsid w:val="005352BC"/>
    <w:rsid w:val="00545FF1"/>
    <w:rsid w:val="005518CD"/>
    <w:rsid w:val="00561BB1"/>
    <w:rsid w:val="00566C43"/>
    <w:rsid w:val="00567F83"/>
    <w:rsid w:val="00570168"/>
    <w:rsid w:val="00571605"/>
    <w:rsid w:val="00580E98"/>
    <w:rsid w:val="0058174D"/>
    <w:rsid w:val="0058218F"/>
    <w:rsid w:val="00583889"/>
    <w:rsid w:val="005860B0"/>
    <w:rsid w:val="005A0E0D"/>
    <w:rsid w:val="005A1F13"/>
    <w:rsid w:val="005A3F28"/>
    <w:rsid w:val="005A410C"/>
    <w:rsid w:val="005A4CA8"/>
    <w:rsid w:val="005A57C5"/>
    <w:rsid w:val="005B13F7"/>
    <w:rsid w:val="005B2921"/>
    <w:rsid w:val="005B336A"/>
    <w:rsid w:val="005B39A4"/>
    <w:rsid w:val="005B409B"/>
    <w:rsid w:val="005B668F"/>
    <w:rsid w:val="005B71AD"/>
    <w:rsid w:val="005C333F"/>
    <w:rsid w:val="005C3F92"/>
    <w:rsid w:val="005D1765"/>
    <w:rsid w:val="005D3E30"/>
    <w:rsid w:val="005E19BD"/>
    <w:rsid w:val="005E6543"/>
    <w:rsid w:val="005F1691"/>
    <w:rsid w:val="005F1D01"/>
    <w:rsid w:val="005F1DA8"/>
    <w:rsid w:val="006011E7"/>
    <w:rsid w:val="00602F85"/>
    <w:rsid w:val="0060573F"/>
    <w:rsid w:val="00616C66"/>
    <w:rsid w:val="00616D7E"/>
    <w:rsid w:val="00617169"/>
    <w:rsid w:val="00620A39"/>
    <w:rsid w:val="00621298"/>
    <w:rsid w:val="0062138B"/>
    <w:rsid w:val="00624E05"/>
    <w:rsid w:val="006270B2"/>
    <w:rsid w:val="006310AD"/>
    <w:rsid w:val="006319FD"/>
    <w:rsid w:val="00633655"/>
    <w:rsid w:val="00633BC8"/>
    <w:rsid w:val="00633FD7"/>
    <w:rsid w:val="0063430A"/>
    <w:rsid w:val="00636046"/>
    <w:rsid w:val="00637024"/>
    <w:rsid w:val="00637121"/>
    <w:rsid w:val="00637B0F"/>
    <w:rsid w:val="00640481"/>
    <w:rsid w:val="00641650"/>
    <w:rsid w:val="00641A9A"/>
    <w:rsid w:val="006421C3"/>
    <w:rsid w:val="0064706E"/>
    <w:rsid w:val="00650131"/>
    <w:rsid w:val="006512E2"/>
    <w:rsid w:val="006522DE"/>
    <w:rsid w:val="006538B4"/>
    <w:rsid w:val="00655FF5"/>
    <w:rsid w:val="00661753"/>
    <w:rsid w:val="006625F6"/>
    <w:rsid w:val="00666784"/>
    <w:rsid w:val="00667FBA"/>
    <w:rsid w:val="00671127"/>
    <w:rsid w:val="00672400"/>
    <w:rsid w:val="00677F59"/>
    <w:rsid w:val="00682BB0"/>
    <w:rsid w:val="0068338B"/>
    <w:rsid w:val="0068375F"/>
    <w:rsid w:val="0068381F"/>
    <w:rsid w:val="00683DE8"/>
    <w:rsid w:val="0069007C"/>
    <w:rsid w:val="00691FBD"/>
    <w:rsid w:val="0069207F"/>
    <w:rsid w:val="006925E7"/>
    <w:rsid w:val="00696C68"/>
    <w:rsid w:val="006A22A5"/>
    <w:rsid w:val="006A3271"/>
    <w:rsid w:val="006B0480"/>
    <w:rsid w:val="006B3E23"/>
    <w:rsid w:val="006B45E7"/>
    <w:rsid w:val="006B6A96"/>
    <w:rsid w:val="006B7169"/>
    <w:rsid w:val="006C204B"/>
    <w:rsid w:val="006C3ED2"/>
    <w:rsid w:val="006C5B53"/>
    <w:rsid w:val="006C7E72"/>
    <w:rsid w:val="006D0271"/>
    <w:rsid w:val="006D4C70"/>
    <w:rsid w:val="006D5A85"/>
    <w:rsid w:val="006E16C0"/>
    <w:rsid w:val="006E1A8A"/>
    <w:rsid w:val="006E6318"/>
    <w:rsid w:val="006E670C"/>
    <w:rsid w:val="006E7B7B"/>
    <w:rsid w:val="006F08C7"/>
    <w:rsid w:val="006F2EB8"/>
    <w:rsid w:val="007006B2"/>
    <w:rsid w:val="007017C0"/>
    <w:rsid w:val="00701A61"/>
    <w:rsid w:val="00704997"/>
    <w:rsid w:val="00705091"/>
    <w:rsid w:val="0071096E"/>
    <w:rsid w:val="0071195E"/>
    <w:rsid w:val="00713DB2"/>
    <w:rsid w:val="00717F2A"/>
    <w:rsid w:val="00721906"/>
    <w:rsid w:val="007226BA"/>
    <w:rsid w:val="0072287B"/>
    <w:rsid w:val="00724EAD"/>
    <w:rsid w:val="00725251"/>
    <w:rsid w:val="0072754E"/>
    <w:rsid w:val="0072790A"/>
    <w:rsid w:val="0073134E"/>
    <w:rsid w:val="00731B67"/>
    <w:rsid w:val="007320FC"/>
    <w:rsid w:val="00743CC4"/>
    <w:rsid w:val="00750479"/>
    <w:rsid w:val="007524B5"/>
    <w:rsid w:val="00753585"/>
    <w:rsid w:val="00756F8F"/>
    <w:rsid w:val="00764444"/>
    <w:rsid w:val="00765D28"/>
    <w:rsid w:val="0076741D"/>
    <w:rsid w:val="0076761C"/>
    <w:rsid w:val="00767B1F"/>
    <w:rsid w:val="00771213"/>
    <w:rsid w:val="007733E2"/>
    <w:rsid w:val="007765E9"/>
    <w:rsid w:val="0077757E"/>
    <w:rsid w:val="00777679"/>
    <w:rsid w:val="007823FC"/>
    <w:rsid w:val="00783996"/>
    <w:rsid w:val="00786058"/>
    <w:rsid w:val="0078643E"/>
    <w:rsid w:val="0079069E"/>
    <w:rsid w:val="007A4177"/>
    <w:rsid w:val="007B1303"/>
    <w:rsid w:val="007B30BA"/>
    <w:rsid w:val="007B4C2D"/>
    <w:rsid w:val="007B6A2D"/>
    <w:rsid w:val="007B7A0C"/>
    <w:rsid w:val="007C0617"/>
    <w:rsid w:val="007C0891"/>
    <w:rsid w:val="007C3994"/>
    <w:rsid w:val="007C5E29"/>
    <w:rsid w:val="007C64BA"/>
    <w:rsid w:val="007D28B1"/>
    <w:rsid w:val="007D6B4D"/>
    <w:rsid w:val="007D72EF"/>
    <w:rsid w:val="007D74E3"/>
    <w:rsid w:val="007E0EA7"/>
    <w:rsid w:val="007E5688"/>
    <w:rsid w:val="007E5CEC"/>
    <w:rsid w:val="007F0740"/>
    <w:rsid w:val="007F0A88"/>
    <w:rsid w:val="007F5B4E"/>
    <w:rsid w:val="008001EE"/>
    <w:rsid w:val="008017D9"/>
    <w:rsid w:val="0080214E"/>
    <w:rsid w:val="0080221A"/>
    <w:rsid w:val="0080223B"/>
    <w:rsid w:val="0080342D"/>
    <w:rsid w:val="008052D6"/>
    <w:rsid w:val="0080686A"/>
    <w:rsid w:val="0081199C"/>
    <w:rsid w:val="00811EB1"/>
    <w:rsid w:val="00811FA4"/>
    <w:rsid w:val="00813342"/>
    <w:rsid w:val="0081345B"/>
    <w:rsid w:val="008144CE"/>
    <w:rsid w:val="008220C5"/>
    <w:rsid w:val="00825C1B"/>
    <w:rsid w:val="00826BEF"/>
    <w:rsid w:val="00833024"/>
    <w:rsid w:val="0083310C"/>
    <w:rsid w:val="00833F95"/>
    <w:rsid w:val="0083666C"/>
    <w:rsid w:val="00837B3A"/>
    <w:rsid w:val="00842E30"/>
    <w:rsid w:val="00847FC5"/>
    <w:rsid w:val="008502CA"/>
    <w:rsid w:val="00850D00"/>
    <w:rsid w:val="00851EBB"/>
    <w:rsid w:val="00851F6E"/>
    <w:rsid w:val="00852208"/>
    <w:rsid w:val="00854DF9"/>
    <w:rsid w:val="00857CCA"/>
    <w:rsid w:val="00857E84"/>
    <w:rsid w:val="00862A6C"/>
    <w:rsid w:val="008642E7"/>
    <w:rsid w:val="008650B8"/>
    <w:rsid w:val="008651BE"/>
    <w:rsid w:val="00870F3A"/>
    <w:rsid w:val="008743DD"/>
    <w:rsid w:val="0087579E"/>
    <w:rsid w:val="00884CAA"/>
    <w:rsid w:val="008850A6"/>
    <w:rsid w:val="00885E8A"/>
    <w:rsid w:val="008918CE"/>
    <w:rsid w:val="008927FD"/>
    <w:rsid w:val="0089452D"/>
    <w:rsid w:val="008A5E2D"/>
    <w:rsid w:val="008A77C2"/>
    <w:rsid w:val="008B1E4F"/>
    <w:rsid w:val="008B30FB"/>
    <w:rsid w:val="008B3937"/>
    <w:rsid w:val="008B479B"/>
    <w:rsid w:val="008C0392"/>
    <w:rsid w:val="008C13CD"/>
    <w:rsid w:val="008C2A54"/>
    <w:rsid w:val="008C2D78"/>
    <w:rsid w:val="008C2FCE"/>
    <w:rsid w:val="008C6F6A"/>
    <w:rsid w:val="008D1248"/>
    <w:rsid w:val="008D221D"/>
    <w:rsid w:val="008D27A4"/>
    <w:rsid w:val="008D33A4"/>
    <w:rsid w:val="008D6083"/>
    <w:rsid w:val="008E26CC"/>
    <w:rsid w:val="008E29E6"/>
    <w:rsid w:val="008E49F5"/>
    <w:rsid w:val="008F1830"/>
    <w:rsid w:val="008F456D"/>
    <w:rsid w:val="008F4CDE"/>
    <w:rsid w:val="008F6A3D"/>
    <w:rsid w:val="008F6E12"/>
    <w:rsid w:val="00903697"/>
    <w:rsid w:val="009046AC"/>
    <w:rsid w:val="00905194"/>
    <w:rsid w:val="009102FA"/>
    <w:rsid w:val="00914956"/>
    <w:rsid w:val="0091508D"/>
    <w:rsid w:val="0091635F"/>
    <w:rsid w:val="009166E7"/>
    <w:rsid w:val="00920423"/>
    <w:rsid w:val="00924AAF"/>
    <w:rsid w:val="0092629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554D0"/>
    <w:rsid w:val="00960983"/>
    <w:rsid w:val="00960E94"/>
    <w:rsid w:val="009619FF"/>
    <w:rsid w:val="00961BC1"/>
    <w:rsid w:val="00962084"/>
    <w:rsid w:val="009634E6"/>
    <w:rsid w:val="00963C4D"/>
    <w:rsid w:val="009670C2"/>
    <w:rsid w:val="009673CD"/>
    <w:rsid w:val="00977909"/>
    <w:rsid w:val="009779FC"/>
    <w:rsid w:val="00980EF0"/>
    <w:rsid w:val="00982834"/>
    <w:rsid w:val="00982D1B"/>
    <w:rsid w:val="00982E16"/>
    <w:rsid w:val="00991897"/>
    <w:rsid w:val="00995B75"/>
    <w:rsid w:val="00995F2F"/>
    <w:rsid w:val="009965EE"/>
    <w:rsid w:val="009968DD"/>
    <w:rsid w:val="009978BF"/>
    <w:rsid w:val="00997999"/>
    <w:rsid w:val="00997F6A"/>
    <w:rsid w:val="009A47BB"/>
    <w:rsid w:val="009A6B1F"/>
    <w:rsid w:val="009B06D4"/>
    <w:rsid w:val="009B0DE4"/>
    <w:rsid w:val="009B46C9"/>
    <w:rsid w:val="009C24B2"/>
    <w:rsid w:val="009C29C8"/>
    <w:rsid w:val="009C78CA"/>
    <w:rsid w:val="009C7B4C"/>
    <w:rsid w:val="009D0AE2"/>
    <w:rsid w:val="009D124E"/>
    <w:rsid w:val="009D2F0D"/>
    <w:rsid w:val="009D514F"/>
    <w:rsid w:val="009D5D9A"/>
    <w:rsid w:val="009D60B0"/>
    <w:rsid w:val="009D6953"/>
    <w:rsid w:val="009D7526"/>
    <w:rsid w:val="009E1FEA"/>
    <w:rsid w:val="009E2166"/>
    <w:rsid w:val="009E5F09"/>
    <w:rsid w:val="009E78BB"/>
    <w:rsid w:val="009F0416"/>
    <w:rsid w:val="009F092C"/>
    <w:rsid w:val="009F5E1C"/>
    <w:rsid w:val="009F6DC2"/>
    <w:rsid w:val="00A00006"/>
    <w:rsid w:val="00A01962"/>
    <w:rsid w:val="00A0209A"/>
    <w:rsid w:val="00A117C8"/>
    <w:rsid w:val="00A12867"/>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1189"/>
    <w:rsid w:val="00A414A5"/>
    <w:rsid w:val="00A44E02"/>
    <w:rsid w:val="00A473B5"/>
    <w:rsid w:val="00A51072"/>
    <w:rsid w:val="00A522FD"/>
    <w:rsid w:val="00A535C6"/>
    <w:rsid w:val="00A53BD0"/>
    <w:rsid w:val="00A6003D"/>
    <w:rsid w:val="00A62B87"/>
    <w:rsid w:val="00A63CF5"/>
    <w:rsid w:val="00A65915"/>
    <w:rsid w:val="00A6782B"/>
    <w:rsid w:val="00A67CDD"/>
    <w:rsid w:val="00A70FF2"/>
    <w:rsid w:val="00A7250D"/>
    <w:rsid w:val="00A824D2"/>
    <w:rsid w:val="00A82BA7"/>
    <w:rsid w:val="00A85397"/>
    <w:rsid w:val="00A86CDE"/>
    <w:rsid w:val="00A90576"/>
    <w:rsid w:val="00A93238"/>
    <w:rsid w:val="00A9396F"/>
    <w:rsid w:val="00A940C5"/>
    <w:rsid w:val="00AA3BA0"/>
    <w:rsid w:val="00AA3FAE"/>
    <w:rsid w:val="00AC2E77"/>
    <w:rsid w:val="00AC37A5"/>
    <w:rsid w:val="00AC39CE"/>
    <w:rsid w:val="00AC39D4"/>
    <w:rsid w:val="00AC5E65"/>
    <w:rsid w:val="00AC60DD"/>
    <w:rsid w:val="00AC7EE8"/>
    <w:rsid w:val="00AD0953"/>
    <w:rsid w:val="00AD17BF"/>
    <w:rsid w:val="00AD2CB2"/>
    <w:rsid w:val="00AD33E5"/>
    <w:rsid w:val="00AD4360"/>
    <w:rsid w:val="00AD6930"/>
    <w:rsid w:val="00AE089B"/>
    <w:rsid w:val="00AE2277"/>
    <w:rsid w:val="00AE3B16"/>
    <w:rsid w:val="00AE4F6E"/>
    <w:rsid w:val="00AE5535"/>
    <w:rsid w:val="00AE6AB6"/>
    <w:rsid w:val="00AF3539"/>
    <w:rsid w:val="00AF4A0D"/>
    <w:rsid w:val="00B001DA"/>
    <w:rsid w:val="00B00B08"/>
    <w:rsid w:val="00B03F58"/>
    <w:rsid w:val="00B04722"/>
    <w:rsid w:val="00B04E8B"/>
    <w:rsid w:val="00B0534D"/>
    <w:rsid w:val="00B05AA0"/>
    <w:rsid w:val="00B07F6E"/>
    <w:rsid w:val="00B11358"/>
    <w:rsid w:val="00B142AE"/>
    <w:rsid w:val="00B170BB"/>
    <w:rsid w:val="00B17B35"/>
    <w:rsid w:val="00B212F0"/>
    <w:rsid w:val="00B23EA0"/>
    <w:rsid w:val="00B23F64"/>
    <w:rsid w:val="00B26340"/>
    <w:rsid w:val="00B32F40"/>
    <w:rsid w:val="00B332FF"/>
    <w:rsid w:val="00B348CF"/>
    <w:rsid w:val="00B37C1D"/>
    <w:rsid w:val="00B412C2"/>
    <w:rsid w:val="00B41BAE"/>
    <w:rsid w:val="00B4283E"/>
    <w:rsid w:val="00B46B60"/>
    <w:rsid w:val="00B54266"/>
    <w:rsid w:val="00B55876"/>
    <w:rsid w:val="00B57F49"/>
    <w:rsid w:val="00B6269F"/>
    <w:rsid w:val="00B638C3"/>
    <w:rsid w:val="00B8001B"/>
    <w:rsid w:val="00B8082E"/>
    <w:rsid w:val="00B825B6"/>
    <w:rsid w:val="00B83649"/>
    <w:rsid w:val="00B86A29"/>
    <w:rsid w:val="00B879B0"/>
    <w:rsid w:val="00B91D48"/>
    <w:rsid w:val="00B9653A"/>
    <w:rsid w:val="00BA4258"/>
    <w:rsid w:val="00BA4662"/>
    <w:rsid w:val="00BA4C24"/>
    <w:rsid w:val="00BA6556"/>
    <w:rsid w:val="00BA6AE1"/>
    <w:rsid w:val="00BA70F0"/>
    <w:rsid w:val="00BA795E"/>
    <w:rsid w:val="00BA7C11"/>
    <w:rsid w:val="00BB0A12"/>
    <w:rsid w:val="00BB207C"/>
    <w:rsid w:val="00BB324F"/>
    <w:rsid w:val="00BC0FA2"/>
    <w:rsid w:val="00BC3C3D"/>
    <w:rsid w:val="00BC3C76"/>
    <w:rsid w:val="00BC6A6A"/>
    <w:rsid w:val="00BC7EC8"/>
    <w:rsid w:val="00BD2AC5"/>
    <w:rsid w:val="00BD3857"/>
    <w:rsid w:val="00BD54F6"/>
    <w:rsid w:val="00BD5B94"/>
    <w:rsid w:val="00BD644B"/>
    <w:rsid w:val="00BD6A8C"/>
    <w:rsid w:val="00BD73F4"/>
    <w:rsid w:val="00BD74DF"/>
    <w:rsid w:val="00BD7542"/>
    <w:rsid w:val="00BE3E01"/>
    <w:rsid w:val="00BE56F8"/>
    <w:rsid w:val="00BE5D42"/>
    <w:rsid w:val="00BE7F13"/>
    <w:rsid w:val="00BF04B9"/>
    <w:rsid w:val="00C003C1"/>
    <w:rsid w:val="00C02681"/>
    <w:rsid w:val="00C02E64"/>
    <w:rsid w:val="00C04F7C"/>
    <w:rsid w:val="00C05C24"/>
    <w:rsid w:val="00C0613D"/>
    <w:rsid w:val="00C10A50"/>
    <w:rsid w:val="00C1236F"/>
    <w:rsid w:val="00C1357C"/>
    <w:rsid w:val="00C142A1"/>
    <w:rsid w:val="00C145E5"/>
    <w:rsid w:val="00C154FB"/>
    <w:rsid w:val="00C15EAB"/>
    <w:rsid w:val="00C20046"/>
    <w:rsid w:val="00C205B9"/>
    <w:rsid w:val="00C24E13"/>
    <w:rsid w:val="00C25B3B"/>
    <w:rsid w:val="00C2643E"/>
    <w:rsid w:val="00C30011"/>
    <w:rsid w:val="00C33689"/>
    <w:rsid w:val="00C37A84"/>
    <w:rsid w:val="00C415D1"/>
    <w:rsid w:val="00C42534"/>
    <w:rsid w:val="00C441D6"/>
    <w:rsid w:val="00C46EB6"/>
    <w:rsid w:val="00C46EC7"/>
    <w:rsid w:val="00C50F19"/>
    <w:rsid w:val="00C5286C"/>
    <w:rsid w:val="00C56093"/>
    <w:rsid w:val="00C730A9"/>
    <w:rsid w:val="00C743FC"/>
    <w:rsid w:val="00C7541F"/>
    <w:rsid w:val="00C761F8"/>
    <w:rsid w:val="00C77602"/>
    <w:rsid w:val="00C80B74"/>
    <w:rsid w:val="00C80D75"/>
    <w:rsid w:val="00C81A6B"/>
    <w:rsid w:val="00C81E4A"/>
    <w:rsid w:val="00C845FD"/>
    <w:rsid w:val="00C92356"/>
    <w:rsid w:val="00C92B67"/>
    <w:rsid w:val="00C95ECB"/>
    <w:rsid w:val="00C9635E"/>
    <w:rsid w:val="00C976DF"/>
    <w:rsid w:val="00C97BA5"/>
    <w:rsid w:val="00CA14B5"/>
    <w:rsid w:val="00CA795E"/>
    <w:rsid w:val="00CB12D0"/>
    <w:rsid w:val="00CB1392"/>
    <w:rsid w:val="00CB5A4A"/>
    <w:rsid w:val="00CB7172"/>
    <w:rsid w:val="00CB75C7"/>
    <w:rsid w:val="00CB7D44"/>
    <w:rsid w:val="00CC11CE"/>
    <w:rsid w:val="00CC2C81"/>
    <w:rsid w:val="00CC4CAB"/>
    <w:rsid w:val="00CD0D74"/>
    <w:rsid w:val="00CD2CBA"/>
    <w:rsid w:val="00CD6E16"/>
    <w:rsid w:val="00CE3E20"/>
    <w:rsid w:val="00CE5D1F"/>
    <w:rsid w:val="00CE5EE9"/>
    <w:rsid w:val="00CE7FE6"/>
    <w:rsid w:val="00CF2C83"/>
    <w:rsid w:val="00CF2E71"/>
    <w:rsid w:val="00CF4CA3"/>
    <w:rsid w:val="00CF7220"/>
    <w:rsid w:val="00CF766C"/>
    <w:rsid w:val="00D03AFC"/>
    <w:rsid w:val="00D03BE4"/>
    <w:rsid w:val="00D047A9"/>
    <w:rsid w:val="00D05FD3"/>
    <w:rsid w:val="00D1284A"/>
    <w:rsid w:val="00D13453"/>
    <w:rsid w:val="00D13AA7"/>
    <w:rsid w:val="00D13BCB"/>
    <w:rsid w:val="00D16186"/>
    <w:rsid w:val="00D22172"/>
    <w:rsid w:val="00D2362F"/>
    <w:rsid w:val="00D24236"/>
    <w:rsid w:val="00D25035"/>
    <w:rsid w:val="00D250D0"/>
    <w:rsid w:val="00D25A31"/>
    <w:rsid w:val="00D26261"/>
    <w:rsid w:val="00D269CF"/>
    <w:rsid w:val="00D30D37"/>
    <w:rsid w:val="00D337E7"/>
    <w:rsid w:val="00D3478C"/>
    <w:rsid w:val="00D349CA"/>
    <w:rsid w:val="00D4279B"/>
    <w:rsid w:val="00D43D7A"/>
    <w:rsid w:val="00D50247"/>
    <w:rsid w:val="00D52A19"/>
    <w:rsid w:val="00D54C64"/>
    <w:rsid w:val="00D618B9"/>
    <w:rsid w:val="00D61EAA"/>
    <w:rsid w:val="00D63A37"/>
    <w:rsid w:val="00D65807"/>
    <w:rsid w:val="00D72BC1"/>
    <w:rsid w:val="00D84547"/>
    <w:rsid w:val="00D913AC"/>
    <w:rsid w:val="00D95F40"/>
    <w:rsid w:val="00DA27E8"/>
    <w:rsid w:val="00DA29A3"/>
    <w:rsid w:val="00DA3531"/>
    <w:rsid w:val="00DA3F84"/>
    <w:rsid w:val="00DA58E5"/>
    <w:rsid w:val="00DB10B3"/>
    <w:rsid w:val="00DB1E48"/>
    <w:rsid w:val="00DB33C7"/>
    <w:rsid w:val="00DB5FC9"/>
    <w:rsid w:val="00DB6622"/>
    <w:rsid w:val="00DB68AE"/>
    <w:rsid w:val="00DB6F31"/>
    <w:rsid w:val="00DC13A9"/>
    <w:rsid w:val="00DD6DE3"/>
    <w:rsid w:val="00DE03B4"/>
    <w:rsid w:val="00DE1529"/>
    <w:rsid w:val="00DE3BCD"/>
    <w:rsid w:val="00DE4D03"/>
    <w:rsid w:val="00DE71D0"/>
    <w:rsid w:val="00DF137B"/>
    <w:rsid w:val="00DF2B21"/>
    <w:rsid w:val="00DF5940"/>
    <w:rsid w:val="00E00308"/>
    <w:rsid w:val="00E038F0"/>
    <w:rsid w:val="00E04CDD"/>
    <w:rsid w:val="00E057CA"/>
    <w:rsid w:val="00E10B76"/>
    <w:rsid w:val="00E1167A"/>
    <w:rsid w:val="00E12A2C"/>
    <w:rsid w:val="00E12A34"/>
    <w:rsid w:val="00E14670"/>
    <w:rsid w:val="00E17267"/>
    <w:rsid w:val="00E21550"/>
    <w:rsid w:val="00E2541E"/>
    <w:rsid w:val="00E25C6F"/>
    <w:rsid w:val="00E2635E"/>
    <w:rsid w:val="00E2654B"/>
    <w:rsid w:val="00E26B93"/>
    <w:rsid w:val="00E31305"/>
    <w:rsid w:val="00E31BD1"/>
    <w:rsid w:val="00E33438"/>
    <w:rsid w:val="00E346C1"/>
    <w:rsid w:val="00E352C6"/>
    <w:rsid w:val="00E35712"/>
    <w:rsid w:val="00E4247E"/>
    <w:rsid w:val="00E44DFE"/>
    <w:rsid w:val="00E464F1"/>
    <w:rsid w:val="00E47D5D"/>
    <w:rsid w:val="00E52A05"/>
    <w:rsid w:val="00E54F9C"/>
    <w:rsid w:val="00E62A67"/>
    <w:rsid w:val="00E62A6E"/>
    <w:rsid w:val="00E64323"/>
    <w:rsid w:val="00E7266D"/>
    <w:rsid w:val="00E73A8E"/>
    <w:rsid w:val="00E75552"/>
    <w:rsid w:val="00E75D98"/>
    <w:rsid w:val="00E822AF"/>
    <w:rsid w:val="00E86435"/>
    <w:rsid w:val="00E90756"/>
    <w:rsid w:val="00E913F6"/>
    <w:rsid w:val="00E91BEE"/>
    <w:rsid w:val="00E943A5"/>
    <w:rsid w:val="00E96DAF"/>
    <w:rsid w:val="00E97300"/>
    <w:rsid w:val="00E9738A"/>
    <w:rsid w:val="00EA2225"/>
    <w:rsid w:val="00EA2604"/>
    <w:rsid w:val="00EA522E"/>
    <w:rsid w:val="00EA571A"/>
    <w:rsid w:val="00EA7D96"/>
    <w:rsid w:val="00EB1388"/>
    <w:rsid w:val="00EB256D"/>
    <w:rsid w:val="00EB5031"/>
    <w:rsid w:val="00EB783A"/>
    <w:rsid w:val="00EC158F"/>
    <w:rsid w:val="00ED1230"/>
    <w:rsid w:val="00ED3283"/>
    <w:rsid w:val="00ED3AF6"/>
    <w:rsid w:val="00ED4AA9"/>
    <w:rsid w:val="00ED64CA"/>
    <w:rsid w:val="00EE1661"/>
    <w:rsid w:val="00EE19DE"/>
    <w:rsid w:val="00EF6505"/>
    <w:rsid w:val="00EF7078"/>
    <w:rsid w:val="00EF71C3"/>
    <w:rsid w:val="00EF74A6"/>
    <w:rsid w:val="00F00594"/>
    <w:rsid w:val="00F0226B"/>
    <w:rsid w:val="00F027AC"/>
    <w:rsid w:val="00F03D37"/>
    <w:rsid w:val="00F03ECB"/>
    <w:rsid w:val="00F072AC"/>
    <w:rsid w:val="00F1782A"/>
    <w:rsid w:val="00F21819"/>
    <w:rsid w:val="00F22834"/>
    <w:rsid w:val="00F239A7"/>
    <w:rsid w:val="00F23B8A"/>
    <w:rsid w:val="00F24D3F"/>
    <w:rsid w:val="00F25BA2"/>
    <w:rsid w:val="00F3115C"/>
    <w:rsid w:val="00F33A26"/>
    <w:rsid w:val="00F34100"/>
    <w:rsid w:val="00F34321"/>
    <w:rsid w:val="00F43973"/>
    <w:rsid w:val="00F43BDA"/>
    <w:rsid w:val="00F47788"/>
    <w:rsid w:val="00F525EE"/>
    <w:rsid w:val="00F535C9"/>
    <w:rsid w:val="00F60D14"/>
    <w:rsid w:val="00F61F57"/>
    <w:rsid w:val="00F63467"/>
    <w:rsid w:val="00F63B75"/>
    <w:rsid w:val="00F63D9C"/>
    <w:rsid w:val="00F64401"/>
    <w:rsid w:val="00F677D3"/>
    <w:rsid w:val="00F7103B"/>
    <w:rsid w:val="00F77249"/>
    <w:rsid w:val="00F81663"/>
    <w:rsid w:val="00F831FF"/>
    <w:rsid w:val="00F86BFC"/>
    <w:rsid w:val="00F92A21"/>
    <w:rsid w:val="00F92F92"/>
    <w:rsid w:val="00F94DB2"/>
    <w:rsid w:val="00F9625F"/>
    <w:rsid w:val="00FA1AF6"/>
    <w:rsid w:val="00FA3F95"/>
    <w:rsid w:val="00FA5B98"/>
    <w:rsid w:val="00FA66C3"/>
    <w:rsid w:val="00FB3913"/>
    <w:rsid w:val="00FB430C"/>
    <w:rsid w:val="00FB4897"/>
    <w:rsid w:val="00FC2D77"/>
    <w:rsid w:val="00FC3733"/>
    <w:rsid w:val="00FC5080"/>
    <w:rsid w:val="00FD29A9"/>
    <w:rsid w:val="00FD2A13"/>
    <w:rsid w:val="00FD494C"/>
    <w:rsid w:val="00FD75FB"/>
    <w:rsid w:val="00FE3CB8"/>
    <w:rsid w:val="00FE4246"/>
    <w:rsid w:val="00FE44EF"/>
    <w:rsid w:val="00FF0ADC"/>
    <w:rsid w:val="00FF2985"/>
    <w:rsid w:val="00FF312F"/>
    <w:rsid w:val="00FF5C3A"/>
    <w:rsid w:val="00FF7168"/>
    <w:rsid w:val="00FF78FC"/>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6D8B689E-56CE-451E-9DE3-5DC419384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 w:type="paragraph" w:styleId="Revision">
    <w:name w:val="Revision"/>
    <w:hidden/>
    <w:uiPriority w:val="99"/>
    <w:unhideWhenUsed/>
    <w:rsid w:val="00DE1529"/>
    <w:rPr>
      <w:sz w:val="22"/>
      <w:szCs w:val="22"/>
      <w:lang w:val="en-PH"/>
    </w:rPr>
  </w:style>
  <w:style w:type="character" w:styleId="UnresolvedMention">
    <w:name w:val="Unresolved Mention"/>
    <w:basedOn w:val="DefaultParagraphFont"/>
    <w:uiPriority w:val="99"/>
    <w:semiHidden/>
    <w:unhideWhenUsed/>
    <w:rsid w:val="007B4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7800">
      <w:bodyDiv w:val="1"/>
      <w:marLeft w:val="0"/>
      <w:marRight w:val="0"/>
      <w:marTop w:val="0"/>
      <w:marBottom w:val="0"/>
      <w:divBdr>
        <w:top w:val="none" w:sz="0" w:space="0" w:color="auto"/>
        <w:left w:val="none" w:sz="0" w:space="0" w:color="auto"/>
        <w:bottom w:val="none" w:sz="0" w:space="0" w:color="auto"/>
        <w:right w:val="none" w:sz="0" w:space="0" w:color="auto"/>
      </w:divBdr>
    </w:div>
    <w:div w:id="852500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6.jpeg"/><Relationship Id="rId21" Type="http://schemas.openxmlformats.org/officeDocument/2006/relationships/header" Target="header9.xml"/><Relationship Id="rId42" Type="http://schemas.openxmlformats.org/officeDocument/2006/relationships/header" Target="header27.xml"/><Relationship Id="rId63" Type="http://schemas.openxmlformats.org/officeDocument/2006/relationships/image" Target="media/image9.png"/><Relationship Id="rId84" Type="http://schemas.openxmlformats.org/officeDocument/2006/relationships/header" Target="header57.xml"/><Relationship Id="rId138" Type="http://schemas.openxmlformats.org/officeDocument/2006/relationships/header" Target="header91.xml"/><Relationship Id="rId159" Type="http://schemas.openxmlformats.org/officeDocument/2006/relationships/header" Target="header100.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50.xml"/><Relationship Id="rId128" Type="http://schemas.openxmlformats.org/officeDocument/2006/relationships/header" Target="header86.xml"/><Relationship Id="rId149" Type="http://schemas.openxmlformats.org/officeDocument/2006/relationships/header" Target="header94.xml"/><Relationship Id="rId5" Type="http://schemas.openxmlformats.org/officeDocument/2006/relationships/settings" Target="settings.xml"/><Relationship Id="rId95" Type="http://schemas.openxmlformats.org/officeDocument/2006/relationships/footer" Target="footer7.xml"/><Relationship Id="rId160" Type="http://schemas.openxmlformats.org/officeDocument/2006/relationships/image" Target="media/image39.jpeg"/><Relationship Id="rId22" Type="http://schemas.openxmlformats.org/officeDocument/2006/relationships/header" Target="header10.xml"/><Relationship Id="rId43" Type="http://schemas.openxmlformats.org/officeDocument/2006/relationships/header" Target="header28.xml"/><Relationship Id="rId64" Type="http://schemas.openxmlformats.org/officeDocument/2006/relationships/header" Target="header40.xml"/><Relationship Id="rId118" Type="http://schemas.openxmlformats.org/officeDocument/2006/relationships/header" Target="header81.xml"/><Relationship Id="rId139" Type="http://schemas.openxmlformats.org/officeDocument/2006/relationships/image" Target="media/image27.jpeg"/><Relationship Id="rId85" Type="http://schemas.openxmlformats.org/officeDocument/2006/relationships/header" Target="header58.xml"/><Relationship Id="rId150" Type="http://schemas.openxmlformats.org/officeDocument/2006/relationships/image" Target="media/image35.jpeg"/><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19.jpeg"/><Relationship Id="rId129" Type="http://schemas.openxmlformats.org/officeDocument/2006/relationships/image" Target="media/image22.jpe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28.jpeg"/><Relationship Id="rId145" Type="http://schemas.openxmlformats.org/officeDocument/2006/relationships/image" Target="media/image31.jpeg"/><Relationship Id="rId161" Type="http://schemas.openxmlformats.org/officeDocument/2006/relationships/header" Target="header10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0.xml"/><Relationship Id="rId119" Type="http://schemas.openxmlformats.org/officeDocument/2006/relationships/header" Target="header82.xml"/><Relationship Id="rId44" Type="http://schemas.openxmlformats.org/officeDocument/2006/relationships/header" Target="header29.xml"/><Relationship Id="rId60" Type="http://schemas.openxmlformats.org/officeDocument/2006/relationships/image" Target="media/image8.png"/><Relationship Id="rId65" Type="http://schemas.openxmlformats.org/officeDocument/2006/relationships/header" Target="header41.xml"/><Relationship Id="rId81" Type="http://schemas.openxmlformats.org/officeDocument/2006/relationships/header" Target="header55.xml"/><Relationship Id="rId86" Type="http://schemas.openxmlformats.org/officeDocument/2006/relationships/header" Target="header59.xml"/><Relationship Id="rId130" Type="http://schemas.openxmlformats.org/officeDocument/2006/relationships/header" Target="header87.xml"/><Relationship Id="rId135" Type="http://schemas.openxmlformats.org/officeDocument/2006/relationships/image" Target="media/image25.jpeg"/><Relationship Id="rId151" Type="http://schemas.openxmlformats.org/officeDocument/2006/relationships/image" Target="media/image36.jpeg"/><Relationship Id="rId156" Type="http://schemas.openxmlformats.org/officeDocument/2006/relationships/header" Target="header98.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7.jpeg"/><Relationship Id="rId125" Type="http://schemas.openxmlformats.org/officeDocument/2006/relationships/image" Target="media/image20.jpeg"/><Relationship Id="rId141" Type="http://schemas.openxmlformats.org/officeDocument/2006/relationships/image" Target="media/image29.jpeg"/><Relationship Id="rId14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jpeg"/><Relationship Id="rId131" Type="http://schemas.openxmlformats.org/officeDocument/2006/relationships/image" Target="media/image23.jpeg"/><Relationship Id="rId136" Type="http://schemas.openxmlformats.org/officeDocument/2006/relationships/image" Target="media/image26.jpeg"/><Relationship Id="rId157" Type="http://schemas.openxmlformats.org/officeDocument/2006/relationships/image" Target="media/image38.jpeg"/><Relationship Id="rId61" Type="http://schemas.openxmlformats.org/officeDocument/2006/relationships/header" Target="header38.xml"/><Relationship Id="rId82" Type="http://schemas.openxmlformats.org/officeDocument/2006/relationships/image" Target="media/image10.png"/><Relationship Id="rId152" Type="http://schemas.openxmlformats.org/officeDocument/2006/relationships/header" Target="header95.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1.jpeg"/><Relationship Id="rId14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18.jpeg"/><Relationship Id="rId142" Type="http://schemas.openxmlformats.org/officeDocument/2006/relationships/image" Target="media/image30.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jpeg"/><Relationship Id="rId137" Type="http://schemas.openxmlformats.org/officeDocument/2006/relationships/header" Target="header90.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header" Target="header39.xml"/><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24.jpeg"/><Relationship Id="rId153" Type="http://schemas.openxmlformats.org/officeDocument/2006/relationships/header" Target="header96.xml"/><Relationship Id="rId15" Type="http://schemas.openxmlformats.org/officeDocument/2006/relationships/header" Target="header6.xml"/><Relationship Id="rId36" Type="http://schemas.openxmlformats.org/officeDocument/2006/relationships/footer" Target="footer2.xml"/><Relationship Id="rId57" Type="http://schemas.openxmlformats.org/officeDocument/2006/relationships/footer" Target="footer4.xml"/><Relationship Id="rId106" Type="http://schemas.openxmlformats.org/officeDocument/2006/relationships/header" Target="header74.xml"/><Relationship Id="rId127"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9.xml"/><Relationship Id="rId78" Type="http://schemas.openxmlformats.org/officeDocument/2006/relationships/header" Target="header53.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header" Target="header83.xml"/><Relationship Id="rId143" Type="http://schemas.openxmlformats.org/officeDocument/2006/relationships/header" Target="header92.xml"/><Relationship Id="rId148" Type="http://schemas.openxmlformats.org/officeDocument/2006/relationships/image" Target="media/image34.jpeg"/><Relationship Id="rId16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14.xml"/><Relationship Id="rId47" Type="http://schemas.openxmlformats.org/officeDocument/2006/relationships/image" Target="media/image3.png"/><Relationship Id="rId68" Type="http://schemas.openxmlformats.org/officeDocument/2006/relationships/header" Target="header44.xml"/><Relationship Id="rId89" Type="http://schemas.openxmlformats.org/officeDocument/2006/relationships/header" Target="header62.xml"/><Relationship Id="rId112" Type="http://schemas.openxmlformats.org/officeDocument/2006/relationships/image" Target="media/image12.jpeg"/><Relationship Id="rId133" Type="http://schemas.openxmlformats.org/officeDocument/2006/relationships/header" Target="header88.xml"/><Relationship Id="rId154" Type="http://schemas.openxmlformats.org/officeDocument/2006/relationships/image" Target="media/image37.jpeg"/><Relationship Id="rId16" Type="http://schemas.openxmlformats.org/officeDocument/2006/relationships/comments" Target="comments.xml"/><Relationship Id="rId37" Type="http://schemas.openxmlformats.org/officeDocument/2006/relationships/header" Target="header22.xml"/><Relationship Id="rId58" Type="http://schemas.openxmlformats.org/officeDocument/2006/relationships/image" Target="media/image6.png"/><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header" Target="header84.xml"/><Relationship Id="rId144" Type="http://schemas.openxmlformats.org/officeDocument/2006/relationships/header" Target="header93.xml"/><Relationship Id="rId90" Type="http://schemas.openxmlformats.org/officeDocument/2006/relationships/header" Target="header63.xml"/><Relationship Id="rId165"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header" Target="header32.xml"/><Relationship Id="rId69" Type="http://schemas.openxmlformats.org/officeDocument/2006/relationships/header" Target="header45.xml"/><Relationship Id="rId113" Type="http://schemas.openxmlformats.org/officeDocument/2006/relationships/image" Target="media/image13.jpeg"/><Relationship Id="rId134" Type="http://schemas.openxmlformats.org/officeDocument/2006/relationships/header" Target="header89.xml"/><Relationship Id="rId80" Type="http://schemas.openxmlformats.org/officeDocument/2006/relationships/header" Target="header54.xml"/><Relationship Id="rId155" Type="http://schemas.openxmlformats.org/officeDocument/2006/relationships/header" Target="header9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107</Pages>
  <Words>22830</Words>
  <Characters>130137</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7</cp:revision>
  <cp:lastPrinted>2024-10-14T00:35:00Z</cp:lastPrinted>
  <dcterms:created xsi:type="dcterms:W3CDTF">2024-11-05T15:03:00Z</dcterms:created>
  <dcterms:modified xsi:type="dcterms:W3CDTF">2024-11-06T14:28:00Z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